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D43270" w:rsidRPr="00554005" w:rsidRDefault="00D43270"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D43270" w:rsidRDefault="00D432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D43270" w:rsidRPr="00554005" w:rsidRDefault="00D43270"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D43270" w:rsidRDefault="00D43270"/>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D43270" w:rsidRPr="00554005" w:rsidRDefault="00D43270"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D43270" w:rsidRPr="00554005" w:rsidRDefault="00D43270"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D43270" w:rsidRPr="00554005" w:rsidRDefault="00D43270" w:rsidP="00C31E52">
                            <w:pPr>
                              <w:jc w:val="center"/>
                              <w:rPr>
                                <w:b/>
                                <w:sz w:val="40"/>
                                <w:szCs w:val="40"/>
                              </w:rPr>
                            </w:pPr>
                          </w:p>
                          <w:p w14:paraId="58F01DED" w14:textId="77777777" w:rsidR="00D43270" w:rsidRPr="00554005" w:rsidRDefault="00D43270"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D43270" w:rsidRDefault="00D43270"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D43270" w:rsidRPr="00554005" w:rsidRDefault="00D43270"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D43270" w:rsidRPr="00554005" w:rsidRDefault="00D43270"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D43270" w:rsidRPr="00554005" w:rsidRDefault="00D43270" w:rsidP="00C31E52">
                      <w:pPr>
                        <w:jc w:val="center"/>
                        <w:rPr>
                          <w:b/>
                          <w:sz w:val="40"/>
                          <w:szCs w:val="40"/>
                        </w:rPr>
                      </w:pPr>
                    </w:p>
                    <w:p w14:paraId="58F01DED" w14:textId="77777777" w:rsidR="00D43270" w:rsidRPr="00554005" w:rsidRDefault="00D43270"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D43270" w:rsidRDefault="00D43270"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3DCCE9F2" w:rsidR="00E1403D" w:rsidRPr="00D5630E" w:rsidRDefault="00E1403D">
          <w:pPr>
            <w:pStyle w:val="TOCHeading"/>
            <w:rPr>
              <w:rStyle w:val="Heading1Char"/>
            </w:rPr>
          </w:pPr>
          <w:r w:rsidRPr="00D5630E">
            <w:rPr>
              <w:rStyle w:val="Heading1Char"/>
            </w:rPr>
            <w:t>Contents</w:t>
          </w:r>
        </w:p>
        <w:p w14:paraId="393E9502" w14:textId="16DC2D3B" w:rsidR="00CC1F83"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530873154" w:history="1">
            <w:r w:rsidR="00CC1F83" w:rsidRPr="00972B65">
              <w:rPr>
                <w:rStyle w:val="Hyperlink"/>
                <w:noProof/>
              </w:rPr>
              <w:t>Preface</w:t>
            </w:r>
            <w:r w:rsidR="00CC1F83">
              <w:rPr>
                <w:noProof/>
                <w:webHidden/>
              </w:rPr>
              <w:tab/>
            </w:r>
            <w:r w:rsidR="00CC1F83">
              <w:rPr>
                <w:noProof/>
                <w:webHidden/>
              </w:rPr>
              <w:fldChar w:fldCharType="begin"/>
            </w:r>
            <w:r w:rsidR="00CC1F83">
              <w:rPr>
                <w:noProof/>
                <w:webHidden/>
              </w:rPr>
              <w:instrText xml:space="preserve"> PAGEREF _Toc530873154 \h </w:instrText>
            </w:r>
            <w:r w:rsidR="00CC1F83">
              <w:rPr>
                <w:noProof/>
                <w:webHidden/>
              </w:rPr>
            </w:r>
            <w:r w:rsidR="00CC1F83">
              <w:rPr>
                <w:noProof/>
                <w:webHidden/>
              </w:rPr>
              <w:fldChar w:fldCharType="separate"/>
            </w:r>
            <w:r w:rsidR="00A71BD8">
              <w:rPr>
                <w:noProof/>
                <w:webHidden/>
              </w:rPr>
              <w:t>9</w:t>
            </w:r>
            <w:r w:rsidR="00CC1F83">
              <w:rPr>
                <w:noProof/>
                <w:webHidden/>
              </w:rPr>
              <w:fldChar w:fldCharType="end"/>
            </w:r>
          </w:hyperlink>
        </w:p>
        <w:p w14:paraId="30E74BD6" w14:textId="7C4407F8"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"_Toc530873155" </w:instrText>
          </w:r>
          <w:r>
            <w:fldChar w:fldCharType="separate"/>
          </w:r>
          <w:r w:rsidR="00CC1F83" w:rsidRPr="00972B65">
            <w:rPr>
              <w:rStyle w:val="Hyperlink"/>
              <w:noProof/>
            </w:rPr>
            <w:t>Overview</w:t>
          </w:r>
          <w:r w:rsidR="00CC1F83">
            <w:rPr>
              <w:noProof/>
              <w:webHidden/>
            </w:rPr>
            <w:tab/>
          </w:r>
          <w:r w:rsidR="00CC1F83">
            <w:rPr>
              <w:noProof/>
              <w:webHidden/>
            </w:rPr>
            <w:fldChar w:fldCharType="begin"/>
          </w:r>
          <w:r w:rsidR="00CC1F83">
            <w:rPr>
              <w:noProof/>
              <w:webHidden/>
            </w:rPr>
            <w:instrText xml:space="preserve"> PAGEREF _Toc530873155 \h </w:instrText>
          </w:r>
          <w:r w:rsidR="00CC1F83">
            <w:rPr>
              <w:noProof/>
              <w:webHidden/>
            </w:rPr>
          </w:r>
          <w:r w:rsidR="00CC1F83">
            <w:rPr>
              <w:noProof/>
              <w:webHidden/>
            </w:rPr>
            <w:fldChar w:fldCharType="separate"/>
          </w:r>
          <w:ins w:id="0" w:author="Ricardo... Jacome.." w:date="2019-05-26T13:43:00Z">
            <w:r w:rsidR="00A71BD8">
              <w:rPr>
                <w:noProof/>
                <w:webHidden/>
              </w:rPr>
              <w:t>11</w:t>
            </w:r>
          </w:ins>
          <w:del w:id="1" w:author="Ricardo... Jacome.." w:date="2019-05-26T13:43:00Z">
            <w:r w:rsidR="00CC1F83" w:rsidDel="00A71BD8">
              <w:rPr>
                <w:noProof/>
                <w:webHidden/>
              </w:rPr>
              <w:delText>10</w:delText>
            </w:r>
          </w:del>
          <w:r w:rsidR="00CC1F83">
            <w:rPr>
              <w:noProof/>
              <w:webHidden/>
            </w:rPr>
            <w:fldChar w:fldCharType="end"/>
          </w:r>
          <w:r>
            <w:rPr>
              <w:noProof/>
            </w:rPr>
            <w:fldChar w:fldCharType="end"/>
          </w:r>
        </w:p>
        <w:p w14:paraId="34552FFA" w14:textId="58F2B778"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"_Toc530873156" </w:instrText>
          </w:r>
          <w:r>
            <w:fldChar w:fldCharType="separate"/>
          </w:r>
          <w:r w:rsidR="00CC1F83" w:rsidRPr="00972B65">
            <w:rPr>
              <w:rStyle w:val="Hyperlink"/>
              <w:noProof/>
            </w:rPr>
            <w:t>Chapter 1: Introduction</w:t>
          </w:r>
          <w:r w:rsidR="00CC1F83">
            <w:rPr>
              <w:noProof/>
              <w:webHidden/>
            </w:rPr>
            <w:tab/>
          </w:r>
          <w:r w:rsidR="00CC1F83">
            <w:rPr>
              <w:noProof/>
              <w:webHidden/>
            </w:rPr>
            <w:fldChar w:fldCharType="begin"/>
          </w:r>
          <w:r w:rsidR="00CC1F83">
            <w:rPr>
              <w:noProof/>
              <w:webHidden/>
            </w:rPr>
            <w:instrText xml:space="preserve"> PAGEREF _Toc530873156 \h </w:instrText>
          </w:r>
          <w:r w:rsidR="00CC1F83">
            <w:rPr>
              <w:noProof/>
              <w:webHidden/>
            </w:rPr>
          </w:r>
          <w:r w:rsidR="00CC1F83">
            <w:rPr>
              <w:noProof/>
              <w:webHidden/>
            </w:rPr>
            <w:fldChar w:fldCharType="separate"/>
          </w:r>
          <w:ins w:id="2" w:author="Ricardo... Jacome.." w:date="2019-05-26T13:43:00Z">
            <w:r w:rsidR="00A71BD8">
              <w:rPr>
                <w:noProof/>
                <w:webHidden/>
              </w:rPr>
              <w:t>12</w:t>
            </w:r>
          </w:ins>
          <w:del w:id="3" w:author="Ricardo... Jacome.." w:date="2019-05-26T13:43:00Z">
            <w:r w:rsidR="00CC1F83" w:rsidDel="00A71BD8">
              <w:rPr>
                <w:noProof/>
                <w:webHidden/>
              </w:rPr>
              <w:delText>11</w:delText>
            </w:r>
          </w:del>
          <w:r w:rsidR="00CC1F83">
            <w:rPr>
              <w:noProof/>
              <w:webHidden/>
            </w:rPr>
            <w:fldChar w:fldCharType="end"/>
          </w:r>
          <w:r>
            <w:rPr>
              <w:noProof/>
            </w:rPr>
            <w:fldChar w:fldCharType="end"/>
          </w:r>
        </w:p>
        <w:p w14:paraId="431E5E7D" w14:textId="727552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"_Toc530873157" </w:instrText>
          </w:r>
          <w:r>
            <w:fldChar w:fldCharType="separate"/>
          </w:r>
          <w:r w:rsidR="00CC1F83" w:rsidRPr="00972B65">
            <w:rPr>
              <w:rStyle w:val="Hyperlink"/>
              <w:noProof/>
            </w:rPr>
            <w:t>Why use this?</w:t>
          </w:r>
          <w:r w:rsidR="00CC1F83">
            <w:rPr>
              <w:noProof/>
              <w:webHidden/>
            </w:rPr>
            <w:tab/>
          </w:r>
          <w:r w:rsidR="00CC1F83">
            <w:rPr>
              <w:noProof/>
              <w:webHidden/>
            </w:rPr>
            <w:fldChar w:fldCharType="begin"/>
          </w:r>
          <w:r w:rsidR="00CC1F83">
            <w:rPr>
              <w:noProof/>
              <w:webHidden/>
            </w:rPr>
            <w:instrText xml:space="preserve"> PAGEREF _Toc530873157 \h </w:instrText>
          </w:r>
          <w:r w:rsidR="00CC1F83">
            <w:rPr>
              <w:noProof/>
              <w:webHidden/>
            </w:rPr>
          </w:r>
          <w:r w:rsidR="00CC1F83">
            <w:rPr>
              <w:noProof/>
              <w:webHidden/>
            </w:rPr>
            <w:fldChar w:fldCharType="separate"/>
          </w:r>
          <w:ins w:id="4" w:author="Ricardo... Jacome.." w:date="2019-05-26T13:43:00Z">
            <w:r w:rsidR="00A71BD8">
              <w:rPr>
                <w:noProof/>
                <w:webHidden/>
              </w:rPr>
              <w:t>12</w:t>
            </w:r>
          </w:ins>
          <w:del w:id="5" w:author="Ricardo... Jacome.." w:date="2019-05-26T13:43:00Z">
            <w:r w:rsidR="00CC1F83" w:rsidDel="00A71BD8">
              <w:rPr>
                <w:noProof/>
                <w:webHidden/>
              </w:rPr>
              <w:delText>11</w:delText>
            </w:r>
          </w:del>
          <w:r w:rsidR="00CC1F83">
            <w:rPr>
              <w:noProof/>
              <w:webHidden/>
            </w:rPr>
            <w:fldChar w:fldCharType="end"/>
          </w:r>
          <w:r>
            <w:rPr>
              <w:noProof/>
            </w:rPr>
            <w:fldChar w:fldCharType="end"/>
          </w:r>
        </w:p>
        <w:p w14:paraId="7F1BC4FD" w14:textId="19EC006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"_Toc530873158" </w:instrText>
          </w:r>
          <w:r>
            <w:fldChar w:fldCharType="separate"/>
          </w:r>
          <w:r w:rsidR="00CC1F83" w:rsidRPr="00972B65">
            <w:rPr>
              <w:rStyle w:val="Hyperlink"/>
              <w:noProof/>
            </w:rPr>
            <w:t>How to read this.</w:t>
          </w:r>
          <w:r w:rsidR="00CC1F83">
            <w:rPr>
              <w:noProof/>
              <w:webHidden/>
            </w:rPr>
            <w:tab/>
          </w:r>
          <w:r w:rsidR="00CC1F83">
            <w:rPr>
              <w:noProof/>
              <w:webHidden/>
            </w:rPr>
            <w:fldChar w:fldCharType="begin"/>
          </w:r>
          <w:r w:rsidR="00CC1F83">
            <w:rPr>
              <w:noProof/>
              <w:webHidden/>
            </w:rPr>
            <w:instrText xml:space="preserve"> PAGEREF _Toc530873158 \h </w:instrText>
          </w:r>
          <w:r w:rsidR="00CC1F83">
            <w:rPr>
              <w:noProof/>
              <w:webHidden/>
            </w:rPr>
          </w:r>
          <w:r w:rsidR="00CC1F83">
            <w:rPr>
              <w:noProof/>
              <w:webHidden/>
            </w:rPr>
            <w:fldChar w:fldCharType="separate"/>
          </w:r>
          <w:ins w:id="6" w:author="Ricardo... Jacome.." w:date="2019-05-26T13:43:00Z">
            <w:r w:rsidR="00A71BD8">
              <w:rPr>
                <w:noProof/>
                <w:webHidden/>
              </w:rPr>
              <w:t>12</w:t>
            </w:r>
          </w:ins>
          <w:del w:id="7" w:author="Ricardo... Jacome.." w:date="2019-05-26T13:43:00Z">
            <w:r w:rsidR="00CC1F83" w:rsidDel="00A71BD8">
              <w:rPr>
                <w:noProof/>
                <w:webHidden/>
              </w:rPr>
              <w:delText>11</w:delText>
            </w:r>
          </w:del>
          <w:r w:rsidR="00CC1F83">
            <w:rPr>
              <w:noProof/>
              <w:webHidden/>
            </w:rPr>
            <w:fldChar w:fldCharType="end"/>
          </w:r>
          <w:r>
            <w:rPr>
              <w:noProof/>
            </w:rPr>
            <w:fldChar w:fldCharType="end"/>
          </w:r>
        </w:p>
        <w:p w14:paraId="6761071B" w14:textId="0DD73C1E"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"_Toc530873159" </w:instrText>
          </w:r>
          <w:r>
            <w:fldChar w:fldCharType="separate"/>
          </w:r>
          <w:r w:rsidR="00CC1F83" w:rsidRPr="00972B65">
            <w:rPr>
              <w:rStyle w:val="Hyperlink"/>
              <w:noProof/>
            </w:rPr>
            <w:t>Why Robinhood?</w:t>
          </w:r>
          <w:r w:rsidR="00CC1F83">
            <w:rPr>
              <w:noProof/>
              <w:webHidden/>
            </w:rPr>
            <w:tab/>
          </w:r>
          <w:r w:rsidR="00CC1F83">
            <w:rPr>
              <w:noProof/>
              <w:webHidden/>
            </w:rPr>
            <w:fldChar w:fldCharType="begin"/>
          </w:r>
          <w:r w:rsidR="00CC1F83">
            <w:rPr>
              <w:noProof/>
              <w:webHidden/>
            </w:rPr>
            <w:instrText xml:space="preserve"> PAGEREF _Toc530873159 \h </w:instrText>
          </w:r>
          <w:r w:rsidR="00CC1F83">
            <w:rPr>
              <w:noProof/>
              <w:webHidden/>
            </w:rPr>
          </w:r>
          <w:r w:rsidR="00CC1F83">
            <w:rPr>
              <w:noProof/>
              <w:webHidden/>
            </w:rPr>
            <w:fldChar w:fldCharType="separate"/>
          </w:r>
          <w:ins w:id="8" w:author="Ricardo... Jacome.." w:date="2019-05-26T13:43:00Z">
            <w:r w:rsidR="00A71BD8">
              <w:rPr>
                <w:noProof/>
                <w:webHidden/>
              </w:rPr>
              <w:t>13</w:t>
            </w:r>
          </w:ins>
          <w:del w:id="9" w:author="Ricardo... Jacome.." w:date="2019-05-26T13:43:00Z">
            <w:r w:rsidR="00CC1F83" w:rsidDel="00A71BD8">
              <w:rPr>
                <w:noProof/>
                <w:webHidden/>
              </w:rPr>
              <w:delText>12</w:delText>
            </w:r>
          </w:del>
          <w:r w:rsidR="00CC1F83">
            <w:rPr>
              <w:noProof/>
              <w:webHidden/>
            </w:rPr>
            <w:fldChar w:fldCharType="end"/>
          </w:r>
          <w:r>
            <w:rPr>
              <w:noProof/>
            </w:rPr>
            <w:fldChar w:fldCharType="end"/>
          </w:r>
        </w:p>
        <w:p w14:paraId="105A97EA" w14:textId="152A0B31"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"_Toc530873160" </w:instrText>
          </w:r>
          <w:r>
            <w:fldChar w:fldCharType="separate"/>
          </w:r>
          <w:r w:rsidR="00CC1F83" w:rsidRPr="00972B65">
            <w:rPr>
              <w:rStyle w:val="Hyperlink"/>
              <w:noProof/>
            </w:rPr>
            <w:t>Chapter 2: What is Out There to Invest In?</w:t>
          </w:r>
          <w:r w:rsidR="00CC1F83">
            <w:rPr>
              <w:noProof/>
              <w:webHidden/>
            </w:rPr>
            <w:tab/>
          </w:r>
          <w:r w:rsidR="00CC1F83">
            <w:rPr>
              <w:noProof/>
              <w:webHidden/>
            </w:rPr>
            <w:fldChar w:fldCharType="begin"/>
          </w:r>
          <w:r w:rsidR="00CC1F83">
            <w:rPr>
              <w:noProof/>
              <w:webHidden/>
            </w:rPr>
            <w:instrText xml:space="preserve"> PAGEREF _Toc530873160 \h </w:instrText>
          </w:r>
          <w:r w:rsidR="00CC1F83">
            <w:rPr>
              <w:noProof/>
              <w:webHidden/>
            </w:rPr>
          </w:r>
          <w:r w:rsidR="00CC1F83">
            <w:rPr>
              <w:noProof/>
              <w:webHidden/>
            </w:rPr>
            <w:fldChar w:fldCharType="separate"/>
          </w:r>
          <w:ins w:id="10" w:author="Ricardo... Jacome.." w:date="2019-05-26T13:43:00Z">
            <w:r w:rsidR="00A71BD8">
              <w:rPr>
                <w:noProof/>
                <w:webHidden/>
              </w:rPr>
              <w:t>14</w:t>
            </w:r>
          </w:ins>
          <w:del w:id="11" w:author="Ricardo... Jacome.." w:date="2019-05-26T13:43:00Z">
            <w:r w:rsidR="00CC1F83" w:rsidDel="00A71BD8">
              <w:rPr>
                <w:noProof/>
                <w:webHidden/>
              </w:rPr>
              <w:delText>13</w:delText>
            </w:r>
          </w:del>
          <w:r w:rsidR="00CC1F83">
            <w:rPr>
              <w:noProof/>
              <w:webHidden/>
            </w:rPr>
            <w:fldChar w:fldCharType="end"/>
          </w:r>
          <w:r>
            <w:rPr>
              <w:noProof/>
            </w:rPr>
            <w:fldChar w:fldCharType="end"/>
          </w:r>
        </w:p>
        <w:p w14:paraId="7E829E35" w14:textId="08FC0470"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"_Toc530873161" </w:instrText>
          </w:r>
          <w:r>
            <w:fldChar w:fldCharType="separate"/>
          </w:r>
          <w:r w:rsidR="00CC1F83" w:rsidRPr="00972B65">
            <w:rPr>
              <w:rStyle w:val="Hyperlink"/>
              <w:noProof/>
            </w:rPr>
            <w:t>Why do stocks exist?</w:t>
          </w:r>
          <w:r w:rsidR="00CC1F83">
            <w:rPr>
              <w:noProof/>
              <w:webHidden/>
            </w:rPr>
            <w:tab/>
          </w:r>
          <w:r w:rsidR="00CC1F83">
            <w:rPr>
              <w:noProof/>
              <w:webHidden/>
            </w:rPr>
            <w:fldChar w:fldCharType="begin"/>
          </w:r>
          <w:r w:rsidR="00CC1F83">
            <w:rPr>
              <w:noProof/>
              <w:webHidden/>
            </w:rPr>
            <w:instrText xml:space="preserve"> PAGEREF _Toc530873161 \h </w:instrText>
          </w:r>
          <w:r w:rsidR="00CC1F83">
            <w:rPr>
              <w:noProof/>
              <w:webHidden/>
            </w:rPr>
          </w:r>
          <w:r w:rsidR="00CC1F83">
            <w:rPr>
              <w:noProof/>
              <w:webHidden/>
            </w:rPr>
            <w:fldChar w:fldCharType="separate"/>
          </w:r>
          <w:ins w:id="12" w:author="Ricardo... Jacome.." w:date="2019-05-26T13:43:00Z">
            <w:r w:rsidR="00A71BD8">
              <w:rPr>
                <w:noProof/>
                <w:webHidden/>
              </w:rPr>
              <w:t>16</w:t>
            </w:r>
          </w:ins>
          <w:del w:id="13" w:author="Ricardo... Jacome.." w:date="2019-05-26T13:43:00Z">
            <w:r w:rsidR="00CC1F83" w:rsidDel="00A71BD8">
              <w:rPr>
                <w:noProof/>
                <w:webHidden/>
              </w:rPr>
              <w:delText>13</w:delText>
            </w:r>
          </w:del>
          <w:r w:rsidR="00CC1F83">
            <w:rPr>
              <w:noProof/>
              <w:webHidden/>
            </w:rPr>
            <w:fldChar w:fldCharType="end"/>
          </w:r>
          <w:r>
            <w:rPr>
              <w:noProof/>
            </w:rPr>
            <w:fldChar w:fldCharType="end"/>
          </w:r>
        </w:p>
        <w:p w14:paraId="73FC4BEA" w14:textId="4742E18D"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"_Toc530873162" </w:instrText>
          </w:r>
          <w:r>
            <w:fldChar w:fldCharType="separate"/>
          </w:r>
          <w:r w:rsidR="00CC1F83" w:rsidRPr="00972B65">
            <w:rPr>
              <w:rStyle w:val="Hyperlink"/>
              <w:noProof/>
            </w:rPr>
            <w:t>Where are Stock Transactions made?</w:t>
          </w:r>
          <w:r w:rsidR="00CC1F83">
            <w:rPr>
              <w:noProof/>
              <w:webHidden/>
            </w:rPr>
            <w:tab/>
          </w:r>
          <w:r w:rsidR="00CC1F83">
            <w:rPr>
              <w:noProof/>
              <w:webHidden/>
            </w:rPr>
            <w:fldChar w:fldCharType="begin"/>
          </w:r>
          <w:r w:rsidR="00CC1F83">
            <w:rPr>
              <w:noProof/>
              <w:webHidden/>
            </w:rPr>
            <w:instrText xml:space="preserve"> PAGEREF _Toc530873162 \h </w:instrText>
          </w:r>
          <w:r w:rsidR="00CC1F83">
            <w:rPr>
              <w:noProof/>
              <w:webHidden/>
            </w:rPr>
          </w:r>
          <w:r w:rsidR="00CC1F83">
            <w:rPr>
              <w:noProof/>
              <w:webHidden/>
            </w:rPr>
            <w:fldChar w:fldCharType="separate"/>
          </w:r>
          <w:ins w:id="14" w:author="Ricardo... Jacome.." w:date="2019-05-26T13:43:00Z">
            <w:r w:rsidR="00A71BD8">
              <w:rPr>
                <w:noProof/>
                <w:webHidden/>
              </w:rPr>
              <w:t>17</w:t>
            </w:r>
          </w:ins>
          <w:del w:id="15" w:author="Ricardo... Jacome.." w:date="2019-05-26T13:43:00Z">
            <w:r w:rsidR="00CC1F83" w:rsidDel="00A71BD8">
              <w:rPr>
                <w:noProof/>
                <w:webHidden/>
              </w:rPr>
              <w:delText>14</w:delText>
            </w:r>
          </w:del>
          <w:r w:rsidR="00CC1F83">
            <w:rPr>
              <w:noProof/>
              <w:webHidden/>
            </w:rPr>
            <w:fldChar w:fldCharType="end"/>
          </w:r>
          <w:r>
            <w:rPr>
              <w:noProof/>
            </w:rPr>
            <w:fldChar w:fldCharType="end"/>
          </w:r>
        </w:p>
        <w:p w14:paraId="30F9492B" w14:textId="6BD3C625"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"_Toc530873163" </w:instrText>
          </w:r>
          <w:r>
            <w:fldChar w:fldCharType="separate"/>
          </w:r>
          <w:r w:rsidR="00CC1F83" w:rsidRPr="00972B65">
            <w:rPr>
              <w:rStyle w:val="Hyperlink"/>
              <w:noProof/>
            </w:rPr>
            <w:t>Different Investment Types</w:t>
          </w:r>
          <w:r w:rsidR="00CC1F83">
            <w:rPr>
              <w:noProof/>
              <w:webHidden/>
            </w:rPr>
            <w:tab/>
          </w:r>
          <w:r w:rsidR="00CC1F83">
            <w:rPr>
              <w:noProof/>
              <w:webHidden/>
            </w:rPr>
            <w:fldChar w:fldCharType="begin"/>
          </w:r>
          <w:r w:rsidR="00CC1F83">
            <w:rPr>
              <w:noProof/>
              <w:webHidden/>
            </w:rPr>
            <w:instrText xml:space="preserve"> PAGEREF _Toc530873163 \h </w:instrText>
          </w:r>
          <w:r w:rsidR="00CC1F83">
            <w:rPr>
              <w:noProof/>
              <w:webHidden/>
            </w:rPr>
          </w:r>
          <w:r w:rsidR="00CC1F83">
            <w:rPr>
              <w:noProof/>
              <w:webHidden/>
            </w:rPr>
            <w:fldChar w:fldCharType="separate"/>
          </w:r>
          <w:ins w:id="16" w:author="Ricardo... Jacome.." w:date="2019-05-26T13:43:00Z">
            <w:r w:rsidR="00A71BD8">
              <w:rPr>
                <w:noProof/>
                <w:webHidden/>
              </w:rPr>
              <w:t>17</w:t>
            </w:r>
          </w:ins>
          <w:del w:id="17" w:author="Ricardo... Jacome.." w:date="2019-05-26T13:43:00Z">
            <w:r w:rsidR="00CC1F83" w:rsidDel="00A71BD8">
              <w:rPr>
                <w:noProof/>
                <w:webHidden/>
              </w:rPr>
              <w:delText>14</w:delText>
            </w:r>
          </w:del>
          <w:r w:rsidR="00CC1F83">
            <w:rPr>
              <w:noProof/>
              <w:webHidden/>
            </w:rPr>
            <w:fldChar w:fldCharType="end"/>
          </w:r>
          <w:r>
            <w:rPr>
              <w:noProof/>
            </w:rPr>
            <w:fldChar w:fldCharType="end"/>
          </w:r>
        </w:p>
        <w:p w14:paraId="6678C585" w14:textId="3665772C"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"_Toc530873164" </w:instrText>
          </w:r>
          <w:r>
            <w:fldChar w:fldCharType="separate"/>
          </w:r>
          <w:r w:rsidR="00CC1F83" w:rsidRPr="00972B65">
            <w:rPr>
              <w:rStyle w:val="Hyperlink"/>
              <w:noProof/>
            </w:rPr>
            <w:t>Chapter 3: Classification of Trends</w:t>
          </w:r>
          <w:r w:rsidR="00CC1F83">
            <w:rPr>
              <w:noProof/>
              <w:webHidden/>
            </w:rPr>
            <w:tab/>
          </w:r>
          <w:r w:rsidR="00CC1F83">
            <w:rPr>
              <w:noProof/>
              <w:webHidden/>
            </w:rPr>
            <w:fldChar w:fldCharType="begin"/>
          </w:r>
          <w:r w:rsidR="00CC1F83">
            <w:rPr>
              <w:noProof/>
              <w:webHidden/>
            </w:rPr>
            <w:instrText xml:space="preserve"> PAGEREF _Toc530873164 \h </w:instrText>
          </w:r>
          <w:r w:rsidR="00CC1F83">
            <w:rPr>
              <w:noProof/>
              <w:webHidden/>
            </w:rPr>
          </w:r>
          <w:r w:rsidR="00CC1F83">
            <w:rPr>
              <w:noProof/>
              <w:webHidden/>
            </w:rPr>
            <w:fldChar w:fldCharType="separate"/>
          </w:r>
          <w:ins w:id="18" w:author="Ricardo... Jacome.." w:date="2019-05-26T13:43:00Z">
            <w:r w:rsidR="00A71BD8">
              <w:rPr>
                <w:noProof/>
                <w:webHidden/>
              </w:rPr>
              <w:t>19</w:t>
            </w:r>
          </w:ins>
          <w:del w:id="19" w:author="Ricardo... Jacome.." w:date="2019-05-26T13:43:00Z">
            <w:r w:rsidR="00CC1F83" w:rsidDel="00A71BD8">
              <w:rPr>
                <w:noProof/>
                <w:webHidden/>
              </w:rPr>
              <w:delText>17</w:delText>
            </w:r>
          </w:del>
          <w:r w:rsidR="00CC1F83">
            <w:rPr>
              <w:noProof/>
              <w:webHidden/>
            </w:rPr>
            <w:fldChar w:fldCharType="end"/>
          </w:r>
          <w:r>
            <w:rPr>
              <w:noProof/>
            </w:rPr>
            <w:fldChar w:fldCharType="end"/>
          </w:r>
        </w:p>
        <w:p w14:paraId="423E636C" w14:textId="6D99A50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"_Toc530873165" </w:instrText>
          </w:r>
          <w:r>
            <w:fldChar w:fldCharType="separate"/>
          </w:r>
          <w:r w:rsidR="00CC1F83" w:rsidRPr="00972B65">
            <w:rPr>
              <w:rStyle w:val="Hyperlink"/>
              <w:noProof/>
            </w:rPr>
            <w:t>Upwards Trends or “Bullish” Trends</w:t>
          </w:r>
          <w:r w:rsidR="00CC1F83">
            <w:rPr>
              <w:noProof/>
              <w:webHidden/>
            </w:rPr>
            <w:tab/>
          </w:r>
          <w:r w:rsidR="00CC1F83">
            <w:rPr>
              <w:noProof/>
              <w:webHidden/>
            </w:rPr>
            <w:fldChar w:fldCharType="begin"/>
          </w:r>
          <w:r w:rsidR="00CC1F83">
            <w:rPr>
              <w:noProof/>
              <w:webHidden/>
            </w:rPr>
            <w:instrText xml:space="preserve"> PAGEREF _Toc530873165 \h </w:instrText>
          </w:r>
          <w:r w:rsidR="00CC1F83">
            <w:rPr>
              <w:noProof/>
              <w:webHidden/>
            </w:rPr>
          </w:r>
          <w:r w:rsidR="00CC1F83">
            <w:rPr>
              <w:noProof/>
              <w:webHidden/>
            </w:rPr>
            <w:fldChar w:fldCharType="separate"/>
          </w:r>
          <w:ins w:id="20" w:author="Ricardo... Jacome.." w:date="2019-05-26T13:43:00Z">
            <w:r w:rsidR="00A71BD8">
              <w:rPr>
                <w:noProof/>
                <w:webHidden/>
              </w:rPr>
              <w:t>20</w:t>
            </w:r>
          </w:ins>
          <w:del w:id="21" w:author="Ricardo... Jacome.." w:date="2019-05-26T13:43:00Z">
            <w:r w:rsidR="00CC1F83" w:rsidDel="00A71BD8">
              <w:rPr>
                <w:noProof/>
                <w:webHidden/>
              </w:rPr>
              <w:delText>17</w:delText>
            </w:r>
          </w:del>
          <w:r w:rsidR="00CC1F83">
            <w:rPr>
              <w:noProof/>
              <w:webHidden/>
            </w:rPr>
            <w:fldChar w:fldCharType="end"/>
          </w:r>
          <w:r>
            <w:rPr>
              <w:noProof/>
            </w:rPr>
            <w:fldChar w:fldCharType="end"/>
          </w:r>
        </w:p>
        <w:p w14:paraId="6E78F37C" w14:textId="3A5CF9C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"_Toc530873166" </w:instrText>
          </w:r>
          <w:r>
            <w:fldChar w:fldCharType="separate"/>
          </w:r>
          <w:r w:rsidR="00CC1F83" w:rsidRPr="00972B65">
            <w:rPr>
              <w:rStyle w:val="Hyperlink"/>
              <w:noProof/>
            </w:rPr>
            <w:t>Downward Trends or “Bearish” Trends</w:t>
          </w:r>
          <w:r w:rsidR="00CC1F83">
            <w:rPr>
              <w:noProof/>
              <w:webHidden/>
            </w:rPr>
            <w:tab/>
          </w:r>
          <w:r w:rsidR="00CC1F83">
            <w:rPr>
              <w:noProof/>
              <w:webHidden/>
            </w:rPr>
            <w:fldChar w:fldCharType="begin"/>
          </w:r>
          <w:r w:rsidR="00CC1F83">
            <w:rPr>
              <w:noProof/>
              <w:webHidden/>
            </w:rPr>
            <w:instrText xml:space="preserve"> PAGEREF _Toc530873166 \h </w:instrText>
          </w:r>
          <w:r w:rsidR="00CC1F83">
            <w:rPr>
              <w:noProof/>
              <w:webHidden/>
            </w:rPr>
          </w:r>
          <w:r w:rsidR="00CC1F83">
            <w:rPr>
              <w:noProof/>
              <w:webHidden/>
            </w:rPr>
            <w:fldChar w:fldCharType="separate"/>
          </w:r>
          <w:ins w:id="22" w:author="Ricardo... Jacome.." w:date="2019-05-26T13:43:00Z">
            <w:r w:rsidR="00A71BD8">
              <w:rPr>
                <w:noProof/>
                <w:webHidden/>
              </w:rPr>
              <w:t>24</w:t>
            </w:r>
          </w:ins>
          <w:del w:id="23" w:author="Ricardo... Jacome.." w:date="2019-05-26T13:43:00Z">
            <w:r w:rsidR="00CC1F83" w:rsidDel="00A71BD8">
              <w:rPr>
                <w:noProof/>
                <w:webHidden/>
              </w:rPr>
              <w:delText>21</w:delText>
            </w:r>
          </w:del>
          <w:r w:rsidR="00CC1F83">
            <w:rPr>
              <w:noProof/>
              <w:webHidden/>
            </w:rPr>
            <w:fldChar w:fldCharType="end"/>
          </w:r>
          <w:r>
            <w:rPr>
              <w:noProof/>
            </w:rPr>
            <w:fldChar w:fldCharType="end"/>
          </w:r>
        </w:p>
        <w:p w14:paraId="3121C04D" w14:textId="1BE7011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"_Toc530873167" </w:instrText>
          </w:r>
          <w:r>
            <w:fldChar w:fldCharType="separate"/>
          </w:r>
          <w:r w:rsidR="00CC1F83" w:rsidRPr="00972B65">
            <w:rPr>
              <w:rStyle w:val="Hyperlink"/>
              <w:noProof/>
            </w:rPr>
            <w:t>Horizontal Trends</w:t>
          </w:r>
          <w:r w:rsidR="00CC1F83">
            <w:rPr>
              <w:noProof/>
              <w:webHidden/>
            </w:rPr>
            <w:tab/>
          </w:r>
          <w:r w:rsidR="00CC1F83">
            <w:rPr>
              <w:noProof/>
              <w:webHidden/>
            </w:rPr>
            <w:fldChar w:fldCharType="begin"/>
          </w:r>
          <w:r w:rsidR="00CC1F83">
            <w:rPr>
              <w:noProof/>
              <w:webHidden/>
            </w:rPr>
            <w:instrText xml:space="preserve"> PAGEREF _Toc530873167 \h </w:instrText>
          </w:r>
          <w:r w:rsidR="00CC1F83">
            <w:rPr>
              <w:noProof/>
              <w:webHidden/>
            </w:rPr>
          </w:r>
          <w:r w:rsidR="00CC1F83">
            <w:rPr>
              <w:noProof/>
              <w:webHidden/>
            </w:rPr>
            <w:fldChar w:fldCharType="separate"/>
          </w:r>
          <w:ins w:id="24" w:author="Ricardo... Jacome.." w:date="2019-05-26T13:43:00Z">
            <w:r w:rsidR="00A71BD8">
              <w:rPr>
                <w:noProof/>
                <w:webHidden/>
              </w:rPr>
              <w:t>27</w:t>
            </w:r>
          </w:ins>
          <w:del w:id="25" w:author="Ricardo... Jacome.." w:date="2019-05-26T13:43:00Z">
            <w:r w:rsidR="00CC1F83" w:rsidDel="00A71BD8">
              <w:rPr>
                <w:noProof/>
                <w:webHidden/>
              </w:rPr>
              <w:delText>24</w:delText>
            </w:r>
          </w:del>
          <w:r w:rsidR="00CC1F83">
            <w:rPr>
              <w:noProof/>
              <w:webHidden/>
            </w:rPr>
            <w:fldChar w:fldCharType="end"/>
          </w:r>
          <w:r>
            <w:rPr>
              <w:noProof/>
            </w:rPr>
            <w:fldChar w:fldCharType="end"/>
          </w:r>
        </w:p>
        <w:p w14:paraId="76DB254F" w14:textId="08209E6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"_Toc530873168" </w:instrText>
          </w:r>
          <w:r>
            <w:fldChar w:fldCharType="separate"/>
          </w:r>
          <w:r w:rsidR="00CC1F83" w:rsidRPr="00972B65">
            <w:rPr>
              <w:rStyle w:val="Hyperlink"/>
              <w:noProof/>
            </w:rPr>
            <w:t>Smaller Time Frame Trends</w:t>
          </w:r>
          <w:r w:rsidR="00CC1F83">
            <w:rPr>
              <w:noProof/>
              <w:webHidden/>
            </w:rPr>
            <w:tab/>
          </w:r>
          <w:r w:rsidR="00CC1F83">
            <w:rPr>
              <w:noProof/>
              <w:webHidden/>
            </w:rPr>
            <w:fldChar w:fldCharType="begin"/>
          </w:r>
          <w:r w:rsidR="00CC1F83">
            <w:rPr>
              <w:noProof/>
              <w:webHidden/>
            </w:rPr>
            <w:instrText xml:space="preserve"> PAGEREF _Toc530873168 \h </w:instrText>
          </w:r>
          <w:r w:rsidR="00CC1F83">
            <w:rPr>
              <w:noProof/>
              <w:webHidden/>
            </w:rPr>
          </w:r>
          <w:r w:rsidR="00CC1F83">
            <w:rPr>
              <w:noProof/>
              <w:webHidden/>
            </w:rPr>
            <w:fldChar w:fldCharType="separate"/>
          </w:r>
          <w:ins w:id="26" w:author="Ricardo... Jacome.." w:date="2019-05-26T13:43:00Z">
            <w:r w:rsidR="00A71BD8">
              <w:rPr>
                <w:noProof/>
                <w:webHidden/>
              </w:rPr>
              <w:t>29</w:t>
            </w:r>
          </w:ins>
          <w:del w:id="27" w:author="Ricardo... Jacome.." w:date="2019-05-26T13:43:00Z">
            <w:r w:rsidR="00CC1F83" w:rsidDel="00A71BD8">
              <w:rPr>
                <w:noProof/>
                <w:webHidden/>
              </w:rPr>
              <w:delText>26</w:delText>
            </w:r>
          </w:del>
          <w:r w:rsidR="00CC1F83">
            <w:rPr>
              <w:noProof/>
              <w:webHidden/>
            </w:rPr>
            <w:fldChar w:fldCharType="end"/>
          </w:r>
          <w:r>
            <w:rPr>
              <w:noProof/>
            </w:rPr>
            <w:fldChar w:fldCharType="end"/>
          </w:r>
        </w:p>
        <w:p w14:paraId="503331A6" w14:textId="6668A15D"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"_Toc530873169" </w:instrText>
          </w:r>
          <w:r>
            <w:fldChar w:fldCharType="separate"/>
          </w:r>
          <w:r w:rsidR="00CC1F83" w:rsidRPr="00972B65">
            <w:rPr>
              <w:rStyle w:val="Hyperlink"/>
              <w:noProof/>
            </w:rPr>
            <w:t>What Affects Trends?</w:t>
          </w:r>
          <w:r w:rsidR="00CC1F83">
            <w:rPr>
              <w:noProof/>
              <w:webHidden/>
            </w:rPr>
            <w:tab/>
          </w:r>
          <w:r w:rsidR="00CC1F83">
            <w:rPr>
              <w:noProof/>
              <w:webHidden/>
            </w:rPr>
            <w:fldChar w:fldCharType="begin"/>
          </w:r>
          <w:r w:rsidR="00CC1F83">
            <w:rPr>
              <w:noProof/>
              <w:webHidden/>
            </w:rPr>
            <w:instrText xml:space="preserve"> PAGEREF _Toc530873169 \h </w:instrText>
          </w:r>
          <w:r w:rsidR="00CC1F83">
            <w:rPr>
              <w:noProof/>
              <w:webHidden/>
            </w:rPr>
          </w:r>
          <w:r w:rsidR="00CC1F83">
            <w:rPr>
              <w:noProof/>
              <w:webHidden/>
            </w:rPr>
            <w:fldChar w:fldCharType="separate"/>
          </w:r>
          <w:ins w:id="28" w:author="Ricardo... Jacome.." w:date="2019-05-26T13:43:00Z">
            <w:r w:rsidR="00A71BD8">
              <w:rPr>
                <w:noProof/>
                <w:webHidden/>
              </w:rPr>
              <w:t>34</w:t>
            </w:r>
          </w:ins>
          <w:del w:id="29" w:author="Ricardo... Jacome.." w:date="2019-05-26T13:43:00Z">
            <w:r w:rsidR="00CC1F83" w:rsidDel="00A71BD8">
              <w:rPr>
                <w:noProof/>
                <w:webHidden/>
              </w:rPr>
              <w:delText>27</w:delText>
            </w:r>
          </w:del>
          <w:r w:rsidR="00CC1F83">
            <w:rPr>
              <w:noProof/>
              <w:webHidden/>
            </w:rPr>
            <w:fldChar w:fldCharType="end"/>
          </w:r>
          <w:r>
            <w:rPr>
              <w:noProof/>
            </w:rPr>
            <w:fldChar w:fldCharType="end"/>
          </w:r>
        </w:p>
        <w:p w14:paraId="57048126" w14:textId="57035A7B"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"_Toc530873170" </w:instrText>
          </w:r>
          <w:r>
            <w:fldChar w:fldCharType="separate"/>
          </w:r>
          <w:r w:rsidR="00CC1F83" w:rsidRPr="00972B65">
            <w:rPr>
              <w:rStyle w:val="Hyperlink"/>
              <w:noProof/>
            </w:rPr>
            <w:t>Chapter 4: Classifications of Stocks</w:t>
          </w:r>
          <w:r w:rsidR="00CC1F83">
            <w:rPr>
              <w:noProof/>
              <w:webHidden/>
            </w:rPr>
            <w:tab/>
          </w:r>
          <w:r w:rsidR="00CC1F83">
            <w:rPr>
              <w:noProof/>
              <w:webHidden/>
            </w:rPr>
            <w:fldChar w:fldCharType="begin"/>
          </w:r>
          <w:r w:rsidR="00CC1F83">
            <w:rPr>
              <w:noProof/>
              <w:webHidden/>
            </w:rPr>
            <w:instrText xml:space="preserve"> PAGEREF _Toc530873170 \h </w:instrText>
          </w:r>
          <w:r w:rsidR="00CC1F83">
            <w:rPr>
              <w:noProof/>
              <w:webHidden/>
            </w:rPr>
          </w:r>
          <w:r w:rsidR="00CC1F83">
            <w:rPr>
              <w:noProof/>
              <w:webHidden/>
            </w:rPr>
            <w:fldChar w:fldCharType="separate"/>
          </w:r>
          <w:ins w:id="30" w:author="Ricardo... Jacome.." w:date="2019-05-26T13:43:00Z">
            <w:r w:rsidR="00A71BD8">
              <w:rPr>
                <w:noProof/>
                <w:webHidden/>
              </w:rPr>
              <w:t>36</w:t>
            </w:r>
          </w:ins>
          <w:del w:id="31" w:author="Ricardo... Jacome.." w:date="2019-05-26T13:43:00Z">
            <w:r w:rsidR="00CC1F83" w:rsidDel="00A71BD8">
              <w:rPr>
                <w:noProof/>
                <w:webHidden/>
              </w:rPr>
              <w:delText>28</w:delText>
            </w:r>
          </w:del>
          <w:r w:rsidR="00CC1F83">
            <w:rPr>
              <w:noProof/>
              <w:webHidden/>
            </w:rPr>
            <w:fldChar w:fldCharType="end"/>
          </w:r>
          <w:r>
            <w:rPr>
              <w:noProof/>
            </w:rPr>
            <w:fldChar w:fldCharType="end"/>
          </w:r>
        </w:p>
        <w:p w14:paraId="62DB7275" w14:textId="36B2F7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"_Toc530873171" </w:instrText>
          </w:r>
          <w:r>
            <w:fldChar w:fldCharType="separate"/>
          </w:r>
          <w:r w:rsidR="00CC1F83" w:rsidRPr="00972B65">
            <w:rPr>
              <w:rStyle w:val="Hyperlink"/>
              <w:noProof/>
            </w:rPr>
            <w:t>Level 1 - Volatile and Constant Stocks</w:t>
          </w:r>
          <w:r w:rsidR="00CC1F83">
            <w:rPr>
              <w:noProof/>
              <w:webHidden/>
            </w:rPr>
            <w:tab/>
          </w:r>
          <w:r w:rsidR="00CC1F83">
            <w:rPr>
              <w:noProof/>
              <w:webHidden/>
            </w:rPr>
            <w:fldChar w:fldCharType="begin"/>
          </w:r>
          <w:r w:rsidR="00CC1F83">
            <w:rPr>
              <w:noProof/>
              <w:webHidden/>
            </w:rPr>
            <w:instrText xml:space="preserve"> PAGEREF _Toc530873171 \h </w:instrText>
          </w:r>
          <w:r w:rsidR="00CC1F83">
            <w:rPr>
              <w:noProof/>
              <w:webHidden/>
            </w:rPr>
          </w:r>
          <w:r w:rsidR="00CC1F83">
            <w:rPr>
              <w:noProof/>
              <w:webHidden/>
            </w:rPr>
            <w:fldChar w:fldCharType="separate"/>
          </w:r>
          <w:ins w:id="32" w:author="Ricardo... Jacome.." w:date="2019-05-26T13:43:00Z">
            <w:r w:rsidR="00A71BD8">
              <w:rPr>
                <w:noProof/>
                <w:webHidden/>
              </w:rPr>
              <w:t>36</w:t>
            </w:r>
          </w:ins>
          <w:del w:id="33" w:author="Ricardo... Jacome.." w:date="2019-05-26T13:43:00Z">
            <w:r w:rsidR="00CC1F83" w:rsidDel="00A71BD8">
              <w:rPr>
                <w:noProof/>
                <w:webHidden/>
              </w:rPr>
              <w:delText>28</w:delText>
            </w:r>
          </w:del>
          <w:r w:rsidR="00CC1F83">
            <w:rPr>
              <w:noProof/>
              <w:webHidden/>
            </w:rPr>
            <w:fldChar w:fldCharType="end"/>
          </w:r>
          <w:r>
            <w:rPr>
              <w:noProof/>
            </w:rPr>
            <w:fldChar w:fldCharType="end"/>
          </w:r>
        </w:p>
        <w:p w14:paraId="17C2E2AD" w14:textId="0ACEBD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"_Toc530873172" </w:instrText>
          </w:r>
          <w:r>
            <w:fldChar w:fldCharType="separate"/>
          </w:r>
          <w:r w:rsidR="00CC1F83" w:rsidRPr="00972B65">
            <w:rPr>
              <w:rStyle w:val="Hyperlink"/>
              <w:noProof/>
            </w:rPr>
            <w:t>Level 2 - Service/Product Stocks</w:t>
          </w:r>
          <w:r w:rsidR="00CC1F83">
            <w:rPr>
              <w:noProof/>
              <w:webHidden/>
            </w:rPr>
            <w:tab/>
          </w:r>
          <w:r w:rsidR="00CC1F83">
            <w:rPr>
              <w:noProof/>
              <w:webHidden/>
            </w:rPr>
            <w:fldChar w:fldCharType="begin"/>
          </w:r>
          <w:r w:rsidR="00CC1F83">
            <w:rPr>
              <w:noProof/>
              <w:webHidden/>
            </w:rPr>
            <w:instrText xml:space="preserve"> PAGEREF _Toc530873172 \h </w:instrText>
          </w:r>
          <w:r w:rsidR="00CC1F83">
            <w:rPr>
              <w:noProof/>
              <w:webHidden/>
            </w:rPr>
          </w:r>
          <w:r w:rsidR="00CC1F83">
            <w:rPr>
              <w:noProof/>
              <w:webHidden/>
            </w:rPr>
            <w:fldChar w:fldCharType="separate"/>
          </w:r>
          <w:ins w:id="34" w:author="Ricardo... Jacome.." w:date="2019-05-26T13:43:00Z">
            <w:r w:rsidR="00A71BD8">
              <w:rPr>
                <w:noProof/>
                <w:webHidden/>
              </w:rPr>
              <w:t>36</w:t>
            </w:r>
          </w:ins>
          <w:del w:id="35" w:author="Ricardo... Jacome.." w:date="2019-05-26T13:43:00Z">
            <w:r w:rsidR="00CC1F83" w:rsidDel="00A71BD8">
              <w:rPr>
                <w:noProof/>
                <w:webHidden/>
              </w:rPr>
              <w:delText>28</w:delText>
            </w:r>
          </w:del>
          <w:r w:rsidR="00CC1F83">
            <w:rPr>
              <w:noProof/>
              <w:webHidden/>
            </w:rPr>
            <w:fldChar w:fldCharType="end"/>
          </w:r>
          <w:r>
            <w:rPr>
              <w:noProof/>
            </w:rPr>
            <w:fldChar w:fldCharType="end"/>
          </w:r>
        </w:p>
        <w:p w14:paraId="2A7EB71A" w14:textId="3849A27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"_Toc530873173" </w:instrText>
          </w:r>
          <w:r>
            <w:fldChar w:fldCharType="separate"/>
          </w:r>
          <w:r w:rsidR="00CC1F83" w:rsidRPr="00972B65">
            <w:rPr>
              <w:rStyle w:val="Hyperlink"/>
              <w:noProof/>
            </w:rPr>
            <w:t>Remarks</w:t>
          </w:r>
          <w:r w:rsidR="00CC1F83">
            <w:rPr>
              <w:noProof/>
              <w:webHidden/>
            </w:rPr>
            <w:tab/>
          </w:r>
          <w:r w:rsidR="00CC1F83">
            <w:rPr>
              <w:noProof/>
              <w:webHidden/>
            </w:rPr>
            <w:fldChar w:fldCharType="begin"/>
          </w:r>
          <w:r w:rsidR="00CC1F83">
            <w:rPr>
              <w:noProof/>
              <w:webHidden/>
            </w:rPr>
            <w:instrText xml:space="preserve"> PAGEREF _Toc530873173 \h </w:instrText>
          </w:r>
          <w:r w:rsidR="00CC1F83">
            <w:rPr>
              <w:noProof/>
              <w:webHidden/>
            </w:rPr>
          </w:r>
          <w:r w:rsidR="00CC1F83">
            <w:rPr>
              <w:noProof/>
              <w:webHidden/>
            </w:rPr>
            <w:fldChar w:fldCharType="separate"/>
          </w:r>
          <w:ins w:id="36" w:author="Ricardo... Jacome.." w:date="2019-05-26T13:43:00Z">
            <w:r w:rsidR="00A71BD8">
              <w:rPr>
                <w:noProof/>
                <w:webHidden/>
              </w:rPr>
              <w:t>38</w:t>
            </w:r>
          </w:ins>
          <w:del w:id="37" w:author="Ricardo... Jacome.." w:date="2019-05-26T13:43:00Z">
            <w:r w:rsidR="00CC1F83" w:rsidDel="00A71BD8">
              <w:rPr>
                <w:noProof/>
                <w:webHidden/>
              </w:rPr>
              <w:delText>30</w:delText>
            </w:r>
          </w:del>
          <w:r w:rsidR="00CC1F83">
            <w:rPr>
              <w:noProof/>
              <w:webHidden/>
            </w:rPr>
            <w:fldChar w:fldCharType="end"/>
          </w:r>
          <w:r>
            <w:rPr>
              <w:noProof/>
            </w:rPr>
            <w:fldChar w:fldCharType="end"/>
          </w:r>
        </w:p>
        <w:p w14:paraId="5A433962" w14:textId="7BEA481A"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"_Toc530873174" </w:instrText>
          </w:r>
          <w:r>
            <w:fldChar w:fldCharType="separate"/>
          </w:r>
          <w:r w:rsidR="00CC1F83" w:rsidRPr="00972B65">
            <w:rPr>
              <w:rStyle w:val="Hyperlink"/>
              <w:noProof/>
            </w:rPr>
            <w:t>Chapter 5: Stock Trading Strategies</w:t>
          </w:r>
          <w:r w:rsidR="00CC1F83">
            <w:rPr>
              <w:noProof/>
              <w:webHidden/>
            </w:rPr>
            <w:tab/>
          </w:r>
          <w:r w:rsidR="00CC1F83">
            <w:rPr>
              <w:noProof/>
              <w:webHidden/>
            </w:rPr>
            <w:fldChar w:fldCharType="begin"/>
          </w:r>
          <w:r w:rsidR="00CC1F83">
            <w:rPr>
              <w:noProof/>
              <w:webHidden/>
            </w:rPr>
            <w:instrText xml:space="preserve"> PAGEREF _Toc530873174 \h </w:instrText>
          </w:r>
          <w:r w:rsidR="00CC1F83">
            <w:rPr>
              <w:noProof/>
              <w:webHidden/>
            </w:rPr>
          </w:r>
          <w:r w:rsidR="00CC1F83">
            <w:rPr>
              <w:noProof/>
              <w:webHidden/>
            </w:rPr>
            <w:fldChar w:fldCharType="separate"/>
          </w:r>
          <w:ins w:id="38" w:author="Ricardo... Jacome.." w:date="2019-05-26T13:43:00Z">
            <w:r w:rsidR="00A71BD8">
              <w:rPr>
                <w:noProof/>
                <w:webHidden/>
              </w:rPr>
              <w:t>40</w:t>
            </w:r>
          </w:ins>
          <w:del w:id="39" w:author="Ricardo... Jacome.." w:date="2019-05-26T13:43:00Z">
            <w:r w:rsidR="00CC1F83" w:rsidDel="00A71BD8">
              <w:rPr>
                <w:noProof/>
                <w:webHidden/>
              </w:rPr>
              <w:delText>32</w:delText>
            </w:r>
          </w:del>
          <w:r w:rsidR="00CC1F83">
            <w:rPr>
              <w:noProof/>
              <w:webHidden/>
            </w:rPr>
            <w:fldChar w:fldCharType="end"/>
          </w:r>
          <w:r>
            <w:rPr>
              <w:noProof/>
            </w:rPr>
            <w:fldChar w:fldCharType="end"/>
          </w:r>
        </w:p>
        <w:p w14:paraId="5FFD55BE" w14:textId="65DD195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"_Toc530873175" </w:instrText>
          </w:r>
          <w:r>
            <w:fldChar w:fldCharType="separate"/>
          </w:r>
          <w:r w:rsidR="00CC1F83" w:rsidRPr="00972B65">
            <w:rPr>
              <w:rStyle w:val="Hyperlink"/>
              <w:noProof/>
            </w:rPr>
            <w:t>How to Predict Trends?</w:t>
          </w:r>
          <w:r w:rsidR="00CC1F83">
            <w:rPr>
              <w:noProof/>
              <w:webHidden/>
            </w:rPr>
            <w:tab/>
          </w:r>
          <w:r w:rsidR="00CC1F83">
            <w:rPr>
              <w:noProof/>
              <w:webHidden/>
            </w:rPr>
            <w:fldChar w:fldCharType="begin"/>
          </w:r>
          <w:r w:rsidR="00CC1F83">
            <w:rPr>
              <w:noProof/>
              <w:webHidden/>
            </w:rPr>
            <w:instrText xml:space="preserve"> PAGEREF _Toc530873175 \h </w:instrText>
          </w:r>
          <w:r w:rsidR="00CC1F83">
            <w:rPr>
              <w:noProof/>
              <w:webHidden/>
            </w:rPr>
          </w:r>
          <w:r w:rsidR="00CC1F83">
            <w:rPr>
              <w:noProof/>
              <w:webHidden/>
            </w:rPr>
            <w:fldChar w:fldCharType="separate"/>
          </w:r>
          <w:ins w:id="40" w:author="Ricardo... Jacome.." w:date="2019-05-26T13:43:00Z">
            <w:r w:rsidR="00A71BD8">
              <w:rPr>
                <w:noProof/>
                <w:webHidden/>
              </w:rPr>
              <w:t>40</w:t>
            </w:r>
          </w:ins>
          <w:del w:id="41" w:author="Ricardo... Jacome.." w:date="2019-05-26T13:43:00Z">
            <w:r w:rsidR="00CC1F83" w:rsidDel="00A71BD8">
              <w:rPr>
                <w:noProof/>
                <w:webHidden/>
              </w:rPr>
              <w:delText>32</w:delText>
            </w:r>
          </w:del>
          <w:r w:rsidR="00CC1F83">
            <w:rPr>
              <w:noProof/>
              <w:webHidden/>
            </w:rPr>
            <w:fldChar w:fldCharType="end"/>
          </w:r>
          <w:r>
            <w:rPr>
              <w:noProof/>
            </w:rPr>
            <w:fldChar w:fldCharType="end"/>
          </w:r>
        </w:p>
        <w:p w14:paraId="14CF3E81" w14:textId="6E21D6E0"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"_Toc530873176" </w:instrText>
          </w:r>
          <w:r>
            <w:fldChar w:fldCharType="separate"/>
          </w:r>
          <w:r w:rsidR="00CC1F83" w:rsidRPr="00972B65">
            <w:rPr>
              <w:rStyle w:val="Hyperlink"/>
              <w:noProof/>
            </w:rPr>
            <w:t>Trading Strategies List</w:t>
          </w:r>
          <w:r w:rsidR="00CC1F83">
            <w:rPr>
              <w:noProof/>
              <w:webHidden/>
            </w:rPr>
            <w:tab/>
          </w:r>
          <w:r w:rsidR="00CC1F83">
            <w:rPr>
              <w:noProof/>
              <w:webHidden/>
            </w:rPr>
            <w:fldChar w:fldCharType="begin"/>
          </w:r>
          <w:r w:rsidR="00CC1F83">
            <w:rPr>
              <w:noProof/>
              <w:webHidden/>
            </w:rPr>
            <w:instrText xml:space="preserve"> PAGEREF _Toc530873176 \h </w:instrText>
          </w:r>
          <w:r w:rsidR="00CC1F83">
            <w:rPr>
              <w:noProof/>
              <w:webHidden/>
            </w:rPr>
          </w:r>
          <w:r w:rsidR="00CC1F83">
            <w:rPr>
              <w:noProof/>
              <w:webHidden/>
            </w:rPr>
            <w:fldChar w:fldCharType="separate"/>
          </w:r>
          <w:ins w:id="42" w:author="Ricardo... Jacome.." w:date="2019-05-26T13:43:00Z">
            <w:r w:rsidR="00A71BD8">
              <w:rPr>
                <w:noProof/>
                <w:webHidden/>
              </w:rPr>
              <w:t>40</w:t>
            </w:r>
          </w:ins>
          <w:del w:id="43" w:author="Ricardo... Jacome.." w:date="2019-05-26T13:43:00Z">
            <w:r w:rsidR="00CC1F83" w:rsidDel="00A71BD8">
              <w:rPr>
                <w:noProof/>
                <w:webHidden/>
              </w:rPr>
              <w:delText>32</w:delText>
            </w:r>
          </w:del>
          <w:r w:rsidR="00CC1F83">
            <w:rPr>
              <w:noProof/>
              <w:webHidden/>
            </w:rPr>
            <w:fldChar w:fldCharType="end"/>
          </w:r>
          <w:r>
            <w:rPr>
              <w:noProof/>
            </w:rPr>
            <w:fldChar w:fldCharType="end"/>
          </w:r>
        </w:p>
        <w:p w14:paraId="6D9DA497" w14:textId="233D3907"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"_Toc530873177" </w:instrText>
          </w:r>
          <w:r>
            <w:fldChar w:fldCharType="separate"/>
          </w:r>
          <w:r w:rsidR="00CC1F83" w:rsidRPr="00972B65">
            <w:rPr>
              <w:rStyle w:val="Hyperlink"/>
              <w:noProof/>
            </w:rPr>
            <w:t>Chapter 6: The Suggested Stock Trading Strategy</w:t>
          </w:r>
          <w:r w:rsidR="00CC1F83">
            <w:rPr>
              <w:noProof/>
              <w:webHidden/>
            </w:rPr>
            <w:tab/>
          </w:r>
          <w:r w:rsidR="00CC1F83">
            <w:rPr>
              <w:noProof/>
              <w:webHidden/>
            </w:rPr>
            <w:fldChar w:fldCharType="begin"/>
          </w:r>
          <w:r w:rsidR="00CC1F83">
            <w:rPr>
              <w:noProof/>
              <w:webHidden/>
            </w:rPr>
            <w:instrText xml:space="preserve"> PAGEREF _Toc530873177 \h </w:instrText>
          </w:r>
          <w:r w:rsidR="00CC1F83">
            <w:rPr>
              <w:noProof/>
              <w:webHidden/>
            </w:rPr>
          </w:r>
          <w:r w:rsidR="00CC1F83">
            <w:rPr>
              <w:noProof/>
              <w:webHidden/>
            </w:rPr>
            <w:fldChar w:fldCharType="separate"/>
          </w:r>
          <w:ins w:id="44" w:author="Ricardo... Jacome.." w:date="2019-05-26T13:43:00Z">
            <w:r w:rsidR="00A71BD8">
              <w:rPr>
                <w:noProof/>
                <w:webHidden/>
              </w:rPr>
              <w:t>42</w:t>
            </w:r>
          </w:ins>
          <w:del w:id="45" w:author="Ricardo... Jacome.." w:date="2019-05-26T13:43:00Z">
            <w:r w:rsidR="00CC1F83" w:rsidDel="00A71BD8">
              <w:rPr>
                <w:noProof/>
                <w:webHidden/>
              </w:rPr>
              <w:delText>34</w:delText>
            </w:r>
          </w:del>
          <w:r w:rsidR="00CC1F83">
            <w:rPr>
              <w:noProof/>
              <w:webHidden/>
            </w:rPr>
            <w:fldChar w:fldCharType="end"/>
          </w:r>
          <w:r>
            <w:rPr>
              <w:noProof/>
            </w:rPr>
            <w:fldChar w:fldCharType="end"/>
          </w:r>
        </w:p>
        <w:p w14:paraId="53C02ADE" w14:textId="7EC17983"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"_Toc530873178" </w:instrText>
          </w:r>
          <w:r>
            <w:fldChar w:fldCharType="separate"/>
          </w:r>
          <w:r w:rsidR="00CC1F83" w:rsidRPr="00972B65">
            <w:rPr>
              <w:rStyle w:val="Hyperlink"/>
              <w:noProof/>
            </w:rPr>
            <w:t>Summary of Previous Chapters</w:t>
          </w:r>
          <w:r w:rsidR="00CC1F83">
            <w:rPr>
              <w:noProof/>
              <w:webHidden/>
            </w:rPr>
            <w:tab/>
          </w:r>
          <w:r w:rsidR="00CC1F83">
            <w:rPr>
              <w:noProof/>
              <w:webHidden/>
            </w:rPr>
            <w:fldChar w:fldCharType="begin"/>
          </w:r>
          <w:r w:rsidR="00CC1F83">
            <w:rPr>
              <w:noProof/>
              <w:webHidden/>
            </w:rPr>
            <w:instrText xml:space="preserve"> PAGEREF _Toc530873178 \h </w:instrText>
          </w:r>
          <w:r w:rsidR="00CC1F83">
            <w:rPr>
              <w:noProof/>
              <w:webHidden/>
            </w:rPr>
          </w:r>
          <w:r w:rsidR="00CC1F83">
            <w:rPr>
              <w:noProof/>
              <w:webHidden/>
            </w:rPr>
            <w:fldChar w:fldCharType="separate"/>
          </w:r>
          <w:ins w:id="46" w:author="Ricardo... Jacome.." w:date="2019-05-26T13:43:00Z">
            <w:r w:rsidR="00A71BD8">
              <w:rPr>
                <w:noProof/>
                <w:webHidden/>
              </w:rPr>
              <w:t>42</w:t>
            </w:r>
          </w:ins>
          <w:del w:id="47" w:author="Ricardo... Jacome.." w:date="2019-05-26T13:43:00Z">
            <w:r w:rsidR="00CC1F83" w:rsidDel="00A71BD8">
              <w:rPr>
                <w:noProof/>
                <w:webHidden/>
              </w:rPr>
              <w:delText>34</w:delText>
            </w:r>
          </w:del>
          <w:r w:rsidR="00CC1F83">
            <w:rPr>
              <w:noProof/>
              <w:webHidden/>
            </w:rPr>
            <w:fldChar w:fldCharType="end"/>
          </w:r>
          <w:r>
            <w:rPr>
              <w:noProof/>
            </w:rPr>
            <w:fldChar w:fldCharType="end"/>
          </w:r>
        </w:p>
        <w:p w14:paraId="0E3963CA" w14:textId="5F5F8ABA"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"_Toc530873179" </w:instrText>
          </w:r>
          <w:r>
            <w:fldChar w:fldCharType="separate"/>
          </w:r>
          <w:r w:rsidR="00CC1F83" w:rsidRPr="00972B65">
            <w:rPr>
              <w:rStyle w:val="Hyperlink"/>
              <w:noProof/>
            </w:rPr>
            <w:t>Long-Term Investments on Stocks</w:t>
          </w:r>
          <w:r w:rsidR="00CC1F83">
            <w:rPr>
              <w:noProof/>
              <w:webHidden/>
            </w:rPr>
            <w:tab/>
          </w:r>
          <w:r w:rsidR="00CC1F83">
            <w:rPr>
              <w:noProof/>
              <w:webHidden/>
            </w:rPr>
            <w:fldChar w:fldCharType="begin"/>
          </w:r>
          <w:r w:rsidR="00CC1F83">
            <w:rPr>
              <w:noProof/>
              <w:webHidden/>
            </w:rPr>
            <w:instrText xml:space="preserve"> PAGEREF _Toc530873179 \h </w:instrText>
          </w:r>
          <w:r w:rsidR="00CC1F83">
            <w:rPr>
              <w:noProof/>
              <w:webHidden/>
            </w:rPr>
          </w:r>
          <w:r w:rsidR="00CC1F83">
            <w:rPr>
              <w:noProof/>
              <w:webHidden/>
            </w:rPr>
            <w:fldChar w:fldCharType="separate"/>
          </w:r>
          <w:ins w:id="48" w:author="Ricardo... Jacome.." w:date="2019-05-26T13:43:00Z">
            <w:r w:rsidR="00A71BD8">
              <w:rPr>
                <w:noProof/>
                <w:webHidden/>
              </w:rPr>
              <w:t>43</w:t>
            </w:r>
          </w:ins>
          <w:del w:id="49" w:author="Ricardo... Jacome.." w:date="2019-05-26T13:43:00Z">
            <w:r w:rsidR="00CC1F83" w:rsidDel="00A71BD8">
              <w:rPr>
                <w:noProof/>
                <w:webHidden/>
              </w:rPr>
              <w:delText>35</w:delText>
            </w:r>
          </w:del>
          <w:r w:rsidR="00CC1F83">
            <w:rPr>
              <w:noProof/>
              <w:webHidden/>
            </w:rPr>
            <w:fldChar w:fldCharType="end"/>
          </w:r>
          <w:r>
            <w:rPr>
              <w:noProof/>
            </w:rPr>
            <w:fldChar w:fldCharType="end"/>
          </w:r>
        </w:p>
        <w:p w14:paraId="4AB5E764" w14:textId="6F59F063"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"_Toc530873180" </w:instrText>
          </w:r>
          <w:r>
            <w:fldChar w:fldCharType="separate"/>
          </w:r>
          <w:r w:rsidR="00CC1F83" w:rsidRPr="00972B65">
            <w:rPr>
              <w:rStyle w:val="Hyperlink"/>
              <w:noProof/>
            </w:rPr>
            <w:t>Diversification</w:t>
          </w:r>
          <w:r w:rsidR="00CC1F83">
            <w:rPr>
              <w:noProof/>
              <w:webHidden/>
            </w:rPr>
            <w:tab/>
          </w:r>
          <w:r w:rsidR="00CC1F83">
            <w:rPr>
              <w:noProof/>
              <w:webHidden/>
            </w:rPr>
            <w:fldChar w:fldCharType="begin"/>
          </w:r>
          <w:r w:rsidR="00CC1F83">
            <w:rPr>
              <w:noProof/>
              <w:webHidden/>
            </w:rPr>
            <w:instrText xml:space="preserve"> PAGEREF _Toc530873180 \h </w:instrText>
          </w:r>
          <w:r w:rsidR="00CC1F83">
            <w:rPr>
              <w:noProof/>
              <w:webHidden/>
            </w:rPr>
          </w:r>
          <w:r w:rsidR="00CC1F83">
            <w:rPr>
              <w:noProof/>
              <w:webHidden/>
            </w:rPr>
            <w:fldChar w:fldCharType="separate"/>
          </w:r>
          <w:ins w:id="50" w:author="Ricardo... Jacome.." w:date="2019-05-26T13:43:00Z">
            <w:r w:rsidR="00A71BD8">
              <w:rPr>
                <w:noProof/>
                <w:webHidden/>
              </w:rPr>
              <w:t>44</w:t>
            </w:r>
          </w:ins>
          <w:del w:id="51" w:author="Ricardo... Jacome.." w:date="2019-05-26T13:43:00Z">
            <w:r w:rsidR="00CC1F83" w:rsidDel="00A71BD8">
              <w:rPr>
                <w:noProof/>
                <w:webHidden/>
              </w:rPr>
              <w:delText>36</w:delText>
            </w:r>
          </w:del>
          <w:r w:rsidR="00CC1F83">
            <w:rPr>
              <w:noProof/>
              <w:webHidden/>
            </w:rPr>
            <w:fldChar w:fldCharType="end"/>
          </w:r>
          <w:r>
            <w:rPr>
              <w:noProof/>
            </w:rPr>
            <w:fldChar w:fldCharType="end"/>
          </w:r>
        </w:p>
        <w:p w14:paraId="3F7ACB35" w14:textId="6867F89A"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"_Toc530873181" </w:instrText>
          </w:r>
          <w:r>
            <w:fldChar w:fldCharType="separate"/>
          </w:r>
          <w:r w:rsidR="00CC1F83" w:rsidRPr="00972B65">
            <w:rPr>
              <w:rStyle w:val="Hyperlink"/>
              <w:noProof/>
            </w:rPr>
            <w:t>Chapter 7: Quick Example List with Strategies</w:t>
          </w:r>
          <w:r w:rsidR="00CC1F83">
            <w:rPr>
              <w:noProof/>
              <w:webHidden/>
            </w:rPr>
            <w:tab/>
          </w:r>
          <w:r w:rsidR="00CC1F83">
            <w:rPr>
              <w:noProof/>
              <w:webHidden/>
            </w:rPr>
            <w:fldChar w:fldCharType="begin"/>
          </w:r>
          <w:r w:rsidR="00CC1F83">
            <w:rPr>
              <w:noProof/>
              <w:webHidden/>
            </w:rPr>
            <w:instrText xml:space="preserve"> PAGEREF _Toc530873181 \h </w:instrText>
          </w:r>
          <w:r w:rsidR="00CC1F83">
            <w:rPr>
              <w:noProof/>
              <w:webHidden/>
            </w:rPr>
          </w:r>
          <w:r w:rsidR="00CC1F83">
            <w:rPr>
              <w:noProof/>
              <w:webHidden/>
            </w:rPr>
            <w:fldChar w:fldCharType="separate"/>
          </w:r>
          <w:ins w:id="52" w:author="Ricardo... Jacome.." w:date="2019-05-26T13:43:00Z">
            <w:r w:rsidR="00A71BD8">
              <w:rPr>
                <w:noProof/>
                <w:webHidden/>
              </w:rPr>
              <w:t>46</w:t>
            </w:r>
          </w:ins>
          <w:del w:id="53" w:author="Ricardo... Jacome.." w:date="2019-05-26T13:43:00Z">
            <w:r w:rsidR="00CC1F83" w:rsidDel="00A71BD8">
              <w:rPr>
                <w:noProof/>
                <w:webHidden/>
              </w:rPr>
              <w:delText>38</w:delText>
            </w:r>
          </w:del>
          <w:r w:rsidR="00CC1F83">
            <w:rPr>
              <w:noProof/>
              <w:webHidden/>
            </w:rPr>
            <w:fldChar w:fldCharType="end"/>
          </w:r>
          <w:r>
            <w:rPr>
              <w:noProof/>
            </w:rPr>
            <w:fldChar w:fldCharType="end"/>
          </w:r>
        </w:p>
        <w:p w14:paraId="64D28EF6" w14:textId="77B928D9"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"_Toc530873182" </w:instrText>
          </w:r>
          <w:r>
            <w:fldChar w:fldCharType="separate"/>
          </w:r>
          <w:r w:rsidR="00CC1F83" w:rsidRPr="00972B65">
            <w:rPr>
              <w:rStyle w:val="Hyperlink"/>
              <w:noProof/>
            </w:rPr>
            <w:t>Quick-Example List</w:t>
          </w:r>
          <w:r w:rsidR="00CC1F83">
            <w:rPr>
              <w:noProof/>
              <w:webHidden/>
            </w:rPr>
            <w:tab/>
          </w:r>
          <w:r w:rsidR="00CC1F83">
            <w:rPr>
              <w:noProof/>
              <w:webHidden/>
            </w:rPr>
            <w:fldChar w:fldCharType="begin"/>
          </w:r>
          <w:r w:rsidR="00CC1F83">
            <w:rPr>
              <w:noProof/>
              <w:webHidden/>
            </w:rPr>
            <w:instrText xml:space="preserve"> PAGEREF _Toc530873182 \h </w:instrText>
          </w:r>
          <w:r w:rsidR="00CC1F83">
            <w:rPr>
              <w:noProof/>
              <w:webHidden/>
            </w:rPr>
          </w:r>
          <w:r w:rsidR="00CC1F83">
            <w:rPr>
              <w:noProof/>
              <w:webHidden/>
            </w:rPr>
            <w:fldChar w:fldCharType="separate"/>
          </w:r>
          <w:ins w:id="54" w:author="Ricardo... Jacome.." w:date="2019-05-26T13:43:00Z">
            <w:r w:rsidR="00A71BD8">
              <w:rPr>
                <w:noProof/>
                <w:webHidden/>
              </w:rPr>
              <w:t>46</w:t>
            </w:r>
          </w:ins>
          <w:del w:id="55" w:author="Ricardo... Jacome.." w:date="2019-05-26T13:43:00Z">
            <w:r w:rsidR="00CC1F83" w:rsidDel="00A71BD8">
              <w:rPr>
                <w:noProof/>
                <w:webHidden/>
              </w:rPr>
              <w:delText>38</w:delText>
            </w:r>
          </w:del>
          <w:r w:rsidR="00CC1F83">
            <w:rPr>
              <w:noProof/>
              <w:webHidden/>
            </w:rPr>
            <w:fldChar w:fldCharType="end"/>
          </w:r>
          <w:r>
            <w:rPr>
              <w:noProof/>
            </w:rPr>
            <w:fldChar w:fldCharType="end"/>
          </w:r>
        </w:p>
        <w:p w14:paraId="7CC363FB" w14:textId="1561052B"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"_Toc530873183" </w:instrText>
          </w:r>
          <w:r>
            <w:fldChar w:fldCharType="separate"/>
          </w:r>
          <w:r w:rsidR="00CC1F83" w:rsidRPr="00972B65">
            <w:rPr>
              <w:rStyle w:val="Hyperlink"/>
              <w:noProof/>
            </w:rPr>
            <w:t>Chapter 8: Key Summary, Pro-Tips and Suggested Readings</w:t>
          </w:r>
          <w:r w:rsidR="00CC1F83">
            <w:rPr>
              <w:noProof/>
              <w:webHidden/>
            </w:rPr>
            <w:tab/>
          </w:r>
          <w:r w:rsidR="00CC1F83">
            <w:rPr>
              <w:noProof/>
              <w:webHidden/>
            </w:rPr>
            <w:fldChar w:fldCharType="begin"/>
          </w:r>
          <w:r w:rsidR="00CC1F83">
            <w:rPr>
              <w:noProof/>
              <w:webHidden/>
            </w:rPr>
            <w:instrText xml:space="preserve"> PAGEREF _Toc530873183 \h </w:instrText>
          </w:r>
          <w:r w:rsidR="00CC1F83">
            <w:rPr>
              <w:noProof/>
              <w:webHidden/>
            </w:rPr>
          </w:r>
          <w:r w:rsidR="00CC1F83">
            <w:rPr>
              <w:noProof/>
              <w:webHidden/>
            </w:rPr>
            <w:fldChar w:fldCharType="separate"/>
          </w:r>
          <w:ins w:id="56" w:author="Ricardo... Jacome.." w:date="2019-05-26T13:43:00Z">
            <w:r w:rsidR="00A71BD8">
              <w:rPr>
                <w:noProof/>
                <w:webHidden/>
              </w:rPr>
              <w:t>48</w:t>
            </w:r>
          </w:ins>
          <w:del w:id="57" w:author="Ricardo... Jacome.." w:date="2019-05-26T13:43:00Z">
            <w:r w:rsidR="00CC1F83" w:rsidDel="00A71BD8">
              <w:rPr>
                <w:noProof/>
                <w:webHidden/>
              </w:rPr>
              <w:delText>40</w:delText>
            </w:r>
          </w:del>
          <w:r w:rsidR="00CC1F83">
            <w:rPr>
              <w:noProof/>
              <w:webHidden/>
            </w:rPr>
            <w:fldChar w:fldCharType="end"/>
          </w:r>
          <w:r>
            <w:rPr>
              <w:noProof/>
            </w:rPr>
            <w:fldChar w:fldCharType="end"/>
          </w:r>
        </w:p>
        <w:p w14:paraId="6EDF949C" w14:textId="461011AC"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"_Toc530873184" </w:instrText>
          </w:r>
          <w:r>
            <w:fldChar w:fldCharType="separate"/>
          </w:r>
          <w:r w:rsidR="00CC1F83" w:rsidRPr="00972B65">
            <w:rPr>
              <w:rStyle w:val="Hyperlink"/>
              <w:noProof/>
            </w:rPr>
            <w:t>Notes to consider:</w:t>
          </w:r>
          <w:r w:rsidR="00CC1F83">
            <w:rPr>
              <w:noProof/>
              <w:webHidden/>
            </w:rPr>
            <w:tab/>
          </w:r>
          <w:r w:rsidR="00CC1F83">
            <w:rPr>
              <w:noProof/>
              <w:webHidden/>
            </w:rPr>
            <w:fldChar w:fldCharType="begin"/>
          </w:r>
          <w:r w:rsidR="00CC1F83">
            <w:rPr>
              <w:noProof/>
              <w:webHidden/>
            </w:rPr>
            <w:instrText xml:space="preserve"> PAGEREF _Toc530873184 \h </w:instrText>
          </w:r>
          <w:r w:rsidR="00CC1F83">
            <w:rPr>
              <w:noProof/>
              <w:webHidden/>
            </w:rPr>
          </w:r>
          <w:r w:rsidR="00CC1F83">
            <w:rPr>
              <w:noProof/>
              <w:webHidden/>
            </w:rPr>
            <w:fldChar w:fldCharType="separate"/>
          </w:r>
          <w:ins w:id="58" w:author="Ricardo... Jacome.." w:date="2019-05-26T13:43:00Z">
            <w:r w:rsidR="00A71BD8">
              <w:rPr>
                <w:noProof/>
                <w:webHidden/>
              </w:rPr>
              <w:t>49</w:t>
            </w:r>
          </w:ins>
          <w:del w:id="59" w:author="Ricardo... Jacome.." w:date="2019-05-26T13:43:00Z">
            <w:r w:rsidR="00CC1F83" w:rsidDel="00A71BD8">
              <w:rPr>
                <w:noProof/>
                <w:webHidden/>
              </w:rPr>
              <w:delText>41</w:delText>
            </w:r>
          </w:del>
          <w:r w:rsidR="00CC1F83">
            <w:rPr>
              <w:noProof/>
              <w:webHidden/>
            </w:rPr>
            <w:fldChar w:fldCharType="end"/>
          </w:r>
          <w:r>
            <w:rPr>
              <w:noProof/>
            </w:rPr>
            <w:fldChar w:fldCharType="end"/>
          </w:r>
        </w:p>
        <w:p w14:paraId="12550B67" w14:textId="7182BF29" w:rsidR="00CC1F83" w:rsidRDefault="00C21172">
          <w:pPr>
            <w:pStyle w:val="TOC2"/>
            <w:tabs>
              <w:tab w:val="right" w:leader="dot" w:pos="9570"/>
            </w:tabs>
            <w:rPr>
              <w:rFonts w:asciiTheme="minorHAnsi" w:eastAsiaTheme="minorEastAsia" w:hAnsiTheme="minorHAnsi"/>
              <w:noProof/>
              <w:sz w:val="22"/>
            </w:rPr>
          </w:pPr>
          <w:r>
            <w:lastRenderedPageBreak/>
            <w:fldChar w:fldCharType="begin"/>
          </w:r>
          <w:r>
            <w:instrText xml:space="preserve"> HYPERLINK \l "_Toc530873185" </w:instrText>
          </w:r>
          <w:r>
            <w:fldChar w:fldCharType="separate"/>
          </w:r>
          <w:r w:rsidR="00CC1F83" w:rsidRPr="00972B65">
            <w:rPr>
              <w:rStyle w:val="Hyperlink"/>
              <w:noProof/>
            </w:rPr>
            <w:t>Suggested Readings</w:t>
          </w:r>
          <w:r w:rsidR="00CC1F83">
            <w:rPr>
              <w:noProof/>
              <w:webHidden/>
            </w:rPr>
            <w:tab/>
          </w:r>
          <w:r w:rsidR="00CC1F83">
            <w:rPr>
              <w:noProof/>
              <w:webHidden/>
            </w:rPr>
            <w:fldChar w:fldCharType="begin"/>
          </w:r>
          <w:r w:rsidR="00CC1F83">
            <w:rPr>
              <w:noProof/>
              <w:webHidden/>
            </w:rPr>
            <w:instrText xml:space="preserve"> PAGEREF _Toc530873185 \h </w:instrText>
          </w:r>
          <w:r w:rsidR="00CC1F83">
            <w:rPr>
              <w:noProof/>
              <w:webHidden/>
            </w:rPr>
          </w:r>
          <w:r w:rsidR="00CC1F83">
            <w:rPr>
              <w:noProof/>
              <w:webHidden/>
            </w:rPr>
            <w:fldChar w:fldCharType="separate"/>
          </w:r>
          <w:ins w:id="60" w:author="Ricardo... Jacome.." w:date="2019-05-26T13:43:00Z">
            <w:r w:rsidR="00A71BD8">
              <w:rPr>
                <w:noProof/>
                <w:webHidden/>
              </w:rPr>
              <w:t>49</w:t>
            </w:r>
          </w:ins>
          <w:del w:id="61" w:author="Ricardo... Jacome.." w:date="2019-05-26T13:43:00Z">
            <w:r w:rsidR="00CC1F83" w:rsidDel="00A71BD8">
              <w:rPr>
                <w:noProof/>
                <w:webHidden/>
              </w:rPr>
              <w:delText>41</w:delText>
            </w:r>
          </w:del>
          <w:r w:rsidR="00CC1F83">
            <w:rPr>
              <w:noProof/>
              <w:webHidden/>
            </w:rPr>
            <w:fldChar w:fldCharType="end"/>
          </w:r>
          <w:r>
            <w:rPr>
              <w:noProof/>
            </w:rPr>
            <w:fldChar w:fldCharType="end"/>
          </w:r>
        </w:p>
        <w:p w14:paraId="550489EC" w14:textId="13297A1E"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62" w:author="Ricardo... Jacome.." w:date="2019-05-25T21:15:00Z"/>
        </w:rPr>
      </w:pPr>
      <w:bookmarkStart w:id="63" w:name="_Toc530873154"/>
      <w:bookmarkStart w:id="64" w:name="_Hlk9770721"/>
      <w:r>
        <w:lastRenderedPageBreak/>
        <w:t>Preface</w:t>
      </w:r>
      <w:bookmarkEnd w:id="63"/>
    </w:p>
    <w:p w14:paraId="689F8B8B" w14:textId="77777777" w:rsidR="00BA6D5E" w:rsidRPr="00A71BD8" w:rsidRDefault="00BA6D5E" w:rsidP="00BA6D5E">
      <w:pPr>
        <w:jc w:val="both"/>
        <w:rPr>
          <w:ins w:id="65" w:author="Ricardo... Jacome.." w:date="2019-05-25T21:15:00Z"/>
          <w:rPrChange w:id="66" w:author="Ricardo... Jacome.." w:date="2019-05-26T13:44:00Z">
            <w:rPr>
              <w:ins w:id="67" w:author="Ricardo... Jacome.." w:date="2019-05-25T21:15:00Z"/>
              <w:color w:val="FF0000"/>
            </w:rPr>
          </w:rPrChange>
        </w:rPr>
      </w:pPr>
      <w:ins w:id="68" w:author="Ricardo... Jacome.." w:date="2019-05-25T21:15:00Z">
        <w:r w:rsidRPr="00A71BD8">
          <w:rPr>
            <w:rPrChange w:id="69"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70" w:author="Ricardo... Jacome.." w:date="2019-05-25T21:15:00Z"/>
          <w:rPrChange w:id="71" w:author="Ricardo... Jacome.." w:date="2019-05-26T13:44:00Z">
            <w:rPr>
              <w:ins w:id="72" w:author="Ricardo... Jacome.." w:date="2019-05-25T21:15:00Z"/>
              <w:color w:val="FF0000"/>
            </w:rPr>
          </w:rPrChange>
        </w:rPr>
      </w:pPr>
      <w:ins w:id="73" w:author="Ricardo... Jacome.." w:date="2019-05-25T21:15:00Z">
        <w:r w:rsidRPr="00A71BD8">
          <w:rPr>
            <w:rPrChange w:id="74"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75" w:author="Ricardo... Jacome.." w:date="2019-05-25T21:15:00Z"/>
          <w:rPrChange w:id="76" w:author="Ricardo... Jacome.." w:date="2019-05-26T13:44:00Z">
            <w:rPr>
              <w:ins w:id="77" w:author="Ricardo... Jacome.." w:date="2019-05-25T21:15:00Z"/>
              <w:color w:val="FF0000"/>
            </w:rPr>
          </w:rPrChange>
        </w:rPr>
      </w:pPr>
      <w:ins w:id="78" w:author="Ricardo... Jacome.." w:date="2019-05-25T21:15:00Z">
        <w:r w:rsidRPr="00A71BD8">
          <w:rPr>
            <w:rPrChange w:id="79"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80" w:author="Ricardo... Jacome.." w:date="2019-05-25T21:15:00Z"/>
          <w:rPrChange w:id="81" w:author="Ricardo... Jacome.." w:date="2019-05-26T13:44:00Z">
            <w:rPr>
              <w:ins w:id="82" w:author="Ricardo... Jacome.." w:date="2019-05-25T21:15:00Z"/>
              <w:color w:val="FF0000"/>
            </w:rPr>
          </w:rPrChange>
        </w:rPr>
      </w:pPr>
      <w:ins w:id="83" w:author="Ricardo... Jacome.." w:date="2019-05-25T21:15:00Z">
        <w:r w:rsidRPr="00A71BD8">
          <w:rPr>
            <w:rPrChange w:id="84"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85" w:author="Ricardo... Jacome.." w:date="2019-05-25T21:15:00Z">
          <w:pPr>
            <w:pStyle w:val="Heading1"/>
          </w:pPr>
        </w:pPrChange>
      </w:pPr>
      <w:ins w:id="86"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1711DE6" w:rsidR="00B61D95" w:rsidRPr="008B49BC" w:rsidRDefault="00970FA1" w:rsidP="00B61D95">
      <w:pPr>
        <w:jc w:val="both"/>
        <w:rPr>
          <w:highlight w:val="cyan"/>
          <w:rPrChange w:id="87" w:author="Ricardo... Jacome.." w:date="2019-05-27T16:34:00Z">
            <w:rPr/>
          </w:rPrChange>
        </w:rPr>
      </w:pPr>
      <w:r w:rsidRPr="008B49BC">
        <w:rPr>
          <w:highlight w:val="cyan"/>
          <w:rPrChange w:id="88" w:author="Ricardo... Jacome.." w:date="2019-05-27T16:34:00Z">
            <w:rPr/>
          </w:rPrChange>
        </w:rPr>
        <w:t xml:space="preserve">I have always been a simple person who likes complicated topics. When it comes to the stock market, I realized soon that many experts agreed in </w:t>
      </w:r>
      <w:r w:rsidR="002079CB" w:rsidRPr="008B49BC">
        <w:rPr>
          <w:highlight w:val="cyan"/>
          <w:rPrChange w:id="89" w:author="Ricardo... Jacome.." w:date="2019-05-27T16:34:00Z">
            <w:rPr/>
          </w:rPrChange>
        </w:rPr>
        <w:t>one thing,</w:t>
      </w:r>
      <w:r w:rsidRPr="008B49BC">
        <w:rPr>
          <w:highlight w:val="cyan"/>
          <w:rPrChange w:id="90" w:author="Ricardo... Jacome.." w:date="2019-05-27T16:34:00Z">
            <w:rPr/>
          </w:rPrChange>
        </w:rPr>
        <w:t xml:space="preserve"> “no one can predict the future”, and I agree, to a certain extent. Throughout research experiences I have encountered many people who have seemed to “predict the future”, even though it was seemingly “impossible”. So, if that was the case, how were these people predicting the market so accurate? To </w:t>
      </w:r>
      <w:r w:rsidR="00C608BA" w:rsidRPr="008B49BC">
        <w:rPr>
          <w:highlight w:val="cyan"/>
          <w:rPrChange w:id="91" w:author="Ricardo... Jacome.." w:date="2019-05-27T16:34:00Z">
            <w:rPr/>
          </w:rPrChange>
        </w:rPr>
        <w:t>begin with</w:t>
      </w:r>
      <w:r w:rsidRPr="008B49BC">
        <w:rPr>
          <w:highlight w:val="cyan"/>
          <w:rPrChange w:id="92" w:author="Ricardo... Jacome.." w:date="2019-05-27T16:34:00Z">
            <w:rPr/>
          </w:rPrChange>
        </w:rPr>
        <w:t>, the greatest investor of all time Warren Buffet once mentioned</w:t>
      </w:r>
      <w:r w:rsidR="002B750C" w:rsidRPr="008B49BC">
        <w:rPr>
          <w:highlight w:val="cyan"/>
          <w:rPrChange w:id="93" w:author="Ricardo... Jacome.." w:date="2019-05-27T16:34:00Z">
            <w:rPr/>
          </w:rPrChange>
        </w:rPr>
        <w:t xml:space="preserve"> in an interview:</w:t>
      </w:r>
      <w:r w:rsidRPr="008B49BC">
        <w:rPr>
          <w:highlight w:val="cyan"/>
          <w:rPrChange w:id="94" w:author="Ricardo... Jacome.." w:date="2019-05-27T16:34:00Z">
            <w:rPr/>
          </w:rPrChange>
        </w:rPr>
        <w:t xml:space="preserve"> “If all </w:t>
      </w:r>
      <w:r w:rsidR="002B750C" w:rsidRPr="008B49BC">
        <w:rPr>
          <w:highlight w:val="cyan"/>
          <w:rPrChange w:id="95" w:author="Ricardo... Jacome.." w:date="2019-05-27T16:34:00Z">
            <w:rPr/>
          </w:rPrChange>
        </w:rPr>
        <w:t xml:space="preserve">traders would treat their investments as a real business, then most traders would be successful”. The idea communicated here resonated with me strongly. Remember, investing is not a gamble. You are not predicting the future out of luck. You are predicting the future out of knowledge. And that knowledge is what I have come to share with you, and everyone else who wants to learn. </w:t>
      </w:r>
      <w:r w:rsidRPr="008B49BC">
        <w:rPr>
          <w:highlight w:val="cyan"/>
          <w:rPrChange w:id="96" w:author="Ricardo... Jacome.." w:date="2019-05-27T16:34:00Z">
            <w:rPr/>
          </w:rPrChange>
        </w:rPr>
        <w:t xml:space="preserve">  </w:t>
      </w:r>
    </w:p>
    <w:p w14:paraId="390045D4" w14:textId="5938B5C0" w:rsidR="002B750C" w:rsidRPr="008B49BC" w:rsidRDefault="002B750C" w:rsidP="00B61D95">
      <w:pPr>
        <w:jc w:val="both"/>
        <w:rPr>
          <w:highlight w:val="cyan"/>
          <w:rPrChange w:id="97" w:author="Ricardo... Jacome.." w:date="2019-05-27T16:34:00Z">
            <w:rPr/>
          </w:rPrChange>
        </w:rPr>
      </w:pPr>
      <w:r w:rsidRPr="008B49BC">
        <w:rPr>
          <w:highlight w:val="cyan"/>
          <w:rPrChange w:id="98" w:author="Ricardo... Jacome.." w:date="2019-05-27T16:34:00Z">
            <w:rPr/>
          </w:rPrChange>
        </w:rPr>
        <w:lastRenderedPageBreak/>
        <w:t>I have been teaching students for a couple of years</w:t>
      </w:r>
      <w:r w:rsidR="002079CB" w:rsidRPr="008B49BC">
        <w:rPr>
          <w:highlight w:val="cyan"/>
          <w:rPrChange w:id="99" w:author="Ricardo... Jacome.." w:date="2019-05-27T16:34:00Z">
            <w:rPr/>
          </w:rPrChange>
        </w:rPr>
        <w:t xml:space="preserve"> in many subjects</w:t>
      </w:r>
      <w:r w:rsidRPr="008B49BC">
        <w:rPr>
          <w:highlight w:val="cyan"/>
          <w:rPrChange w:id="100" w:author="Ricardo... Jacome.." w:date="2019-05-27T16:34:00Z">
            <w:rPr/>
          </w:rPrChange>
        </w:rPr>
        <w:t xml:space="preserve">, and there is something that most of them share. Students want to learn fast and simple. Sadly, that option is not always present, and the resources are not always that fast to grasp. Or are they? </w:t>
      </w:r>
    </w:p>
    <w:p w14:paraId="165E8DAA" w14:textId="394E3300" w:rsidR="00826925" w:rsidRPr="008B49BC" w:rsidRDefault="002B750C" w:rsidP="00B61D95">
      <w:pPr>
        <w:jc w:val="both"/>
        <w:rPr>
          <w:highlight w:val="cyan"/>
          <w:rPrChange w:id="101" w:author="Ricardo... Jacome.." w:date="2019-05-27T16:34:00Z">
            <w:rPr/>
          </w:rPrChange>
        </w:rPr>
      </w:pPr>
      <w:r w:rsidRPr="008B49BC">
        <w:rPr>
          <w:highlight w:val="cyan"/>
          <w:rPrChange w:id="102" w:author="Ricardo... Jacome.." w:date="2019-05-27T16:34:00Z">
            <w:rPr/>
          </w:rPrChange>
        </w:rPr>
        <w:t xml:space="preserve">Learning anything efficiently requires you to understand the basic simple blocks of the subject in order to build up from there. You do not run without walking first, but you do not walk without crawling first. This is the same procedure when learning </w:t>
      </w:r>
      <w:r w:rsidRPr="008B49BC">
        <w:rPr>
          <w:highlight w:val="cyan"/>
          <w:u w:val="single"/>
          <w:rPrChange w:id="103" w:author="Ricardo... Jacome.." w:date="2019-05-27T16:34:00Z">
            <w:rPr>
              <w:u w:val="single"/>
            </w:rPr>
          </w:rPrChange>
        </w:rPr>
        <w:t>anything</w:t>
      </w:r>
      <w:r w:rsidRPr="008B49BC">
        <w:rPr>
          <w:highlight w:val="cyan"/>
          <w:rPrChange w:id="104" w:author="Ricardo... Jacome.." w:date="2019-05-27T16:34:00Z">
            <w:rPr/>
          </w:rPrChange>
        </w:rPr>
        <w:t>. Everyone is different, and some people might go faster from crawling to walking, and from walking to running. But if you know the very basic steps first. You are sure to do well on the long-run. I could apply this example to many subjects, but here is the one of your interest. Investing! If you think carefully, I would believe investing is almost close to running</w:t>
      </w:r>
      <w:r w:rsidR="003064DA" w:rsidRPr="008B49BC">
        <w:rPr>
          <w:highlight w:val="cyan"/>
          <w:rPrChange w:id="105" w:author="Ricardo... Jacome.." w:date="2019-05-27T16:34:00Z">
            <w:rPr/>
          </w:rPrChange>
        </w:rPr>
        <w:t>, and learning to crawl is this guide</w:t>
      </w:r>
      <w:r w:rsidRPr="008B49BC">
        <w:rPr>
          <w:highlight w:val="cyan"/>
          <w:rPrChange w:id="106" w:author="Ricardo... Jacome.." w:date="2019-05-27T16:34:00Z">
            <w:rPr/>
          </w:rPrChange>
        </w:rPr>
        <w:t xml:space="preserve">. So that is where most people who invest in the stock market fail. They start </w:t>
      </w:r>
      <w:r w:rsidR="00826925" w:rsidRPr="008B49BC">
        <w:rPr>
          <w:highlight w:val="cyan"/>
          <w:rPrChange w:id="107" w:author="Ricardo... Jacome.." w:date="2019-05-27T16:34:00Z">
            <w:rPr/>
          </w:rPrChange>
        </w:rPr>
        <w:t>investing without learning the building blocks first. Sometimes because they are too eager to start, or simply they do not have the right knowledge to start.</w:t>
      </w:r>
    </w:p>
    <w:p w14:paraId="7C3AD795" w14:textId="25DA2729" w:rsidR="00B61D95" w:rsidRPr="008B49BC" w:rsidRDefault="00826925" w:rsidP="00B61D95">
      <w:pPr>
        <w:jc w:val="both"/>
        <w:rPr>
          <w:highlight w:val="cyan"/>
          <w:rPrChange w:id="108" w:author="Ricardo... Jacome.." w:date="2019-05-27T16:34:00Z">
            <w:rPr/>
          </w:rPrChange>
        </w:rPr>
      </w:pPr>
      <w:r w:rsidRPr="008B49BC">
        <w:rPr>
          <w:highlight w:val="cyan"/>
          <w:rPrChange w:id="109" w:author="Ricardo... Jacome.." w:date="2019-05-27T16:34:00Z">
            <w:rPr/>
          </w:rPrChange>
        </w:rPr>
        <w:t xml:space="preserve">So now, sit down and be prepared to </w:t>
      </w:r>
      <w:r w:rsidR="003064DA" w:rsidRPr="008B49BC">
        <w:rPr>
          <w:highlight w:val="cyan"/>
          <w:rPrChange w:id="110" w:author="Ricardo... Jacome.." w:date="2019-05-27T16:34:00Z">
            <w:rPr/>
          </w:rPrChange>
        </w:rPr>
        <w:t>learn</w:t>
      </w:r>
      <w:r w:rsidRPr="008B49BC">
        <w:rPr>
          <w:highlight w:val="cyan"/>
          <w:rPrChange w:id="111" w:author="Ricardo... Jacome.." w:date="2019-05-27T16:34:00Z">
            <w:rPr/>
          </w:rPrChange>
        </w:rPr>
        <w:t>, if you are a fast reader you can finish this in one day. If you are</w:t>
      </w:r>
      <w:r w:rsidR="00C608BA" w:rsidRPr="008B49BC">
        <w:rPr>
          <w:highlight w:val="cyan"/>
          <w:rPrChange w:id="112" w:author="Ricardo... Jacome.." w:date="2019-05-27T16:34:00Z">
            <w:rPr/>
          </w:rPrChange>
        </w:rPr>
        <w:t xml:space="preserve"> a</w:t>
      </w:r>
      <w:r w:rsidRPr="008B49BC">
        <w:rPr>
          <w:highlight w:val="cyan"/>
          <w:rPrChange w:id="113" w:author="Ricardo... Jacome.." w:date="2019-05-27T16:34:00Z">
            <w:rPr/>
          </w:rPrChange>
        </w:rPr>
        <w:t xml:space="preserve"> steady reader, you can read it in less than a week. But don’t try to rush through it. Let all the information sink in, and obtain that mentality needed to know how to “beat the market”.  </w:t>
      </w:r>
    </w:p>
    <w:p w14:paraId="3C6FCA11" w14:textId="77777777" w:rsidR="00B61D95" w:rsidRPr="008B49BC" w:rsidRDefault="00B61D95" w:rsidP="00B61D95">
      <w:pPr>
        <w:jc w:val="both"/>
        <w:rPr>
          <w:highlight w:val="cyan"/>
          <w:rPrChange w:id="114" w:author="Ricardo... Jacome.." w:date="2019-05-27T16:34:00Z">
            <w:rPr/>
          </w:rPrChange>
        </w:rPr>
      </w:pPr>
      <w:r w:rsidRPr="008B49BC">
        <w:rPr>
          <w:highlight w:val="cyan"/>
          <w:rPrChange w:id="115" w:author="Ricardo... Jacome.." w:date="2019-05-27T16:34:00Z">
            <w:rPr/>
          </w:rPrChange>
        </w:rPr>
        <w:t>Be wise, be eager, and always be a learner.</w:t>
      </w:r>
    </w:p>
    <w:p w14:paraId="22E131F3" w14:textId="77777777" w:rsidR="00826925" w:rsidRPr="008B49BC" w:rsidRDefault="00826925" w:rsidP="00B61D95">
      <w:pPr>
        <w:jc w:val="both"/>
        <w:rPr>
          <w:highlight w:val="cyan"/>
          <w:rPrChange w:id="116" w:author="Ricardo... Jacome.." w:date="2019-05-27T16:34:00Z">
            <w:rPr/>
          </w:rPrChange>
        </w:rPr>
      </w:pPr>
    </w:p>
    <w:p w14:paraId="7B87C60C" w14:textId="77777777" w:rsidR="00826925" w:rsidRPr="008B49BC" w:rsidRDefault="00826925" w:rsidP="00B61D95">
      <w:pPr>
        <w:jc w:val="both"/>
        <w:rPr>
          <w:highlight w:val="cyan"/>
          <w:rPrChange w:id="117" w:author="Ricardo... Jacome.." w:date="2019-05-27T16:34:00Z">
            <w:rPr/>
          </w:rPrChange>
        </w:rPr>
      </w:pPr>
    </w:p>
    <w:p w14:paraId="277BCDB1" w14:textId="18763EA8" w:rsidR="00826925" w:rsidRPr="00B61D95" w:rsidRDefault="00826925" w:rsidP="00B61D95">
      <w:pPr>
        <w:jc w:val="both"/>
        <w:sectPr w:rsidR="00826925" w:rsidRPr="00B61D95">
          <w:footerReference w:type="default" r:id="rId10"/>
          <w:pgSz w:w="12240" w:h="15840"/>
          <w:pgMar w:top="1400" w:right="1320" w:bottom="280" w:left="1340" w:header="0" w:footer="1040" w:gutter="0"/>
          <w:pgNumType w:start="5"/>
          <w:cols w:space="720"/>
        </w:sectPr>
      </w:pPr>
      <w:r w:rsidRPr="008B49BC">
        <w:rPr>
          <w:highlight w:val="cyan"/>
          <w:rPrChange w:id="118" w:author="Ricardo... Jacome.." w:date="2019-05-27T16:34:00Z">
            <w:rPr/>
          </w:rPrChange>
        </w:rPr>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119" w:name="_Toc530873155"/>
      <w:r>
        <w:t>Overview</w:t>
      </w:r>
      <w:bookmarkEnd w:id="119"/>
    </w:p>
    <w:p w14:paraId="210C00CB" w14:textId="4CD4085A" w:rsidR="00464F71" w:rsidRPr="00464F71" w:rsidDel="00493FA2" w:rsidRDefault="00464F71" w:rsidP="00464F71">
      <w:pPr>
        <w:jc w:val="both"/>
        <w:rPr>
          <w:del w:id="120" w:author="Ricardo... Jacome.." w:date="2019-05-25T21:16:00Z"/>
          <w:rFonts w:cs="Times New Roman"/>
          <w:szCs w:val="24"/>
        </w:rPr>
      </w:pPr>
      <w:del w:id="121"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3FB635F" w14:textId="2DA6827E" w:rsidR="00464F71" w:rsidRPr="00464F71" w:rsidRDefault="00464F71" w:rsidP="00464F71">
      <w:pPr>
        <w:jc w:val="both"/>
        <w:rPr>
          <w:rFonts w:cs="Times New Roman"/>
          <w:sz w:val="20"/>
          <w:szCs w:val="20"/>
        </w:rPr>
        <w:sectPr w:rsidR="00464F71" w:rsidRPr="00464F71">
          <w:pgSz w:w="12240" w:h="15840"/>
          <w:pgMar w:top="1400" w:right="1320" w:bottom="280" w:left="1340" w:header="0" w:footer="1040" w:gutter="0"/>
          <w:cols w:space="720"/>
        </w:sect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p>
    <w:p w14:paraId="228712FA" w14:textId="03E80C0E" w:rsidR="009859AD" w:rsidRDefault="00DF3E2B" w:rsidP="00D91E74">
      <w:pPr>
        <w:pStyle w:val="Heading1"/>
      </w:pPr>
      <w:bookmarkStart w:id="122" w:name="_Toc530873156"/>
      <w:del w:id="123" w:author="Ricardo... Jacome.." w:date="2019-05-26T12:34:00Z">
        <w:r w:rsidDel="00B80A0C">
          <w:lastRenderedPageBreak/>
          <w:delText xml:space="preserve">Chapter 1: </w:delText>
        </w:r>
      </w:del>
      <w:r w:rsidR="00753A05">
        <w:t>Introduction</w:t>
      </w:r>
      <w:bookmarkEnd w:id="122"/>
    </w:p>
    <w:p w14:paraId="2D47B20C" w14:textId="77777777" w:rsidR="00AC3FE7" w:rsidRPr="00AC3FE7" w:rsidRDefault="00AC3FE7" w:rsidP="00AC3FE7"/>
    <w:p w14:paraId="0A92BD26" w14:textId="118DD2BB" w:rsidR="00B914BF" w:rsidRDefault="00B914BF" w:rsidP="00B914BF">
      <w:pPr>
        <w:pStyle w:val="Heading2"/>
      </w:pPr>
      <w:bookmarkStart w:id="124" w:name="_Toc530873157"/>
      <w:r>
        <w:t>Why use this?</w:t>
      </w:r>
      <w:bookmarkEnd w:id="124"/>
    </w:p>
    <w:p w14:paraId="17DDD250" w14:textId="418C9CF9" w:rsidR="00840931" w:rsidRDefault="00840931" w:rsidP="005732AF">
      <w:pPr>
        <w:jc w:val="both"/>
        <w:rPr>
          <w:rFonts w:eastAsia="Times New Roman" w:cs="Times New Roman"/>
          <w:szCs w:val="24"/>
        </w:rPr>
      </w:pPr>
      <w:del w:id="125"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126" w:author="Ricardo... Jacome.." w:date="2019-05-27T16:30:00Z">
        <w:r w:rsidDel="00400363">
          <w:rPr>
            <w:rFonts w:eastAsia="Times New Roman" w:cs="Times New Roman"/>
            <w:szCs w:val="24"/>
          </w:rPr>
          <w:delText>being financial security</w:delText>
        </w:r>
      </w:del>
      <w:ins w:id="127"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128" w:author="Ricardo... Jacome.." w:date="2019-05-26T11:12:00Z">
        <w:r w:rsidR="00C21172">
          <w:rPr>
            <w:rFonts w:eastAsia="Times New Roman" w:cs="Times New Roman"/>
            <w:szCs w:val="24"/>
          </w:rPr>
          <w:t>I have often read</w:t>
        </w:r>
      </w:ins>
      <w:del w:id="129" w:author="Ricardo... Jacome.." w:date="2019-05-26T11:12:00Z">
        <w:r w:rsidDel="00C21172">
          <w:rPr>
            <w:rFonts w:eastAsia="Times New Roman" w:cs="Times New Roman"/>
            <w:szCs w:val="24"/>
          </w:rPr>
          <w:delText>There is one author that says tha</w:delText>
        </w:r>
      </w:del>
      <w:del w:id="130" w:author="Ricardo... Jacome.." w:date="2019-05-26T11:13:00Z">
        <w:r w:rsidDel="00C21172">
          <w:rPr>
            <w:rFonts w:eastAsia="Times New Roman" w:cs="Times New Roman"/>
            <w:szCs w:val="24"/>
          </w:rPr>
          <w:delText>t</w:delText>
        </w:r>
      </w:del>
      <w:r>
        <w:rPr>
          <w:rFonts w:eastAsia="Times New Roman" w:cs="Times New Roman"/>
          <w:szCs w:val="24"/>
        </w:rPr>
        <w:t xml:space="preserve"> </w:t>
      </w:r>
      <w:ins w:id="131"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bookmarkStart w:id="132" w:name="_Toc530873158"/>
      <w:del w:id="133" w:author="Ricardo... Jacome.." w:date="2019-05-25T21:18:00Z">
        <w:r w:rsidDel="00493FA2">
          <w:delText>How to read this</w:delText>
        </w:r>
      </w:del>
      <w:ins w:id="134" w:author="Ricardo... Jacome.." w:date="2019-05-25T21:18:00Z">
        <w:r w:rsidR="00493FA2">
          <w:t>Keep in Mind</w:t>
        </w:r>
      </w:ins>
      <w:r>
        <w:t>.</w:t>
      </w:r>
      <w:bookmarkEnd w:id="132"/>
    </w:p>
    <w:p w14:paraId="6B727D66" w14:textId="45FAE1E3" w:rsidR="005732AF" w:rsidRDefault="005732AF" w:rsidP="005732AF">
      <w:pPr>
        <w:jc w:val="both"/>
        <w:rPr>
          <w:ins w:id="135"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136"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137"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138" w:author="Ricardo... Jacome.." w:date="2019-05-25T21:18:00Z">
        <w:r w:rsidR="00493FA2">
          <w:rPr>
            <w:rFonts w:cs="Times New Roman"/>
            <w:szCs w:val="24"/>
          </w:rPr>
          <w:t xml:space="preserve">things to consider </w:t>
        </w:r>
      </w:ins>
      <w:del w:id="139"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140" w:author="Ricardo... Jacome.." w:date="2019-05-26T11:37:00Z"/>
        </w:rPr>
      </w:pPr>
      <w:ins w:id="141"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142"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143" w:author="Ricardo... Jacome.." w:date="2019-05-25T21:20:00Z"/>
          <w:rFonts w:cs="Times New Roman"/>
          <w:szCs w:val="24"/>
        </w:rPr>
      </w:pPr>
    </w:p>
    <w:p w14:paraId="4349057B" w14:textId="2A76A8EC" w:rsidR="00CF08E4" w:rsidRPr="005732AF" w:rsidRDefault="00CF08E4">
      <w:pPr>
        <w:pStyle w:val="Heading2"/>
        <w:pPrChange w:id="144" w:author="Ricardo... Jacome.." w:date="2019-05-25T21:21:00Z">
          <w:pPr>
            <w:jc w:val="both"/>
          </w:pPr>
        </w:pPrChange>
      </w:pPr>
      <w:ins w:id="145" w:author="Ricardo... Jacome.." w:date="2019-05-25T21:20:00Z">
        <w:r>
          <w:t>Structure of Th</w:t>
        </w:r>
      </w:ins>
      <w:ins w:id="146" w:author="Ricardo... Jacome.." w:date="2019-05-25T21:21:00Z">
        <w:r>
          <w:t>e Guide</w:t>
        </w:r>
      </w:ins>
    </w:p>
    <w:p w14:paraId="607E45DC" w14:textId="13CDBFBD" w:rsidR="005732AF" w:rsidDel="00A631B9" w:rsidRDefault="005732AF" w:rsidP="005732AF">
      <w:pPr>
        <w:jc w:val="both"/>
        <w:rPr>
          <w:del w:id="147" w:author="Ricardo... Jacome.." w:date="2019-05-25T21:20:00Z"/>
          <w:rFonts w:cs="Times New Roman"/>
          <w:szCs w:val="24"/>
        </w:rPr>
      </w:pPr>
      <w:del w:id="148"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031B599B" w:rsidR="00A631B9" w:rsidRPr="00A631B9" w:rsidRDefault="00A631B9">
      <w:pPr>
        <w:rPr>
          <w:ins w:id="149" w:author="Ricardo... Jacome.." w:date="2019-05-26T11:37:00Z"/>
          <w:u w:val="single"/>
          <w:rPrChange w:id="150" w:author="Ricardo... Jacome.." w:date="2019-05-26T11:41:00Z">
            <w:rPr>
              <w:ins w:id="151" w:author="Ricardo... Jacome.." w:date="2019-05-26T11:37:00Z"/>
              <w:rFonts w:cs="Times New Roman"/>
              <w:szCs w:val="24"/>
            </w:rPr>
          </w:rPrChange>
        </w:rPr>
        <w:pPrChange w:id="152" w:author="Ricardo... Jacome.." w:date="2019-05-26T11:41:00Z">
          <w:pPr>
            <w:jc w:val="both"/>
          </w:pPr>
        </w:pPrChange>
      </w:pPr>
      <w:ins w:id="153" w:author="Ricardo... Jacome.." w:date="2019-05-26T11:37:00Z">
        <w:r>
          <w:t>E</w:t>
        </w:r>
      </w:ins>
      <w:ins w:id="154" w:author="Ricardo... Jacome.." w:date="2019-05-26T11:48:00Z">
        <w:r w:rsidR="00055D81">
          <w:t xml:space="preserve">very subsequent </w:t>
        </w:r>
      </w:ins>
      <w:ins w:id="155" w:author="Ricardo... Jacome.." w:date="2019-05-26T11:37:00Z">
        <w:r>
          <w:t xml:space="preserve">chapter of this book will be divided into 2 sections called “The </w:t>
        </w:r>
      </w:ins>
      <w:ins w:id="156" w:author="Ricardo... Jacome.." w:date="2019-05-26T11:38:00Z">
        <w:r>
          <w:t>B</w:t>
        </w:r>
      </w:ins>
      <w:ins w:id="157" w:author="Ricardo... Jacome.." w:date="2019-05-26T11:37:00Z">
        <w:r>
          <w:t xml:space="preserve">asics”, and “The Mindset”. The </w:t>
        </w:r>
      </w:ins>
      <w:ins w:id="158" w:author="Ricardo... Jacome.." w:date="2019-05-26T11:38:00Z">
        <w:r>
          <w:t>B</w:t>
        </w:r>
      </w:ins>
      <w:ins w:id="159"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160" w:author="Ricardo... Jacome.." w:date="2019-05-27T16:31:00Z">
        <w:r w:rsidR="00400363">
          <w:t>go</w:t>
        </w:r>
      </w:ins>
      <w:ins w:id="161" w:author="Ricardo... Jacome.." w:date="2019-05-26T11:37:00Z">
        <w:r>
          <w:t xml:space="preserve"> straight for the Mindset section</w:t>
        </w:r>
        <w:r w:rsidRPr="00A631B9">
          <w:t xml:space="preserve">. </w:t>
        </w:r>
        <w:r w:rsidRPr="00A631B9">
          <w:rPr>
            <w:u w:val="single"/>
            <w:rPrChange w:id="162" w:author="Ricardo... Jacome.." w:date="2019-05-26T11:41:00Z">
              <w:rPr>
                <w:highlight w:val="yellow"/>
              </w:rPr>
            </w:rPrChange>
          </w:rPr>
          <w:t>Beware that you can always learn something new out of something old!</w:t>
        </w:r>
      </w:ins>
    </w:p>
    <w:p w14:paraId="7E28FD05" w14:textId="44062859" w:rsidR="00FC3728" w:rsidRDefault="00FC3728" w:rsidP="00102124">
      <w:pPr>
        <w:jc w:val="both"/>
        <w:rPr>
          <w:rFonts w:cs="Times New Roman"/>
          <w:szCs w:val="24"/>
        </w:rPr>
      </w:pPr>
      <w:r w:rsidRPr="00A631B9">
        <w:rPr>
          <w:rFonts w:cs="Times New Roman"/>
          <w:szCs w:val="24"/>
          <w:highlight w:val="cyan"/>
          <w:rPrChange w:id="163" w:author="Ricardo... Jacome.." w:date="2019-05-26T11:41:00Z">
            <w:rPr>
              <w:rFonts w:cs="Times New Roman"/>
              <w:szCs w:val="24"/>
            </w:rPr>
          </w:rPrChange>
        </w:rPr>
        <w:t>The first chapter is focused on how companies work, to give readers and in-depth understanding of why is it that stock even exists.</w:t>
      </w:r>
      <w:r w:rsidR="006B6BE8" w:rsidRPr="00A631B9">
        <w:rPr>
          <w:rFonts w:cs="Times New Roman"/>
          <w:szCs w:val="24"/>
          <w:highlight w:val="cyan"/>
          <w:rPrChange w:id="164" w:author="Ricardo... Jacome.." w:date="2019-05-26T11:41:00Z">
            <w:rPr>
              <w:rFonts w:cs="Times New Roman"/>
              <w:szCs w:val="24"/>
            </w:rPr>
          </w:rPrChange>
        </w:rPr>
        <w:t xml:space="preserve"> The subsequent chapters talk about different types of trends and what do those mean.</w:t>
      </w:r>
      <w:r w:rsidRPr="00A631B9">
        <w:rPr>
          <w:rFonts w:cs="Times New Roman"/>
          <w:szCs w:val="24"/>
          <w:highlight w:val="cyan"/>
          <w:rPrChange w:id="165" w:author="Ricardo... Jacome.." w:date="2019-05-26T11:41:00Z">
            <w:rPr>
              <w:rFonts w:cs="Times New Roman"/>
              <w:szCs w:val="24"/>
            </w:rPr>
          </w:rPrChange>
        </w:rPr>
        <w:t xml:space="preserve"> Usually every chapter is </w:t>
      </w:r>
      <w:commentRangeStart w:id="166"/>
      <w:r w:rsidRPr="00A631B9">
        <w:rPr>
          <w:rFonts w:cs="Times New Roman"/>
          <w:szCs w:val="24"/>
          <w:highlight w:val="cyan"/>
          <w:rPrChange w:id="167" w:author="Ricardo... Jacome.." w:date="2019-05-26T11:41:00Z">
            <w:rPr>
              <w:rFonts w:cs="Times New Roman"/>
              <w:szCs w:val="24"/>
            </w:rPr>
          </w:rPrChange>
        </w:rPr>
        <w:t>independent</w:t>
      </w:r>
      <w:commentRangeEnd w:id="166"/>
      <w:r w:rsidR="00A631B9">
        <w:rPr>
          <w:rStyle w:val="CommentReference"/>
          <w:rFonts w:eastAsia="Times New Roman" w:cs="Times New Roman"/>
        </w:rPr>
        <w:commentReference w:id="166"/>
      </w:r>
      <w:r w:rsidRPr="00A631B9">
        <w:rPr>
          <w:rFonts w:cs="Times New Roman"/>
          <w:szCs w:val="24"/>
          <w:highlight w:val="cyan"/>
          <w:rPrChange w:id="168" w:author="Ricardo... Jacome.." w:date="2019-05-26T11:41:00Z">
            <w:rPr>
              <w:rFonts w:cs="Times New Roman"/>
              <w:szCs w:val="24"/>
            </w:rPr>
          </w:rPrChange>
        </w:rPr>
        <w:t xml:space="preserve"> of the other, except for the </w:t>
      </w:r>
      <w:r w:rsidR="0031590F" w:rsidRPr="00A631B9">
        <w:rPr>
          <w:rFonts w:cs="Times New Roman"/>
          <w:color w:val="00B0F0"/>
          <w:szCs w:val="24"/>
          <w:highlight w:val="cyan"/>
          <w:rPrChange w:id="169" w:author="Ricardo... Jacome.." w:date="2019-05-26T11:41:00Z">
            <w:rPr>
              <w:rFonts w:cs="Times New Roman"/>
              <w:color w:val="00B0F0"/>
              <w:szCs w:val="24"/>
            </w:rPr>
          </w:rPrChange>
        </w:rPr>
        <w:t>F</w:t>
      </w:r>
      <w:r w:rsidRPr="00A631B9">
        <w:rPr>
          <w:rFonts w:cs="Times New Roman"/>
          <w:color w:val="00B0F0"/>
          <w:szCs w:val="24"/>
          <w:highlight w:val="cyan"/>
          <w:rPrChange w:id="170" w:author="Ricardo... Jacome.." w:date="2019-05-26T11:41:00Z">
            <w:rPr>
              <w:rFonts w:cs="Times New Roman"/>
              <w:color w:val="00B0F0"/>
              <w:szCs w:val="24"/>
            </w:rPr>
          </w:rPrChange>
        </w:rPr>
        <w:t xml:space="preserve">irst </w:t>
      </w:r>
      <w:r w:rsidR="0031590F" w:rsidRPr="00A631B9">
        <w:rPr>
          <w:rFonts w:cs="Times New Roman"/>
          <w:color w:val="00B0F0"/>
          <w:szCs w:val="24"/>
          <w:highlight w:val="cyan"/>
          <w:rPrChange w:id="171" w:author="Ricardo... Jacome.." w:date="2019-05-26T11:41:00Z">
            <w:rPr>
              <w:rFonts w:cs="Times New Roman"/>
              <w:color w:val="00B0F0"/>
              <w:szCs w:val="24"/>
            </w:rPr>
          </w:rPrChange>
        </w:rPr>
        <w:t>C</w:t>
      </w:r>
      <w:r w:rsidRPr="00A631B9">
        <w:rPr>
          <w:rFonts w:cs="Times New Roman"/>
          <w:color w:val="00B0F0"/>
          <w:szCs w:val="24"/>
          <w:highlight w:val="cyan"/>
          <w:rPrChange w:id="172" w:author="Ricardo... Jacome.." w:date="2019-05-26T11:41:00Z">
            <w:rPr>
              <w:rFonts w:cs="Times New Roman"/>
              <w:color w:val="00B0F0"/>
              <w:szCs w:val="24"/>
            </w:rPr>
          </w:rPrChange>
        </w:rPr>
        <w:t xml:space="preserve">hapter </w:t>
      </w:r>
      <w:r w:rsidRPr="00A631B9">
        <w:rPr>
          <w:rFonts w:cs="Times New Roman"/>
          <w:szCs w:val="24"/>
          <w:highlight w:val="cyan"/>
          <w:rPrChange w:id="173" w:author="Ricardo... Jacome.." w:date="2019-05-26T11:41:00Z">
            <w:rPr>
              <w:rFonts w:cs="Times New Roman"/>
              <w:szCs w:val="24"/>
            </w:rPr>
          </w:rPrChange>
        </w:rPr>
        <w:t xml:space="preserve">and the </w:t>
      </w:r>
      <w:r w:rsidR="0031590F" w:rsidRPr="00A631B9">
        <w:rPr>
          <w:rFonts w:cs="Times New Roman"/>
          <w:color w:val="00B0F0"/>
          <w:szCs w:val="24"/>
          <w:highlight w:val="cyan"/>
          <w:rPrChange w:id="174" w:author="Ricardo... Jacome.." w:date="2019-05-26T11:41:00Z">
            <w:rPr>
              <w:rFonts w:cs="Times New Roman"/>
              <w:color w:val="00B0F0"/>
              <w:szCs w:val="24"/>
            </w:rPr>
          </w:rPrChange>
        </w:rPr>
        <w:t>Q</w:t>
      </w:r>
      <w:r w:rsidRPr="00A631B9">
        <w:rPr>
          <w:rFonts w:cs="Times New Roman"/>
          <w:color w:val="00B0F0"/>
          <w:szCs w:val="24"/>
          <w:highlight w:val="cyan"/>
          <w:rPrChange w:id="175" w:author="Ricardo... Jacome.." w:date="2019-05-26T11:41:00Z">
            <w:rPr>
              <w:rFonts w:cs="Times New Roman"/>
              <w:color w:val="00B0F0"/>
              <w:szCs w:val="24"/>
            </w:rPr>
          </w:rPrChange>
        </w:rPr>
        <w:t>uick-</w:t>
      </w:r>
      <w:r w:rsidR="0031590F" w:rsidRPr="00A631B9">
        <w:rPr>
          <w:rFonts w:cs="Times New Roman"/>
          <w:color w:val="00B0F0"/>
          <w:szCs w:val="24"/>
          <w:highlight w:val="cyan"/>
          <w:rPrChange w:id="176" w:author="Ricardo... Jacome.." w:date="2019-05-26T11:41:00Z">
            <w:rPr>
              <w:rFonts w:cs="Times New Roman"/>
              <w:color w:val="00B0F0"/>
              <w:szCs w:val="24"/>
            </w:rPr>
          </w:rPrChange>
        </w:rPr>
        <w:t>E</w:t>
      </w:r>
      <w:r w:rsidRPr="00A631B9">
        <w:rPr>
          <w:rFonts w:cs="Times New Roman"/>
          <w:color w:val="00B0F0"/>
          <w:szCs w:val="24"/>
          <w:highlight w:val="cyan"/>
          <w:rPrChange w:id="177" w:author="Ricardo... Jacome.." w:date="2019-05-26T11:41:00Z">
            <w:rPr>
              <w:rFonts w:cs="Times New Roman"/>
              <w:color w:val="00B0F0"/>
              <w:szCs w:val="24"/>
            </w:rPr>
          </w:rPrChange>
        </w:rPr>
        <w:t xml:space="preserve">xamples </w:t>
      </w:r>
      <w:r w:rsidR="0031590F" w:rsidRPr="00A631B9">
        <w:rPr>
          <w:rFonts w:cs="Times New Roman"/>
          <w:color w:val="00B0F0"/>
          <w:szCs w:val="24"/>
          <w:highlight w:val="cyan"/>
          <w:rPrChange w:id="178" w:author="Ricardo... Jacome.." w:date="2019-05-26T11:41:00Z">
            <w:rPr>
              <w:rFonts w:cs="Times New Roman"/>
              <w:color w:val="00B0F0"/>
              <w:szCs w:val="24"/>
            </w:rPr>
          </w:rPrChange>
        </w:rPr>
        <w:t>C</w:t>
      </w:r>
      <w:r w:rsidRPr="00A631B9">
        <w:rPr>
          <w:rFonts w:cs="Times New Roman"/>
          <w:color w:val="00B0F0"/>
          <w:szCs w:val="24"/>
          <w:highlight w:val="cyan"/>
          <w:rPrChange w:id="179" w:author="Ricardo... Jacome.." w:date="2019-05-26T11:41:00Z">
            <w:rPr>
              <w:rFonts w:cs="Times New Roman"/>
              <w:color w:val="00B0F0"/>
              <w:szCs w:val="24"/>
            </w:rPr>
          </w:rPrChange>
        </w:rPr>
        <w:t>hapter</w:t>
      </w:r>
      <w:r w:rsidRPr="00A631B9">
        <w:rPr>
          <w:rFonts w:cs="Times New Roman"/>
          <w:szCs w:val="24"/>
          <w:highlight w:val="cyan"/>
          <w:rPrChange w:id="180" w:author="Ricardo... Jacome.." w:date="2019-05-26T11:41:00Z">
            <w:rPr>
              <w:rFonts w:cs="Times New Roman"/>
              <w:szCs w:val="24"/>
            </w:rPr>
          </w:rPrChange>
        </w:rPr>
        <w:t xml:space="preserve">, where </w:t>
      </w:r>
      <w:r w:rsidR="00D66C1A" w:rsidRPr="00A631B9">
        <w:rPr>
          <w:rFonts w:cs="Times New Roman"/>
          <w:szCs w:val="24"/>
          <w:highlight w:val="cyan"/>
          <w:rPrChange w:id="181" w:author="Ricardo... Jacome.." w:date="2019-05-26T11:41:00Z">
            <w:rPr>
              <w:rFonts w:cs="Times New Roman"/>
              <w:szCs w:val="24"/>
            </w:rPr>
          </w:rPrChange>
        </w:rPr>
        <w:t>information</w:t>
      </w:r>
      <w:r w:rsidRPr="00A631B9">
        <w:rPr>
          <w:rFonts w:cs="Times New Roman"/>
          <w:szCs w:val="24"/>
          <w:highlight w:val="cyan"/>
          <w:rPrChange w:id="182" w:author="Ricardo... Jacome.." w:date="2019-05-26T11:41:00Z">
            <w:rPr>
              <w:rFonts w:cs="Times New Roman"/>
              <w:szCs w:val="24"/>
            </w:rPr>
          </w:rPrChange>
        </w:rPr>
        <w:t xml:space="preserve"> from previous chapters </w:t>
      </w:r>
      <w:r w:rsidR="00D66C1A" w:rsidRPr="00A631B9">
        <w:rPr>
          <w:rFonts w:cs="Times New Roman"/>
          <w:szCs w:val="24"/>
          <w:highlight w:val="cyan"/>
          <w:rPrChange w:id="183" w:author="Ricardo... Jacome.." w:date="2019-05-26T11:41:00Z">
            <w:rPr>
              <w:rFonts w:cs="Times New Roman"/>
              <w:szCs w:val="24"/>
            </w:rPr>
          </w:rPrChange>
        </w:rPr>
        <w:t>is</w:t>
      </w:r>
      <w:r w:rsidRPr="00A631B9">
        <w:rPr>
          <w:rFonts w:cs="Times New Roman"/>
          <w:szCs w:val="24"/>
          <w:highlight w:val="cyan"/>
          <w:rPrChange w:id="184" w:author="Ricardo... Jacome.." w:date="2019-05-26T11:41:00Z">
            <w:rPr>
              <w:rFonts w:cs="Times New Roman"/>
              <w:szCs w:val="24"/>
            </w:rPr>
          </w:rPrChange>
        </w:rPr>
        <w:t xml:space="preserve"> used to culminate in trade decisions. Many words will be bold which means that these are key things to remember. </w:t>
      </w:r>
      <w:r w:rsidR="00006041" w:rsidRPr="00A631B9">
        <w:rPr>
          <w:rFonts w:cs="Times New Roman"/>
          <w:szCs w:val="24"/>
          <w:highlight w:val="cyan"/>
          <w:rPrChange w:id="185" w:author="Ricardo... Jacome.." w:date="2019-05-26T11:41:00Z">
            <w:rPr>
              <w:rFonts w:cs="Times New Roman"/>
              <w:szCs w:val="24"/>
            </w:rPr>
          </w:rPrChange>
        </w:rPr>
        <w:t xml:space="preserve">Also, some Quick-Examples will be listed out throughout the guide that give a good insight on how to think about companies from a stock-purchasing perspective. </w:t>
      </w:r>
      <w:r w:rsidR="0031590F" w:rsidRPr="00A631B9">
        <w:rPr>
          <w:rFonts w:cs="Times New Roman"/>
          <w:szCs w:val="24"/>
          <w:highlight w:val="cyan"/>
          <w:rPrChange w:id="186" w:author="Ricardo... Jacome.." w:date="2019-05-26T11:41:00Z">
            <w:rPr>
              <w:rFonts w:cs="Times New Roman"/>
              <w:szCs w:val="24"/>
            </w:rPr>
          </w:rPrChange>
        </w:rPr>
        <w:t xml:space="preserve">Finally, the guide offers a </w:t>
      </w:r>
      <w:r w:rsidR="00DE3468" w:rsidRPr="00A631B9">
        <w:rPr>
          <w:rFonts w:cs="Times New Roman"/>
          <w:color w:val="00B0F0"/>
          <w:szCs w:val="24"/>
          <w:highlight w:val="cyan"/>
          <w:rPrChange w:id="187" w:author="Ricardo... Jacome.." w:date="2019-05-26T11:41:00Z">
            <w:rPr>
              <w:rFonts w:cs="Times New Roman"/>
              <w:color w:val="00B0F0"/>
              <w:szCs w:val="24"/>
            </w:rPr>
          </w:rPrChange>
        </w:rPr>
        <w:t xml:space="preserve">Suggested Readings </w:t>
      </w:r>
      <w:r w:rsidR="0031590F" w:rsidRPr="00A631B9">
        <w:rPr>
          <w:rFonts w:cs="Times New Roman"/>
          <w:szCs w:val="24"/>
          <w:highlight w:val="cyan"/>
          <w:rPrChange w:id="188" w:author="Ricardo... Jacome.." w:date="2019-05-26T11:41:00Z">
            <w:rPr>
              <w:rFonts w:cs="Times New Roman"/>
              <w:szCs w:val="24"/>
            </w:rPr>
          </w:rPrChange>
        </w:rPr>
        <w:t xml:space="preserve">for online tools and further reading, along with a </w:t>
      </w:r>
      <w:r w:rsidR="0031590F" w:rsidRPr="00A631B9">
        <w:rPr>
          <w:rFonts w:cs="Times New Roman"/>
          <w:color w:val="00B0F0"/>
          <w:szCs w:val="24"/>
          <w:highlight w:val="cyan"/>
          <w:rPrChange w:id="189" w:author="Ricardo... Jacome.." w:date="2019-05-26T11:41:00Z">
            <w:rPr>
              <w:rFonts w:cs="Times New Roman"/>
              <w:color w:val="00B0F0"/>
              <w:szCs w:val="24"/>
            </w:rPr>
          </w:rPrChange>
        </w:rPr>
        <w:t>Key</w:t>
      </w:r>
      <w:r w:rsidR="00DE3468" w:rsidRPr="00A631B9">
        <w:rPr>
          <w:rFonts w:cs="Times New Roman"/>
          <w:color w:val="00B0F0"/>
          <w:szCs w:val="24"/>
          <w:highlight w:val="cyan"/>
          <w:rPrChange w:id="190" w:author="Ricardo... Jacome.." w:date="2019-05-26T11:41:00Z">
            <w:rPr>
              <w:rFonts w:cs="Times New Roman"/>
              <w:color w:val="00B0F0"/>
              <w:szCs w:val="24"/>
            </w:rPr>
          </w:rPrChange>
        </w:rPr>
        <w:t xml:space="preserve"> Summary</w:t>
      </w:r>
      <w:r w:rsidR="0031590F" w:rsidRPr="00A631B9">
        <w:rPr>
          <w:rFonts w:cs="Times New Roman"/>
          <w:color w:val="00B0F0"/>
          <w:szCs w:val="24"/>
          <w:highlight w:val="cyan"/>
          <w:rPrChange w:id="191" w:author="Ricardo... Jacome.." w:date="2019-05-26T11:41:00Z">
            <w:rPr>
              <w:rFonts w:cs="Times New Roman"/>
              <w:color w:val="00B0F0"/>
              <w:szCs w:val="24"/>
            </w:rPr>
          </w:rPrChange>
        </w:rPr>
        <w:t xml:space="preserve"> </w:t>
      </w:r>
      <w:r w:rsidR="0031590F" w:rsidRPr="00A631B9">
        <w:rPr>
          <w:rFonts w:cs="Times New Roman"/>
          <w:szCs w:val="24"/>
          <w:highlight w:val="cyan"/>
          <w:rPrChange w:id="192" w:author="Ricardo... Jacome.." w:date="2019-05-26T11:41:00Z">
            <w:rPr>
              <w:rFonts w:cs="Times New Roman"/>
              <w:szCs w:val="24"/>
            </w:rPr>
          </w:rPrChange>
        </w:rPr>
        <w:t xml:space="preserve">that gives a “take-away” summary of the guide. </w:t>
      </w:r>
      <w:r w:rsidR="001377E1" w:rsidRPr="00A631B9">
        <w:rPr>
          <w:rFonts w:cs="Times New Roman"/>
          <w:szCs w:val="24"/>
          <w:highlight w:val="cyan"/>
          <w:rPrChange w:id="193" w:author="Ricardo... Jacome.." w:date="2019-05-26T11:41:00Z">
            <w:rPr>
              <w:rFonts w:cs="Times New Roman"/>
              <w:szCs w:val="24"/>
            </w:rPr>
          </w:rPrChange>
        </w:rPr>
        <w:t>Once you have all the right tools from this guide, it will be just matter of time to start growing your wealth.</w:t>
      </w:r>
      <w:r w:rsidR="001377E1">
        <w:rPr>
          <w:rFonts w:cs="Times New Roman"/>
          <w:szCs w:val="24"/>
        </w:rPr>
        <w:t xml:space="preserve"> </w:t>
      </w:r>
    </w:p>
    <w:p w14:paraId="370DA8D9" w14:textId="384725D8" w:rsidR="00A16AFC" w:rsidDel="00493FA2" w:rsidRDefault="00A16AFC" w:rsidP="00D91E74">
      <w:pPr>
        <w:pStyle w:val="Heading2"/>
        <w:rPr>
          <w:del w:id="194" w:author="Ricardo... Jacome.." w:date="2019-05-25T21:19:00Z"/>
        </w:rPr>
      </w:pPr>
      <w:bookmarkStart w:id="195" w:name="_Toc530873159"/>
      <w:del w:id="196" w:author="Ricardo... Jacome.." w:date="2019-05-25T21:19:00Z">
        <w:r w:rsidDel="00493FA2">
          <w:delText>Why Robinhood?</w:delText>
        </w:r>
        <w:bookmarkEnd w:id="195"/>
      </w:del>
    </w:p>
    <w:p w14:paraId="4C603B09" w14:textId="483DC7E6" w:rsidR="005732AF" w:rsidRPr="005732AF" w:rsidDel="00493FA2" w:rsidRDefault="005732AF" w:rsidP="005732AF">
      <w:pPr>
        <w:spacing w:before="28" w:after="0"/>
        <w:ind w:left="100" w:right="78"/>
        <w:jc w:val="both"/>
        <w:rPr>
          <w:del w:id="197" w:author="Ricardo... Jacome.." w:date="2019-05-25T21:19:00Z"/>
          <w:rFonts w:eastAsia="Times New Roman" w:cs="Times New Roman"/>
          <w:szCs w:val="24"/>
        </w:rPr>
        <w:sectPr w:rsidR="005732AF" w:rsidRPr="005732AF" w:rsidDel="00493FA2">
          <w:pgSz w:w="12240" w:h="15840"/>
          <w:pgMar w:top="1380" w:right="1320" w:bottom="280" w:left="1340" w:header="0" w:footer="1040" w:gutter="0"/>
          <w:cols w:space="720"/>
        </w:sectPr>
      </w:pPr>
      <w:del w:id="198"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199" w:name="_Toc530873160"/>
      <w:r>
        <w:t xml:space="preserve">Chapter </w:t>
      </w:r>
      <w:ins w:id="200" w:author="Ricardo... Jacome.." w:date="2019-05-26T12:35:00Z">
        <w:r w:rsidR="00B80A0C">
          <w:t>1</w:t>
        </w:r>
      </w:ins>
      <w:del w:id="201"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199"/>
    </w:p>
    <w:p w14:paraId="5AA930A4" w14:textId="70B3B64A" w:rsidR="000D21AE" w:rsidRDefault="000D21AE" w:rsidP="000D21AE">
      <w:pPr>
        <w:rPr>
          <w:ins w:id="202" w:author="Ricardo... Jacome.." w:date="2019-05-26T11:48:00Z"/>
        </w:rPr>
      </w:pPr>
    </w:p>
    <w:p w14:paraId="39652460" w14:textId="6D34C7E2" w:rsidR="00055D81" w:rsidRPr="00055D81" w:rsidRDefault="00055D81" w:rsidP="000D21AE">
      <w:pPr>
        <w:rPr>
          <w:sz w:val="36"/>
          <w:szCs w:val="36"/>
          <w:rPrChange w:id="203" w:author="Ricardo... Jacome.." w:date="2019-05-26T11:48:00Z">
            <w:rPr/>
          </w:rPrChange>
        </w:rPr>
      </w:pPr>
      <w:ins w:id="204" w:author="Ricardo... Jacome.." w:date="2019-05-26T11:48:00Z">
        <w:r w:rsidRPr="00055D81">
          <w:rPr>
            <w:sz w:val="36"/>
            <w:szCs w:val="36"/>
            <w:rPrChange w:id="205" w:author="Ricardo... Jacome.." w:date="2019-05-26T11:48:00Z">
              <w:rPr/>
            </w:rPrChange>
          </w:rPr>
          <w:t xml:space="preserve">The Basics </w:t>
        </w:r>
      </w:ins>
    </w:p>
    <w:p w14:paraId="24B0C94E" w14:textId="7CAE9B94" w:rsidR="0066404C" w:rsidRDefault="005732AF" w:rsidP="005732AF">
      <w:pPr>
        <w:jc w:val="both"/>
        <w:rPr>
          <w:ins w:id="206"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207" w:author="Ricardo... Jacome.." w:date="2019-05-26T11:43:00Z">
        <w:r w:rsidR="00A631B9">
          <w:rPr>
            <w:rFonts w:cs="Times New Roman"/>
            <w:szCs w:val="24"/>
          </w:rPr>
          <w:t>a certain thing</w:t>
        </w:r>
      </w:ins>
      <w:ins w:id="208" w:author="Ricardo... Jacome.." w:date="2019-05-26T11:56:00Z">
        <w:r w:rsidR="00E30327">
          <w:rPr>
            <w:rFonts w:cs="Times New Roman"/>
            <w:szCs w:val="24"/>
          </w:rPr>
          <w:t xml:space="preserve"> </w:t>
        </w:r>
      </w:ins>
      <w:del w:id="209"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210" w:author="Ricardo... Jacome.." w:date="2019-05-26T11:46:00Z">
        <w:r w:rsidR="00055D81">
          <w:rPr>
            <w:rFonts w:cs="Times New Roman"/>
            <w:szCs w:val="24"/>
          </w:rPr>
          <w:t xml:space="preserve"> </w:t>
        </w:r>
      </w:ins>
      <w:ins w:id="211" w:author="Ricardo... Jacome.." w:date="2019-05-26T11:49:00Z">
        <w:r w:rsidR="00055D81">
          <w:rPr>
            <w:rFonts w:cs="Times New Roman"/>
            <w:szCs w:val="24"/>
          </w:rPr>
          <w:t>One of my favorite definit</w:t>
        </w:r>
      </w:ins>
      <w:ins w:id="212"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213" w:author="Ricardo... Jacome.." w:date="2019-05-26T11:51:00Z">
        <w:r w:rsidR="00055D81">
          <w:t>term” [2]</w:t>
        </w:r>
      </w:ins>
      <w:ins w:id="214" w:author="Ricardo... Jacome.." w:date="2019-05-26T11:50:00Z">
        <w:r w:rsidR="00055D81">
          <w:t xml:space="preserve">. </w:t>
        </w:r>
      </w:ins>
      <w:ins w:id="215" w:author="Ricardo... Jacome.." w:date="2019-05-26T11:53:00Z">
        <w:r w:rsidR="00055D81">
          <w:t>Many examples come to mind that can serve as an investment. Real state, if you</w:t>
        </w:r>
      </w:ins>
      <w:ins w:id="216" w:author="Ricardo... Jacome.." w:date="2019-05-26T11:54:00Z">
        <w:r w:rsidR="00055D81">
          <w:t xml:space="preserve"> invest money to obtain a property and rent it out, in the long term you will generate income</w:t>
        </w:r>
        <w:r w:rsidR="00E30327">
          <w:t>.</w:t>
        </w:r>
      </w:ins>
      <w:ins w:id="217" w:author="Ricardo... Jacome.." w:date="2019-05-26T11:55:00Z">
        <w:r w:rsidR="00E30327">
          <w:t xml:space="preserve"> Invest in gold, wait a couple of years and sell it for a higher price that you originally bought it for. Invest in stocks, and in the long term you will end up with many d</w:t>
        </w:r>
      </w:ins>
      <w:ins w:id="218" w:author="Ricardo... Jacome.." w:date="2019-05-26T11:56:00Z">
        <w:r w:rsidR="00E30327">
          <w:t xml:space="preserve">ividends that will come from the company. The </w:t>
        </w:r>
      </w:ins>
      <w:ins w:id="219"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220" w:author="Ricardo... Jacome.." w:date="2019-05-26T11:58:00Z">
        <w:r w:rsidR="00E30327">
          <w:t xml:space="preserve">fructiferous your results will be. The best </w:t>
        </w:r>
        <w:r w:rsidR="00E30327">
          <w:lastRenderedPageBreak/>
          <w:t>thing about multiple investments, is the fact that if one is not being successful, you c</w:t>
        </w:r>
      </w:ins>
      <w:ins w:id="221" w:author="Ricardo... Jacome.." w:date="2019-05-26T11:59:00Z">
        <w:r w:rsidR="00E30327">
          <w:t>an still profit from others.</w:t>
        </w:r>
      </w:ins>
      <w:ins w:id="222" w:author="Ricardo... Jacome.." w:date="2019-05-26T12:10:00Z">
        <w:r w:rsidR="0066404C">
          <w:t xml:space="preserve"> </w:t>
        </w:r>
      </w:ins>
      <w:ins w:id="223" w:author="Ricardo... Jacome.." w:date="2019-05-26T12:13:00Z">
        <w:r w:rsidR="0066404C">
          <w:t xml:space="preserve">Some </w:t>
        </w:r>
      </w:ins>
      <w:ins w:id="224" w:author="Ricardo... Jacome.." w:date="2019-05-26T12:14:00Z">
        <w:r w:rsidR="0066404C">
          <w:t xml:space="preserve">forms of </w:t>
        </w:r>
      </w:ins>
      <w:ins w:id="225" w:author="Ricardo... Jacome.." w:date="2019-05-26T12:13:00Z">
        <w:r w:rsidR="0066404C">
          <w:t>investments are:</w:t>
        </w:r>
      </w:ins>
    </w:p>
    <w:p w14:paraId="3671C24B" w14:textId="7FF6A876" w:rsidR="0066404C" w:rsidRDefault="0066404C" w:rsidP="005732AF">
      <w:pPr>
        <w:jc w:val="both"/>
        <w:rPr>
          <w:ins w:id="226" w:author="Ricardo... Jacome.." w:date="2019-05-26T12:11:00Z"/>
        </w:rPr>
      </w:pPr>
      <w:ins w:id="227"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228" w:author="Ricardo... Jacome.." w:date="2019-05-26T12:12:00Z"/>
          <w:rFonts w:eastAsia="Times New Roman" w:cs="Times New Roman"/>
          <w:szCs w:val="24"/>
        </w:rPr>
      </w:pPr>
      <w:ins w:id="229"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230" w:author="Ricardo... Jacome.." w:date="2019-05-26T12:12:00Z"/>
        </w:rPr>
      </w:pPr>
      <w:ins w:id="231"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232" w:author="Ricardo... Jacome.." w:date="2019-05-26T11:59:00Z"/>
          <w:rFonts w:eastAsia="Times New Roman" w:cs="Times New Roman"/>
          <w:szCs w:val="24"/>
          <w:rPrChange w:id="233" w:author="Ricardo... Jacome.." w:date="2019-05-26T12:32:00Z">
            <w:rPr>
              <w:ins w:id="234" w:author="Ricardo... Jacome.." w:date="2019-05-26T11:59:00Z"/>
            </w:rPr>
          </w:rPrChange>
        </w:rPr>
      </w:pPr>
      <w:ins w:id="235"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236" w:author="Ricardo... Jacome.." w:date="2019-05-26T12:09:00Z"/>
        </w:rPr>
      </w:pPr>
      <w:bookmarkStart w:id="237" w:name="_Hlk9764963"/>
      <w:ins w:id="238" w:author="Ricardo... Jacome.." w:date="2019-05-26T12:09:00Z">
        <w:r>
          <w:t>If you are interested in investing on any of those categories, I have provided at the end of the book many recommendations on other types of investments to keep growing from multiple income sources</w:t>
        </w:r>
      </w:ins>
      <w:ins w:id="239" w:author="Ricardo... Jacome.." w:date="2019-05-26T12:32:00Z">
        <w:r w:rsidR="00B80A0C">
          <w:t>.</w:t>
        </w:r>
      </w:ins>
    </w:p>
    <w:p w14:paraId="29399C10" w14:textId="77777777" w:rsidR="00B80A0C" w:rsidRPr="00E30327" w:rsidRDefault="00B80A0C" w:rsidP="005732AF">
      <w:pPr>
        <w:jc w:val="both"/>
        <w:rPr>
          <w:ins w:id="240" w:author="Ricardo... Jacome.." w:date="2019-05-26T12:32:00Z"/>
        </w:rPr>
      </w:pPr>
    </w:p>
    <w:bookmarkEnd w:id="237"/>
    <w:p w14:paraId="493605EC" w14:textId="75810C9F" w:rsidR="005C69DA" w:rsidDel="00E30327" w:rsidRDefault="007F02D3" w:rsidP="00102124">
      <w:pPr>
        <w:jc w:val="both"/>
        <w:rPr>
          <w:del w:id="241" w:author="Ricardo... Jacome.." w:date="2019-05-26T11:43:00Z"/>
          <w:rFonts w:cs="Times New Roman"/>
          <w:szCs w:val="24"/>
        </w:rPr>
      </w:pPr>
      <w:del w:id="242" w:author="Ricardo... Jacome.." w:date="2019-05-26T11:43:00Z">
        <w:r w:rsidRPr="00AB7DAD" w:rsidDel="00A631B9">
          <w:rPr>
            <w:rFonts w:cs="Times New Roman"/>
            <w:b/>
            <w:color w:val="009999"/>
            <w:szCs w:val="24"/>
            <w:u w:val="single"/>
          </w:rPr>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243" w:author="Ricardo... Jacome.." w:date="2019-05-26T12:01:00Z"/>
          <w:rFonts w:cs="Times New Roman"/>
          <w:sz w:val="36"/>
          <w:szCs w:val="36"/>
          <w:rPrChange w:id="244" w:author="Ricardo... Jacome.." w:date="2019-05-26T12:01:00Z">
            <w:rPr>
              <w:ins w:id="245" w:author="Ricardo... Jacome.." w:date="2019-05-26T12:01:00Z"/>
              <w:rFonts w:cs="Times New Roman"/>
              <w:szCs w:val="24"/>
            </w:rPr>
          </w:rPrChange>
        </w:rPr>
      </w:pPr>
      <w:ins w:id="246" w:author="Ricardo... Jacome.." w:date="2019-05-26T12:01:00Z">
        <w:r w:rsidRPr="00E30327">
          <w:rPr>
            <w:rFonts w:cs="Times New Roman"/>
            <w:sz w:val="36"/>
            <w:szCs w:val="36"/>
            <w:rPrChange w:id="247" w:author="Ricardo... Jacome.." w:date="2019-05-26T12:01:00Z">
              <w:rPr>
                <w:rFonts w:cs="Times New Roman"/>
                <w:szCs w:val="24"/>
              </w:rPr>
            </w:rPrChange>
          </w:rPr>
          <w:t>Stock Investment</w:t>
        </w:r>
        <w:r>
          <w:rPr>
            <w:rFonts w:cs="Times New Roman"/>
            <w:sz w:val="36"/>
            <w:szCs w:val="36"/>
          </w:rPr>
          <w:t>s</w:t>
        </w:r>
      </w:ins>
    </w:p>
    <w:p w14:paraId="3566A0C3" w14:textId="269D7AA9"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What this means, is that the owners of the company are getting their stock back to the company because it might be dangerous that a high percentage of these stocks can be wit</w:t>
      </w:r>
      <w:r w:rsidR="002C0493">
        <w:rPr>
          <w:rFonts w:cs="Times New Roman"/>
          <w:szCs w:val="24"/>
        </w:rPr>
        <w:t xml:space="preserve">h a different person rather than the current owner. If that happens, a new owner could obtain the company by owning more than 50% of the stocks. </w:t>
      </w:r>
      <w:del w:id="248"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249" w:author="Ricardo... Jacome.." w:date="2019-05-26T12:03:00Z">
        <w:r w:rsidR="00E30327">
          <w:rPr>
            <w:rFonts w:cs="Times New Roman"/>
            <w:szCs w:val="24"/>
          </w:rPr>
          <w:t xml:space="preserve"> For this and many more reasons, companies can sell their ownership in the form of stocks and repurchase it back as t</w:t>
        </w:r>
      </w:ins>
      <w:ins w:id="250" w:author="Ricardo... Jacome.." w:date="2019-05-26T12:04:00Z">
        <w:r w:rsidR="00E30327">
          <w:rPr>
            <w:rFonts w:cs="Times New Roman"/>
            <w:szCs w:val="24"/>
          </w:rPr>
          <w:t>hey need.</w:t>
        </w:r>
      </w:ins>
      <w:del w:id="251"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 xml:space="preserve">These are an incentive for people to buy their shares. This incentive offers a constant amount of money being paid up to the shareholders (or stock owners) at a regular interval. The time of pay and the number of dividends is different for every single company. They tend to offer </w:t>
      </w:r>
      <w:r w:rsidR="005732AF" w:rsidRPr="005732AF">
        <w:rPr>
          <w:rFonts w:cs="Times New Roman"/>
          <w:szCs w:val="24"/>
        </w:rPr>
        <w:lastRenderedPageBreak/>
        <w:t>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252" w:author="Ricardo... Jacome.." w:date="2019-05-26T12:04:00Z">
        <w:r w:rsidR="00E30327">
          <w:rPr>
            <w:rFonts w:cs="Times New Roman"/>
            <w:szCs w:val="24"/>
          </w:rPr>
          <w:t xml:space="preserve"> </w:t>
        </w:r>
      </w:ins>
    </w:p>
    <w:p w14:paraId="12C81DDF" w14:textId="18815365" w:rsidR="00CD7F87" w:rsidRDefault="00CD7F87" w:rsidP="00102124">
      <w:pPr>
        <w:jc w:val="both"/>
        <w:rPr>
          <w:ins w:id="253"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254" w:author="Ricardo... Jacome.." w:date="2019-05-26T12:05:00Z"/>
        </w:rPr>
      </w:pPr>
      <w:ins w:id="255" w:author="Ricardo... Jacome.." w:date="2019-05-26T12:05:00Z">
        <w:r w:rsidRPr="00B914BF">
          <w:t>W</w:t>
        </w:r>
        <w:r>
          <w:t>here are Stock Transactions made?</w:t>
        </w:r>
      </w:ins>
    </w:p>
    <w:p w14:paraId="346901BE" w14:textId="21949B5E" w:rsidR="00E30327" w:rsidRDefault="00E30327" w:rsidP="00102124">
      <w:pPr>
        <w:jc w:val="both"/>
        <w:rPr>
          <w:ins w:id="256" w:author="Ricardo... Jacome.." w:date="2019-05-26T12:19:00Z"/>
        </w:rPr>
      </w:pPr>
      <w:ins w:id="257"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258" w:author="Ricardo... Jacome.." w:date="2019-05-26T12:19:00Z"/>
          <w:sz w:val="36"/>
          <w:szCs w:val="36"/>
        </w:rPr>
      </w:pPr>
      <w:ins w:id="259" w:author="Ricardo... Jacome.." w:date="2019-05-26T12:19:00Z">
        <w:r w:rsidRPr="001D4ACB">
          <w:rPr>
            <w:sz w:val="36"/>
            <w:szCs w:val="36"/>
            <w:rPrChange w:id="260" w:author="Ricardo... Jacome.." w:date="2019-05-26T12:19:00Z">
              <w:rPr/>
            </w:rPrChange>
          </w:rPr>
          <w:t>The Mindset</w:t>
        </w:r>
      </w:ins>
    </w:p>
    <w:p w14:paraId="638F361B" w14:textId="4FBEB3A0" w:rsidR="001D4ACB" w:rsidRPr="001D4ACB" w:rsidRDefault="001D4ACB" w:rsidP="00102124">
      <w:pPr>
        <w:jc w:val="both"/>
        <w:rPr>
          <w:szCs w:val="24"/>
        </w:rPr>
      </w:pPr>
      <w:ins w:id="261" w:author="Ricardo... Jacome.." w:date="2019-05-26T12:19:00Z">
        <w:r>
          <w:rPr>
            <w:szCs w:val="24"/>
          </w:rPr>
          <w:t xml:space="preserve">Now that we have </w:t>
        </w:r>
      </w:ins>
      <w:ins w:id="262" w:author="Ricardo... Jacome.." w:date="2019-05-26T12:20:00Z">
        <w:r>
          <w:rPr>
            <w:szCs w:val="24"/>
          </w:rPr>
          <w:t xml:space="preserve">all the basics for stock investment, we need to swim into the idea of why stocks </w:t>
        </w:r>
      </w:ins>
      <w:ins w:id="263" w:author="Ricardo... Jacome.." w:date="2019-05-26T12:21:00Z">
        <w:r>
          <w:rPr>
            <w:szCs w:val="24"/>
          </w:rPr>
          <w:t>exist</w:t>
        </w:r>
      </w:ins>
      <w:ins w:id="264" w:author="Ricardo... Jacome.." w:date="2019-05-26T12:20:00Z">
        <w:r>
          <w:rPr>
            <w:szCs w:val="24"/>
          </w:rPr>
          <w:t xml:space="preserve"> on the first place. If we understand the necessity of stocks for a company, we start to understand </w:t>
        </w:r>
      </w:ins>
      <w:ins w:id="265" w:author="Ricardo... Jacome.." w:date="2019-05-26T12:21:00Z">
        <w:r>
          <w:rPr>
            <w:szCs w:val="24"/>
          </w:rPr>
          <w:t>how we should look at these “potentials sources of income”.</w:t>
        </w:r>
      </w:ins>
    </w:p>
    <w:p w14:paraId="42D7FCD7" w14:textId="07B697A9" w:rsidR="002C0493" w:rsidRPr="00B914BF" w:rsidRDefault="002C0493" w:rsidP="002C0493">
      <w:pPr>
        <w:pStyle w:val="Heading2"/>
      </w:pPr>
      <w:bookmarkStart w:id="266" w:name="_Toc530873161"/>
      <w:r w:rsidRPr="00B914BF">
        <w:t>Why do stocks exist?</w:t>
      </w:r>
      <w:bookmarkEnd w:id="266"/>
    </w:p>
    <w:p w14:paraId="247F479E" w14:textId="60523DA3" w:rsidR="00F11F6C" w:rsidRDefault="00F11F6C" w:rsidP="00102124">
      <w:pPr>
        <w:jc w:val="both"/>
        <w:rPr>
          <w:rFonts w:cs="Times New Roman"/>
          <w:szCs w:val="24"/>
        </w:rPr>
      </w:pPr>
      <w:r>
        <w:rPr>
          <w:rFonts w:cs="Times New Roman"/>
          <w:szCs w:val="24"/>
        </w:rPr>
        <w:t xml:space="preserve"> </w:t>
      </w:r>
      <w:r w:rsidR="002C0493">
        <w:rPr>
          <w:rFonts w:cs="Times New Roman"/>
          <w:szCs w:val="24"/>
        </w:rPr>
        <w:t xml:space="preserve">If you have taken a basic accounting course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5B915622" w:rsidR="002C0493" w:rsidRDefault="002C0493" w:rsidP="00FC3728">
      <w:pPr>
        <w:jc w:val="both"/>
        <w:rPr>
          <w:rFonts w:cs="Times New Roman"/>
          <w:szCs w:val="24"/>
        </w:rPr>
      </w:pPr>
      <w:r>
        <w:rPr>
          <w:rFonts w:cs="Times New Roman"/>
          <w:szCs w:val="24"/>
        </w:rPr>
        <w:t xml:space="preserve">This equation basically says that all the goods or values that the company has (known as assets), is equal to the amount of debt (liabilities) and equity (stocks) that the company has. </w:t>
      </w:r>
      <w:r w:rsidR="00FC3728">
        <w:rPr>
          <w:rFonts w:cs="Times New Roman"/>
          <w:szCs w:val="24"/>
        </w:rPr>
        <w:t>There is no need to go in detail for this equation (there are entire books about it) because it is mainly used to understand how to manage a company.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 and profits. </w:t>
      </w:r>
      <w:ins w:id="267" w:author="Ricardo... Jacome.." w:date="2019-05-26T12:26:00Z">
        <w:r w:rsidR="00B80A0C">
          <w:rPr>
            <w:rFonts w:cs="Times New Roman"/>
            <w:szCs w:val="24"/>
          </w:rPr>
          <w:t>While</w:t>
        </w:r>
      </w:ins>
      <w:ins w:id="268" w:author="Ricardo... Jacome.." w:date="2019-05-26T12:23:00Z">
        <w:r w:rsidR="001D4ACB">
          <w:rPr>
            <w:rFonts w:cs="Times New Roman"/>
            <w:szCs w:val="24"/>
          </w:rPr>
          <w:t xml:space="preserve"> Assets</w:t>
        </w:r>
      </w:ins>
      <w:ins w:id="269" w:author="Ricardo... Jacome.." w:date="2019-05-26T12:26:00Z">
        <w:r w:rsidR="00B80A0C">
          <w:rPr>
            <w:rFonts w:cs="Times New Roman"/>
            <w:szCs w:val="24"/>
          </w:rPr>
          <w:t xml:space="preserve"> </w:t>
        </w:r>
      </w:ins>
      <w:ins w:id="270" w:author="Ricardo... Jacome.." w:date="2019-05-26T12:23:00Z">
        <w:r w:rsidR="001D4ACB">
          <w:rPr>
            <w:rFonts w:cs="Times New Roman"/>
            <w:szCs w:val="24"/>
          </w:rPr>
          <w:t xml:space="preserve">go up, Liability and Equity will go up as well. </w:t>
        </w:r>
      </w:ins>
      <w:r w:rsidR="00FC3728">
        <w:rPr>
          <w:rFonts w:cs="Times New Roman"/>
          <w:szCs w:val="24"/>
        </w:rPr>
        <w:t xml:space="preserve">Thus, to make profits, it is needed to first get some “borrowed” money in the form of liabilities (bank loans, etc.) and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6FCB8E7" w:rsidR="00DF3E2B" w:rsidRPr="0069355C" w:rsidRDefault="00DF3E2B" w:rsidP="00FC3728">
      <w:pPr>
        <w:jc w:val="both"/>
        <w:rPr>
          <w:rFonts w:cs="Times New Roman"/>
          <w:szCs w:val="24"/>
          <w:u w:val="single"/>
        </w:rPr>
      </w:pPr>
      <w:r>
        <w:rPr>
          <w:rFonts w:cs="Times New Roman"/>
          <w:szCs w:val="24"/>
        </w:rPr>
        <w:lastRenderedPageBreak/>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271" w:author="Ricardo... Jacome.." w:date="2019-05-26T12:27:00Z">
        <w:r w:rsidR="00B80A0C">
          <w:rPr>
            <w:rFonts w:cs="Times New Roman"/>
            <w:szCs w:val="24"/>
          </w:rPr>
          <w:t xml:space="preserve"> Other reasons to sell stock instead of loans is that</w:t>
        </w:r>
      </w:ins>
      <w:del w:id="272"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273" w:author="Ricardo... Jacome.." w:date="2019-05-26T12:28:00Z">
        <w:r w:rsidR="00B80A0C">
          <w:rPr>
            <w:rFonts w:cs="Times New Roman"/>
            <w:szCs w:val="24"/>
          </w:rPr>
          <w:t xml:space="preserve">There are many definitions that are given for Stock Prices, some are simple, and some are complicated. </w:t>
        </w:r>
      </w:ins>
      <w:ins w:id="274" w:author="Ricardo... Jacome.." w:date="2019-05-26T12:29:00Z">
        <w:r w:rsidR="00B80A0C">
          <w:rPr>
            <w:rFonts w:cs="Times New Roman"/>
            <w:szCs w:val="24"/>
          </w:rPr>
          <w:t xml:space="preserve">Let us start with the simple one first </w:t>
        </w:r>
      </w:ins>
      <w:del w:id="275"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276"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277" w:author="Ricardo... Jacome.." w:date="2019-05-26T12:30:00Z">
        <w:r w:rsidR="00B80A0C">
          <w:rPr>
            <w:rFonts w:eastAsiaTheme="minorEastAsia" w:cs="Times New Roman"/>
            <w:szCs w:val="24"/>
          </w:rPr>
          <w:t xml:space="preserve"> so each company will make as many shares available to the public as they need</w:t>
        </w:r>
      </w:ins>
      <w:del w:id="278"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279" w:author="Ricardo... Jacome.." w:date="2019-05-26T12:31:00Z">
        <w:r w:rsidR="00B80A0C" w:rsidRPr="00B80A0C">
          <w:rPr>
            <w:rFonts w:eastAsiaTheme="minorEastAsia" w:cs="Times New Roman"/>
            <w:szCs w:val="24"/>
            <w:highlight w:val="cyan"/>
            <w:rPrChange w:id="280"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281" w:author="Ricardo... Jacome.." w:date="2019-05-26T12:09:00Z"/>
        </w:rPr>
      </w:pPr>
      <w:bookmarkStart w:id="282" w:name="_Toc530873162"/>
      <w:del w:id="283" w:author="Ricardo... Jacome.." w:date="2019-05-26T12:09:00Z">
        <w:r w:rsidRPr="00B914BF" w:rsidDel="0066404C">
          <w:delText>W</w:delText>
        </w:r>
        <w:r w:rsidDel="0066404C">
          <w:delText>here are Stock Transactions made?</w:delText>
        </w:r>
        <w:bookmarkEnd w:id="282"/>
      </w:del>
    </w:p>
    <w:p w14:paraId="31060BA0" w14:textId="35A13E90" w:rsidR="00EF71F8" w:rsidDel="0066404C" w:rsidRDefault="00EF71F8" w:rsidP="00FC3728">
      <w:pPr>
        <w:jc w:val="both"/>
        <w:rPr>
          <w:del w:id="284" w:author="Ricardo... Jacome.." w:date="2019-05-26T12:09:00Z"/>
        </w:rPr>
      </w:pPr>
      <w:del w:id="285"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286" w:name="_Toc530873163"/>
      <w:r>
        <w:t>Different</w:t>
      </w:r>
      <w:ins w:id="287" w:author="Ricardo... Jacome.." w:date="2019-05-26T12:14:00Z">
        <w:r w:rsidR="0066404C">
          <w:t xml:space="preserve"> Stock</w:t>
        </w:r>
      </w:ins>
      <w:r>
        <w:t xml:space="preserve"> </w:t>
      </w:r>
      <w:r w:rsidR="0048764D">
        <w:t>I</w:t>
      </w:r>
      <w:r>
        <w:t xml:space="preserve">nvestment </w:t>
      </w:r>
      <w:r w:rsidR="0048764D">
        <w:t>T</w:t>
      </w:r>
      <w:r>
        <w:t>ypes</w:t>
      </w:r>
      <w:bookmarkEnd w:id="286"/>
    </w:p>
    <w:p w14:paraId="2AE486D8" w14:textId="38C23E55"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288" w:author="Ricardo... Jacome.." w:date="2019-05-26T12:15:00Z">
        <w:r w:rsidR="0066404C">
          <w:rPr>
            <w:rFonts w:cs="Times New Roman"/>
            <w:szCs w:val="24"/>
          </w:rPr>
          <w:t>kinds of stock exists</w:t>
        </w:r>
      </w:ins>
      <w:del w:id="289" w:author="Ricardo... Jacome.." w:date="2019-05-26T12:15:00Z">
        <w:r w:rsidR="0069355C" w:rsidDel="0066404C">
          <w:rPr>
            <w:rFonts w:cs="Times New Roman"/>
            <w:szCs w:val="24"/>
          </w:rPr>
          <w:delText>els</w:delText>
        </w:r>
      </w:del>
      <w:del w:id="290"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291" w:author="Ricardo... Jacome.." w:date="2019-05-27T16:32:00Z">
        <w:r w:rsidR="008B49BC">
          <w:rPr>
            <w:rFonts w:cs="Times New Roman"/>
            <w:b/>
            <w:szCs w:val="24"/>
          </w:rPr>
          <w:t xml:space="preserve">an </w:t>
        </w:r>
      </w:ins>
      <w:r w:rsidR="0007066B">
        <w:rPr>
          <w:rFonts w:cs="Times New Roman"/>
          <w:b/>
          <w:szCs w:val="24"/>
        </w:rPr>
        <w:t xml:space="preserve">early </w:t>
      </w:r>
      <w:ins w:id="292" w:author="Ricardo... Jacome.." w:date="2019-05-27T16:32:00Z">
        <w:r w:rsidR="008B49BC">
          <w:rPr>
            <w:rFonts w:cs="Times New Roman"/>
            <w:b/>
            <w:szCs w:val="24"/>
          </w:rPr>
          <w:t>st</w:t>
        </w:r>
      </w:ins>
      <w:r w:rsidR="0007066B">
        <w:rPr>
          <w:rFonts w:cs="Times New Roman"/>
          <w:b/>
          <w:szCs w:val="24"/>
        </w:rPr>
        <w:t>age</w:t>
      </w:r>
      <w:ins w:id="293"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 investment types.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294" w:author="Ricardo... Jacome.." w:date="2019-05-26T12:14:00Z"/>
          <w:i/>
          <w:iCs/>
          <w:highlight w:val="yellow"/>
        </w:rPr>
      </w:pPr>
      <w:del w:id="295"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296"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297"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298" w:author="Ricardo... Jacome.." w:date="2019-05-26T12:12:00Z"/>
        </w:rPr>
      </w:pPr>
      <w:del w:id="299"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300"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 xml:space="preserve">are </w:t>
      </w:r>
      <w:r w:rsidR="6F6A6322" w:rsidRPr="6F6A6322">
        <w:rPr>
          <w:rFonts w:eastAsia="Times New Roman" w:cs="Times New Roman"/>
          <w:szCs w:val="24"/>
        </w:rPr>
        <w:lastRenderedPageBreak/>
        <w:t>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301" w:author="Ricardo... Jacome.." w:date="2019-05-26T13:42:00Z">
        <w:r w:rsidR="00840931" w:rsidDel="00A71BD8">
          <w:rPr>
            <w:rFonts w:eastAsia="Times New Roman" w:cs="Times New Roman"/>
            <w:szCs w:val="24"/>
          </w:rPr>
          <w:delText>So</w:delText>
        </w:r>
      </w:del>
      <w:ins w:id="302"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303"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6FA0A47A"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However, 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company either goes bankrupt or decides to not give money to the shareholders, there is nothing to do about it. </w:t>
      </w:r>
    </w:p>
    <w:p w14:paraId="365E4025" w14:textId="125ADB61" w:rsidR="0069355C" w:rsidDel="0066404C" w:rsidRDefault="6F6A6322" w:rsidP="00102124">
      <w:pPr>
        <w:jc w:val="both"/>
        <w:rPr>
          <w:del w:id="304" w:author="Ricardo... Jacome.." w:date="2019-05-26T12:12:00Z"/>
        </w:rPr>
      </w:pPr>
      <w:del w:id="305"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306" w:author="Ricardo... Jacome.." w:date="2019-05-26T12:12:00Z"/>
        </w:rPr>
      </w:pPr>
      <w:del w:id="307"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308" w:author="Ricardo... Jacome.." w:date="2019-05-26T12:11:00Z"/>
          <w:rFonts w:cs="Times New Roman"/>
          <w:szCs w:val="24"/>
        </w:rPr>
      </w:pPr>
      <w:del w:id="309"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36C9BCB7" w:rsidR="006B6BE8" w:rsidRDefault="0024198B" w:rsidP="00102124">
      <w:pPr>
        <w:jc w:val="both"/>
        <w:rPr>
          <w:rFonts w:cs="Times New Roman"/>
          <w:szCs w:val="24"/>
        </w:rPr>
      </w:pPr>
      <w:del w:id="310"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For example, many tools in this guide will not be efficient when entering real estate, but </w:t>
      </w:r>
      <w:proofErr w:type="gramStart"/>
      <w:r w:rsidR="00E1403D">
        <w:rPr>
          <w:rFonts w:cs="Times New Roman"/>
          <w:szCs w:val="24"/>
        </w:rPr>
        <w:t>really efficient</w:t>
      </w:r>
      <w:proofErr w:type="gramEnd"/>
      <w:r w:rsidR="00E1403D">
        <w:rPr>
          <w:rFonts w:cs="Times New Roman"/>
          <w:szCs w:val="24"/>
        </w:rPr>
        <w:t xml:space="preserve"> in penny stocks trading.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the chances of profits</w:t>
      </w:r>
      <w:r w:rsidR="0007066B">
        <w:rPr>
          <w:rFonts w:cs="Times New Roman"/>
          <w:szCs w:val="24"/>
        </w:rPr>
        <w:t xml:space="preserve">. </w:t>
      </w:r>
    </w:p>
    <w:p w14:paraId="5971DE9B" w14:textId="38EC09C9" w:rsidR="00A02C22" w:rsidRDefault="00F43A33" w:rsidP="00102124">
      <w:pPr>
        <w:jc w:val="both"/>
        <w:rPr>
          <w:rFonts w:cs="Times New Roman"/>
          <w:szCs w:val="24"/>
        </w:rPr>
      </w:pPr>
      <w:r>
        <w:rPr>
          <w:rFonts w:cs="Times New Roman"/>
          <w:szCs w:val="24"/>
        </w:rPr>
        <w:t xml:space="preserve">Remember </w:t>
      </w:r>
      <w:r w:rsidR="0000164C">
        <w:rPr>
          <w:rFonts w:cs="Times New Roman"/>
          <w:szCs w:val="24"/>
        </w:rPr>
        <w:t xml:space="preserve">at the preface where it was mentioned how retirement plans were investment options? Well, there are </w:t>
      </w:r>
      <w:r w:rsidR="0000164C" w:rsidRPr="00A02C22">
        <w:rPr>
          <w:rFonts w:cs="Times New Roman"/>
          <w:b/>
          <w:szCs w:val="24"/>
        </w:rPr>
        <w:t>two main retirement plan options: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w:t>
      </w:r>
      <w:r w:rsidR="0000164C">
        <w:rPr>
          <w:rFonts w:cs="Times New Roman"/>
          <w:szCs w:val="24"/>
        </w:rPr>
        <w:lastRenderedPageBreak/>
        <w:t xml:space="preserve">from your monthly payments before taxes so that they quantity you get is </w:t>
      </w:r>
      <w:r w:rsidR="0000164C" w:rsidRPr="001D4ACB">
        <w:rPr>
          <w:rFonts w:cs="Times New Roman"/>
          <w:b/>
          <w:szCs w:val="24"/>
          <w:rPrChange w:id="311"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312"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4EBB6FA3" w:rsidR="001D4ACB" w:rsidRDefault="00A02C22" w:rsidP="00A02C22">
      <w:pPr>
        <w:jc w:val="both"/>
        <w:rPr>
          <w:ins w:id="313" w:author="Ricardo... Jacome.." w:date="2019-05-26T12:17:00Z"/>
          <w:rFonts w:cs="Times New Roman"/>
          <w:szCs w:val="24"/>
        </w:rPr>
      </w:pPr>
      <w:r>
        <w:rPr>
          <w:rFonts w:cs="Times New Roman"/>
          <w:szCs w:val="24"/>
        </w:rPr>
        <w:t xml:space="preserve">However, we must look at another type of retirement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proofErr w:type="gramStart"/>
      <w:r w:rsidR="0042000D">
        <w:rPr>
          <w:rFonts w:cs="Times New Roman"/>
          <w:szCs w:val="24"/>
        </w:rPr>
        <w:t>!)</w:t>
      </w:r>
      <w:ins w:id="314" w:author="Ricardo... Jacome.." w:date="2019-05-26T12:17:00Z">
        <w:r w:rsidR="001D4ACB">
          <w:rPr>
            <w:rFonts w:cs="Times New Roman"/>
            <w:szCs w:val="24"/>
          </w:rPr>
          <w:t>[</w:t>
        </w:r>
        <w:proofErr w:type="gramEnd"/>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785C5B04" w14:textId="191B992C" w:rsidR="000D21AE" w:rsidRDefault="001D4ACB" w:rsidP="00A02C22">
      <w:pPr>
        <w:jc w:val="both"/>
        <w:rPr>
          <w:rFonts w:cs="Times New Roman"/>
          <w:szCs w:val="24"/>
        </w:rPr>
      </w:pPr>
      <w:ins w:id="315"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r w:rsidR="00A02C22">
        <w:rPr>
          <w:rFonts w:cs="Times New Roman"/>
          <w:szCs w:val="24"/>
        </w:rPr>
        <w:t xml:space="preserve"> </w:t>
      </w:r>
    </w:p>
    <w:p w14:paraId="3753C5E7" w14:textId="3921811F" w:rsidR="006B6BE8" w:rsidRDefault="00F57E36" w:rsidP="006B6BE8">
      <w:pPr>
        <w:pStyle w:val="Heading1"/>
      </w:pPr>
      <w:bookmarkStart w:id="316" w:name="_Toc530873164"/>
      <w:ins w:id="317" w:author="Ricardo... Jacome.." w:date="2019-05-27T20:17:00Z">
        <w:r>
          <w:t xml:space="preserve">  </w:t>
        </w:r>
      </w:ins>
      <w:r w:rsidR="006B6BE8">
        <w:t xml:space="preserve">Chapter </w:t>
      </w:r>
      <w:ins w:id="318" w:author="Ricardo... Jacome.." w:date="2019-05-26T12:35:00Z">
        <w:r w:rsidR="00B80A0C">
          <w:t>2</w:t>
        </w:r>
      </w:ins>
      <w:del w:id="319" w:author="Ricardo... Jacome.." w:date="2019-05-26T12:35:00Z">
        <w:r w:rsidR="006B6BE8" w:rsidDel="00B80A0C">
          <w:delText>3</w:delText>
        </w:r>
      </w:del>
      <w:r w:rsidR="006B6BE8">
        <w:t xml:space="preserve">: </w:t>
      </w:r>
      <w:ins w:id="320" w:author="Ricardo... Jacome.." w:date="2019-05-26T12:35:00Z">
        <w:r w:rsidR="00B80A0C">
          <w:t>Stock Trading in a Nutshell</w:t>
        </w:r>
      </w:ins>
      <w:del w:id="321" w:author="Ricardo... Jacome.." w:date="2019-05-26T12:35:00Z">
        <w:r w:rsidR="006B6BE8" w:rsidDel="00B80A0C">
          <w:delText>Classification of Trends</w:delText>
        </w:r>
      </w:del>
      <w:bookmarkEnd w:id="316"/>
      <w:r w:rsidR="006B6BE8">
        <w:t xml:space="preserve"> </w:t>
      </w:r>
    </w:p>
    <w:p w14:paraId="1908E63F" w14:textId="0AF6DC14" w:rsidR="00DA3180" w:rsidRDefault="00DA3180" w:rsidP="00DA3180">
      <w:pPr>
        <w:rPr>
          <w:ins w:id="322" w:author="Ricardo... Jacome.." w:date="2019-05-26T12:35:00Z"/>
        </w:rPr>
      </w:pPr>
    </w:p>
    <w:p w14:paraId="3B65B00D" w14:textId="34C75554" w:rsidR="00B80A0C" w:rsidRPr="00B80A0C" w:rsidRDefault="00B80A0C" w:rsidP="00DA3180">
      <w:pPr>
        <w:rPr>
          <w:sz w:val="36"/>
          <w:szCs w:val="36"/>
          <w:rPrChange w:id="323" w:author="Ricardo... Jacome.." w:date="2019-05-26T12:36:00Z">
            <w:rPr/>
          </w:rPrChange>
        </w:rPr>
      </w:pPr>
      <w:ins w:id="324" w:author="Ricardo... Jacome.." w:date="2019-05-26T12:35:00Z">
        <w:r w:rsidRPr="00B80A0C">
          <w:rPr>
            <w:sz w:val="36"/>
            <w:szCs w:val="36"/>
            <w:rPrChange w:id="325" w:author="Ricardo... Jacome.." w:date="2019-05-26T12:36:00Z">
              <w:rPr/>
            </w:rPrChange>
          </w:rPr>
          <w:t>The Ba</w:t>
        </w:r>
      </w:ins>
      <w:ins w:id="326" w:author="Ricardo... Jacome.." w:date="2019-05-26T12:36:00Z">
        <w:r w:rsidRPr="00B80A0C">
          <w:rPr>
            <w:sz w:val="36"/>
            <w:szCs w:val="36"/>
            <w:rPrChange w:id="327" w:author="Ricardo... Jacome.." w:date="2019-05-26T12:36:00Z">
              <w:rPr/>
            </w:rPrChange>
          </w:rPr>
          <w:t>sics</w:t>
        </w:r>
      </w:ins>
    </w:p>
    <w:p w14:paraId="676CEF07" w14:textId="5D6CDEA9" w:rsidR="0048764D" w:rsidRDefault="00E5230D" w:rsidP="0048764D">
      <w:pPr>
        <w:jc w:val="both"/>
      </w:pPr>
      <w:r>
        <w:t>Now that investment types have been defined, it is time to go into the good stuff from this guide.</w:t>
      </w:r>
      <w:ins w:id="328" w:author="Ricardo... Jacome.." w:date="2019-05-26T12:38:00Z">
        <w:r w:rsidR="005127D8">
          <w:t xml:space="preserve"> How to understand stocks. Some investment books claim that </w:t>
        </w:r>
      </w:ins>
      <w:ins w:id="329" w:author="Ricardo... Jacome.." w:date="2019-05-26T12:39:00Z">
        <w:r w:rsidR="005127D8">
          <w:t>stocks behave in a random matter</w:t>
        </w:r>
      </w:ins>
      <w:ins w:id="330" w:author="Ricardo... Jacome.." w:date="2019-05-26T12:40:00Z">
        <w:r w:rsidR="005127D8">
          <w:t xml:space="preserve"> [3]</w:t>
        </w:r>
      </w:ins>
      <w:ins w:id="331" w:author="Ricardo... Jacome.." w:date="2019-05-26T12:39:00Z">
        <w:r w:rsidR="005127D8">
          <w:t>.</w:t>
        </w:r>
      </w:ins>
      <w:ins w:id="332" w:author="Ricardo... Jacome.." w:date="2019-05-26T12:40:00Z">
        <w:r w:rsidR="005127D8">
          <w:t xml:space="preserve"> </w:t>
        </w:r>
      </w:ins>
      <w:ins w:id="333" w:author="Ricardo... Jacome.." w:date="2019-05-26T12:39:00Z">
        <w:r w:rsidR="005127D8">
          <w:t>For this same reason, it is pretty much useless to try and predict which companies will go up and by how much</w:t>
        </w:r>
      </w:ins>
      <w:ins w:id="334" w:author="Ricardo... Jacome.." w:date="2019-05-26T12:40:00Z">
        <w:r w:rsidR="005127D8">
          <w:t>.</w:t>
        </w:r>
      </w:ins>
      <w:ins w:id="335"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336" w:author="Ricardo... Jacome.." w:date="2019-05-26T12:43:00Z">
        <w:r w:rsidR="005127D8">
          <w:t>”</w:t>
        </w:r>
      </w:ins>
      <w:ins w:id="337" w:author="Ricardo... Jacome.." w:date="2019-05-26T12:42:00Z">
        <w:r w:rsidR="005127D8">
          <w:t xml:space="preserve"> in which stock charts can help forecast the future behavior of the stock.</w:t>
        </w:r>
      </w:ins>
      <w:ins w:id="338" w:author="Ricardo... Jacome.." w:date="2019-05-26T12:43:00Z">
        <w:r w:rsidR="005127D8">
          <w:t xml:space="preserve"> In my personal experience technical analysis</w:t>
        </w:r>
      </w:ins>
      <w:ins w:id="339" w:author="Ricardo... Jacome.." w:date="2019-05-26T12:45:00Z">
        <w:r w:rsidR="005127D8">
          <w:t xml:space="preserve"> (</w:t>
        </w:r>
      </w:ins>
      <w:ins w:id="340" w:author="Ricardo... Jacome.." w:date="2019-05-26T12:46:00Z">
        <w:r w:rsidR="005127D8">
          <w:t>also known as charting)</w:t>
        </w:r>
      </w:ins>
      <w:ins w:id="341" w:author="Ricardo... Jacome.." w:date="2019-05-26T12:43:00Z">
        <w:r w:rsidR="005127D8">
          <w:t xml:space="preserve"> </w:t>
        </w:r>
        <w:r w:rsidR="005127D8" w:rsidRPr="005127D8">
          <w:rPr>
            <w:b/>
            <w:u w:val="single"/>
            <w:rPrChange w:id="342" w:author="Ricardo... Jacome.." w:date="2019-05-26T12:46:00Z">
              <w:rPr/>
            </w:rPrChange>
          </w:rPr>
          <w:t>will not provide</w:t>
        </w:r>
        <w:r w:rsidR="005127D8">
          <w:t xml:space="preserve"> you with any insightful information about the </w:t>
        </w:r>
      </w:ins>
      <w:ins w:id="343" w:author="Ricardo... Jacome.." w:date="2019-05-26T12:44:00Z">
        <w:r w:rsidR="005127D8">
          <w:t>companies’</w:t>
        </w:r>
      </w:ins>
      <w:ins w:id="344" w:author="Ricardo... Jacome.." w:date="2019-05-26T12:43:00Z">
        <w:r w:rsidR="005127D8">
          <w:t xml:space="preserve"> future performance. However,</w:t>
        </w:r>
      </w:ins>
      <w:ins w:id="345" w:author="Ricardo... Jacome.." w:date="2019-05-26T12:44:00Z">
        <w:r w:rsidR="005127D8">
          <w:t xml:space="preserve"> (you can</w:t>
        </w:r>
      </w:ins>
      <w:ins w:id="346" w:author="Ricardo... Jacome.." w:date="2019-05-26T12:48:00Z">
        <w:r w:rsidR="000F7B97">
          <w:t xml:space="preserve"> and should</w:t>
        </w:r>
      </w:ins>
      <w:ins w:id="347" w:author="Ricardo... Jacome.." w:date="2019-05-26T12:44:00Z">
        <w:r w:rsidR="005127D8">
          <w:t xml:space="preserve"> confir</w:t>
        </w:r>
      </w:ins>
      <w:ins w:id="348" w:author="Ricardo... Jacome.." w:date="2019-05-26T12:45:00Z">
        <w:r w:rsidR="005127D8">
          <w:t>m this yourself), there is one thing that charts will help you</w:t>
        </w:r>
      </w:ins>
      <w:ins w:id="349" w:author="Ricardo... Jacome.." w:date="2019-05-26T12:48:00Z">
        <w:r w:rsidR="000F7B97">
          <w:t xml:space="preserve"> on. That is,</w:t>
        </w:r>
      </w:ins>
      <w:ins w:id="350" w:author="Ricardo... Jacome.." w:date="2019-05-26T12:45:00Z">
        <w:r w:rsidR="005127D8">
          <w:t xml:space="preserve"> on selecting a stock as good candidate for investing or not.</w:t>
        </w:r>
      </w:ins>
      <w:ins w:id="351" w:author="Ricardo... Jacome.." w:date="2019-05-26T12:41:00Z">
        <w:r w:rsidR="005127D8">
          <w:t xml:space="preserve"> </w:t>
        </w:r>
      </w:ins>
      <w:del w:id="352" w:author="Ricardo... Jacome.." w:date="2019-05-26T12:36:00Z">
        <w:r w:rsidDel="005127D8">
          <w:delText xml:space="preserve"> How to understand what you are investing in</w:delText>
        </w:r>
      </w:del>
      <w:r>
        <w:t xml:space="preserve">. </w:t>
      </w:r>
      <w:del w:id="353"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354" w:author="Ricardo... Jacome.." w:date="2019-05-26T12:48:00Z">
        <w:r w:rsidR="000F7B97">
          <w:t xml:space="preserve">In order to do this, we will </w:t>
        </w:r>
      </w:ins>
      <w:ins w:id="355" w:author="Ricardo... Jacome.." w:date="2019-05-27T20:18:00Z">
        <w:r w:rsidR="00F57E36">
          <w:t>look</w:t>
        </w:r>
      </w:ins>
      <w:ins w:id="356"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357" w:name="_Toc530873165"/>
      <w:r>
        <w:t>Upwards Trends</w:t>
      </w:r>
      <w:r w:rsidR="00840931">
        <w:t xml:space="preserve"> or “Bullish” Trends</w:t>
      </w:r>
      <w:bookmarkEnd w:id="357"/>
    </w:p>
    <w:p w14:paraId="0000B2D1" w14:textId="71405B17" w:rsidR="0048764D" w:rsidRDefault="0048764D" w:rsidP="0048764D">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lastRenderedPageBreak/>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4DB58CFD" w:rsidR="00BC0BC2" w:rsidRDefault="0048764D" w:rsidP="0048764D">
      <w:pPr>
        <w:jc w:val="both"/>
      </w:pPr>
      <w:r>
        <w:t xml:space="preserve">This upward trend, as the name implies is characterized by going “up” and it can be shown with a straight line going up as well. This trend </w:t>
      </w:r>
      <w:r w:rsidR="00C36FE1">
        <w:t>tells</w:t>
      </w:r>
      <w:r>
        <w:t xml:space="preserve"> us how well the company is doing, and how “Steep” the trend is, can tell us how efficient </w:t>
      </w:r>
      <w:r w:rsidR="00C36FE1">
        <w:t>the company is</w:t>
      </w:r>
      <w:r>
        <w:t xml:space="preserve"> compared to others. Now we will show </w:t>
      </w:r>
      <w:r w:rsidR="00BC0BC2">
        <w:t>2</w:t>
      </w:r>
      <w:r>
        <w:t xml:space="preserve"> stocks that offer upward trends and a “linear approximation”</w:t>
      </w:r>
      <w:ins w:id="358" w:author="Ricardo... Jacome.." w:date="2019-05-26T12:50:00Z">
        <w:r w:rsidR="000F7B97">
          <w:t xml:space="preserve"> (a single line that tries to follow the pattern of the stock)</w:t>
        </w:r>
      </w:ins>
      <w:r w:rsidR="00BC0BC2">
        <w:t xml:space="preserve"> in blue </w:t>
      </w:r>
      <w:r>
        <w:t>to see how steep each one of</w:t>
      </w:r>
      <w:r w:rsidR="00BC0BC2">
        <w:t xml:space="preserve"> them is.</w:t>
      </w:r>
    </w:p>
    <w:p w14:paraId="61FE204D" w14:textId="7CA77561" w:rsidR="0048764D" w:rsidRDefault="00A271F5" w:rsidP="00A271F5">
      <w:pPr>
        <w:jc w:val="center"/>
      </w:pPr>
      <w:r>
        <w:rPr>
          <w:noProof/>
        </w:rPr>
        <w:lastRenderedPageBreak/>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6FAED0B2"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Apple has 34.45% and NVIDIA has 50.13%. Even though this analysis seems simple, you can run through other platforms where information shows too many trends that can be really confusing for the early investors. To show how</w:t>
      </w:r>
      <w:r w:rsidR="00926D01">
        <w:t xml:space="preserve"> </w:t>
      </w:r>
      <w:r w:rsidR="00617EBC">
        <w:t>complicated this can get, let us see an example from Yahoo Finance that has some indicators</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DAC841F" w14:textId="2D7E0C69" w:rsidR="00617EBC" w:rsidRDefault="00617EBC" w:rsidP="00617EBC">
      <w:pPr>
        <w:jc w:val="both"/>
        <w:rPr>
          <w:ins w:id="359" w:author="Ricardo... Jacome.." w:date="2019-05-26T12:52:00Z"/>
        </w:rPr>
      </w:pPr>
      <w:r>
        <w:t>This type of images should not discourage the early investors</w:t>
      </w:r>
      <w:r w:rsidR="00926D01">
        <w:t>.</w:t>
      </w:r>
      <w:ins w:id="360" w:author="Ricardo... Jacome.." w:date="2019-05-26T12:51:00Z">
        <w:r w:rsidR="000F7B97">
          <w:t xml:space="preserve"> </w:t>
        </w:r>
        <w:proofErr w:type="gramStart"/>
        <w:r w:rsidR="000F7B97">
          <w:t>This types of charts</w:t>
        </w:r>
        <w:proofErr w:type="gramEnd"/>
        <w:r w:rsidR="000F7B97">
          <w:t xml:space="preserve"> offers many “charting tools” that again are trying to be used to </w:t>
        </w:r>
      </w:ins>
      <w:ins w:id="361" w:author="Ricardo... Jacome.." w:date="2019-05-26T12:52:00Z">
        <w:r w:rsidR="000F7B97">
          <w:t>predict the future but most likely fail.</w:t>
        </w:r>
      </w:ins>
      <w:r w:rsidR="00926D01">
        <w:t xml:space="preserve"> When in doubt,</w:t>
      </w:r>
      <w:r>
        <w:t xml:space="preserve"> always go back to the basics </w:t>
      </w:r>
      <w:r w:rsidR="00926D01">
        <w:t>of</w:t>
      </w:r>
      <w:r>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362" w:author="Ricardo... Jacome.." w:date="2019-05-26T12:52:00Z"/>
        </w:rPr>
      </w:pPr>
      <w:r>
        <w:t>If you are comparing stocks, make sure they are being compared at the same length of time.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363" w:author="Ricardo... Jacome.." w:date="2019-05-26T12:54:00Z"/>
        </w:rPr>
      </w:pPr>
    </w:p>
    <w:p w14:paraId="324F03D6" w14:textId="040C742D" w:rsidR="00FA54FD" w:rsidRDefault="00617EBC" w:rsidP="00FA54FD">
      <w:pPr>
        <w:pStyle w:val="ListParagraph"/>
        <w:numPr>
          <w:ilvl w:val="0"/>
          <w:numId w:val="1"/>
        </w:numPr>
        <w:jc w:val="both"/>
      </w:pPr>
      <w:r>
        <w:t>When analyzing, make sure you are not being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90CBD07"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if the company has had a bad day, does not mean that is doing bad</w:t>
      </w:r>
      <w:ins w:id="364" w:author="Ricardo... Jacome.." w:date="2019-05-26T12:53:00Z">
        <w:r w:rsidR="000F7B97">
          <w:t xml:space="preserve">. </w:t>
        </w:r>
      </w:ins>
      <w:del w:id="365"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CB35D4">
        <w:t>Now, 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221579FB"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want fast money. The reality is that even though is possible to make fast money on the stock market, it is unlikely and hard to achieve. So, the strategies and layouts on this guide serve </w:t>
      </w:r>
      <w:del w:id="366" w:author="Ricardo... Jacome.." w:date="2019-05-26T12:54:00Z">
        <w:r w:rsidDel="000F7B97">
          <w:delText xml:space="preserve">again, </w:delText>
        </w:r>
      </w:del>
      <w:r>
        <w:t xml:space="preserve">for long-term investments. </w:t>
      </w:r>
    </w:p>
    <w:p w14:paraId="3D7201A3" w14:textId="2F274BFA" w:rsidR="00DA3180" w:rsidRDefault="00DA3180" w:rsidP="00DA3180">
      <w:pPr>
        <w:pStyle w:val="ListParagraph"/>
        <w:numPr>
          <w:ilvl w:val="0"/>
          <w:numId w:val="1"/>
        </w:numPr>
        <w:jc w:val="both"/>
      </w:pPr>
      <w:r>
        <w:lastRenderedPageBreak/>
        <w:t xml:space="preserve">One safe baseline is to define upwards trends by </w:t>
      </w:r>
      <w:r w:rsidRPr="00DA3180">
        <w:rPr>
          <w:b/>
        </w:rPr>
        <w:t>at least 1 year</w:t>
      </w:r>
      <w:r>
        <w:t xml:space="preserve"> of previous stock history. However, if the company does not have that much time in the market, more research might be needed given that it can be risky to invest in something rather new. </w:t>
      </w:r>
    </w:p>
    <w:p w14:paraId="3BA260C1" w14:textId="362238A5" w:rsidR="00DA3180" w:rsidDel="005018BD" w:rsidRDefault="00DA3180" w:rsidP="00DA3180">
      <w:pPr>
        <w:pStyle w:val="Heading2"/>
        <w:rPr>
          <w:del w:id="367" w:author="Ricardo... Jacome.." w:date="2019-05-26T13:21:00Z"/>
        </w:rPr>
      </w:pPr>
      <w:bookmarkStart w:id="368" w:name="_Toc530873166"/>
      <w:del w:id="369" w:author="Ricardo... Jacome.." w:date="2019-05-26T13:21:00Z">
        <w:r w:rsidDel="005018BD">
          <w:delText>Downward Trends</w:delText>
        </w:r>
        <w:r w:rsidR="00840931" w:rsidDel="005018BD">
          <w:delText xml:space="preserve"> or “Bearish” Trends</w:delText>
        </w:r>
        <w:bookmarkEnd w:id="368"/>
      </w:del>
    </w:p>
    <w:p w14:paraId="30CC4EC3" w14:textId="584157F0" w:rsidR="00602E66" w:rsidDel="005018BD" w:rsidRDefault="00DA3180" w:rsidP="00135BBE">
      <w:pPr>
        <w:jc w:val="both"/>
        <w:rPr>
          <w:del w:id="370" w:author="Ricardo... Jacome.." w:date="2019-05-26T13:21:00Z"/>
        </w:rPr>
      </w:pPr>
      <w:del w:id="371"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372" w:author="Ricardo... Jacome.." w:date="2019-05-26T13:21:00Z"/>
        </w:rPr>
      </w:pPr>
      <w:del w:id="373"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374" w:author="Ricardo... Jacome.." w:date="2019-05-26T13:21:00Z"/>
        </w:rPr>
      </w:pPr>
      <w:del w:id="375" w:author="Ricardo... Jacome.." w:date="2019-05-26T13:21:00Z">
        <w:r w:rsidDel="005018BD">
          <w:delText>Downward Trend Examples</w:delText>
        </w:r>
      </w:del>
    </w:p>
    <w:p w14:paraId="76DE7F81" w14:textId="175BB1C2" w:rsidR="00DA3180" w:rsidDel="005018BD" w:rsidRDefault="00DA3180" w:rsidP="00135BBE">
      <w:pPr>
        <w:jc w:val="both"/>
        <w:rPr>
          <w:del w:id="376" w:author="Ricardo... Jacome.." w:date="2019-05-26T13:21:00Z"/>
        </w:rPr>
      </w:pPr>
      <w:del w:id="377"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378" w:author="Ricardo... Jacome.." w:date="2019-05-26T13:21:00Z"/>
        </w:rPr>
      </w:pPr>
      <w:del w:id="379"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380" w:author="Ricardo... Jacome.." w:date="2019-05-26T13:21:00Z"/>
        </w:rPr>
      </w:pPr>
      <w:del w:id="381"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382" w:author="Ricardo... Jacome.." w:date="2019-05-26T13:21:00Z"/>
        </w:rPr>
      </w:pPr>
      <w:del w:id="383"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384" w:author="Ricardo... Jacome.." w:date="2019-05-26T13:21:00Z"/>
        </w:rPr>
      </w:pPr>
      <w:del w:id="385"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386" w:author="Ricardo... Jacome.." w:date="2019-05-26T13:21:00Z"/>
        </w:rPr>
      </w:pPr>
      <w:del w:id="387"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388" w:author="Ricardo... Jacome.." w:date="2019-05-26T13:21:00Z"/>
        </w:rPr>
      </w:pPr>
      <w:del w:id="389"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390" w:author="Ricardo... Jacome.." w:date="2019-05-26T13:21:00Z"/>
        </w:rPr>
      </w:pPr>
      <w:del w:id="391"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392" w:author="Ricardo... Jacome.." w:date="2019-05-26T13:07:00Z">
        <w:r w:rsidR="00233194" w:rsidDel="004A6564">
          <w:delText xml:space="preserve"> </w:delText>
        </w:r>
      </w:del>
    </w:p>
    <w:p w14:paraId="4F8431A5" w14:textId="7216FF24" w:rsidR="004A6564" w:rsidDel="005018BD" w:rsidRDefault="0007066B" w:rsidP="008C4649">
      <w:pPr>
        <w:jc w:val="both"/>
        <w:rPr>
          <w:del w:id="393" w:author="Ricardo... Jacome.." w:date="2019-05-26T13:21:00Z"/>
        </w:rPr>
      </w:pPr>
      <w:del w:id="394"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395" w:author="Ricardo... Jacome.." w:date="2019-05-26T13:01:00Z">
        <w:r w:rsidDel="004A6564">
          <w:delText>.</w:delText>
        </w:r>
      </w:del>
      <w:del w:id="396" w:author="Ricardo... Jacome.." w:date="2019-05-26T13:00:00Z">
        <w:r w:rsidDel="004A6564">
          <w:delText xml:space="preserve"> </w:delText>
        </w:r>
      </w:del>
    </w:p>
    <w:p w14:paraId="6CEBB45C" w14:textId="77470BCD" w:rsidR="00ED09F2" w:rsidRPr="0007066B" w:rsidDel="005018BD" w:rsidRDefault="00ED09F2" w:rsidP="008C4649">
      <w:pPr>
        <w:jc w:val="both"/>
        <w:rPr>
          <w:del w:id="397" w:author="Ricardo... Jacome.." w:date="2019-05-26T13:21:00Z"/>
        </w:rPr>
      </w:pPr>
    </w:p>
    <w:p w14:paraId="16D2DE02" w14:textId="22A80F2D" w:rsidR="00DA3180" w:rsidDel="004A6564" w:rsidRDefault="00DA3180" w:rsidP="008C4649">
      <w:pPr>
        <w:pStyle w:val="Heading2"/>
        <w:jc w:val="both"/>
        <w:rPr>
          <w:del w:id="398" w:author="Ricardo... Jacome.." w:date="2019-05-26T13:00:00Z"/>
        </w:rPr>
      </w:pPr>
      <w:bookmarkStart w:id="399" w:name="_Toc530873167"/>
      <w:del w:id="400" w:author="Ricardo... Jacome.." w:date="2019-05-26T13:00:00Z">
        <w:r w:rsidDel="004A6564">
          <w:delText>Horizontal Trends</w:delText>
        </w:r>
        <w:bookmarkEnd w:id="399"/>
      </w:del>
    </w:p>
    <w:p w14:paraId="64446DA1" w14:textId="3D1C8885" w:rsidR="00BD019E" w:rsidRPr="00BD019E" w:rsidDel="004A6564" w:rsidRDefault="00BD019E" w:rsidP="008C4649">
      <w:pPr>
        <w:jc w:val="both"/>
        <w:rPr>
          <w:del w:id="401" w:author="Ricardo... Jacome.." w:date="2019-05-26T13:00:00Z"/>
        </w:rPr>
      </w:pPr>
      <w:del w:id="402"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403" w:author="Ricardo... Jacome.." w:date="2019-05-26T13:00:00Z"/>
        </w:rPr>
      </w:pPr>
      <w:del w:id="404"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405" w:author="Ricardo... Jacome.." w:date="2019-05-26T13:00:00Z"/>
        </w:rPr>
      </w:pPr>
      <w:del w:id="406"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407" w:author="Ricardo... Jacome.." w:date="2019-05-26T13:00:00Z"/>
        </w:rPr>
      </w:pPr>
      <w:del w:id="408"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409" w:author="Ricardo... Jacome.." w:date="2019-05-26T13:00:00Z"/>
          <w:rFonts w:eastAsiaTheme="minorEastAsia"/>
        </w:rPr>
      </w:pPr>
      <w:del w:id="410"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411" w:author="Ricardo... Jacome.." w:date="2019-05-26T13:00:00Z"/>
        </w:rPr>
      </w:pPr>
      <w:del w:id="412"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413" w:author="Ricardo... Jacome.." w:date="2019-05-26T13:00:00Z"/>
        </w:rPr>
      </w:pPr>
      <w:del w:id="414" w:author="Ricardo... Jacome.." w:date="2019-05-26T13:00:00Z">
        <w:r w:rsidDel="004A6564">
          <w:delText>Horizontal Trends for Vanguard and Exxon Mobil</w:delText>
        </w:r>
      </w:del>
    </w:p>
    <w:p w14:paraId="55253285" w14:textId="10D3B2F7" w:rsidR="004E5DCE" w:rsidDel="004A6564" w:rsidRDefault="000735A4" w:rsidP="000735A4">
      <w:pPr>
        <w:jc w:val="both"/>
        <w:rPr>
          <w:del w:id="415" w:author="Ricardo... Jacome.." w:date="2019-05-26T13:00:00Z"/>
        </w:rPr>
      </w:pPr>
      <w:del w:id="416"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417" w:author="Ricardo... Jacome.." w:date="2019-05-26T13:21:00Z"/>
        </w:rPr>
      </w:pPr>
    </w:p>
    <w:p w14:paraId="13F87E58" w14:textId="696E4BEB" w:rsidR="00ED09F2" w:rsidDel="005018BD" w:rsidRDefault="00ED09F2" w:rsidP="000735A4">
      <w:pPr>
        <w:jc w:val="both"/>
        <w:rPr>
          <w:del w:id="418" w:author="Ricardo... Jacome.." w:date="2019-05-26T13:21:00Z"/>
        </w:rPr>
      </w:pPr>
    </w:p>
    <w:p w14:paraId="7E23BC05" w14:textId="47636D48" w:rsidR="00ED09F2" w:rsidDel="005018BD" w:rsidRDefault="00ED09F2" w:rsidP="000735A4">
      <w:pPr>
        <w:jc w:val="both"/>
        <w:rPr>
          <w:del w:id="419" w:author="Ricardo... Jacome.." w:date="2019-05-26T13:21:00Z"/>
        </w:rPr>
      </w:pPr>
    </w:p>
    <w:p w14:paraId="4C64471C" w14:textId="77777777" w:rsidR="005018BD" w:rsidRDefault="005018BD" w:rsidP="005018BD">
      <w:pPr>
        <w:pStyle w:val="Heading2"/>
        <w:rPr>
          <w:ins w:id="420" w:author="Ricardo... Jacome.." w:date="2019-05-26T13:21:00Z"/>
        </w:rPr>
      </w:pPr>
      <w:bookmarkStart w:id="421" w:name="_Toc530873168"/>
      <w:ins w:id="422" w:author="Ricardo... Jacome.." w:date="2019-05-26T13:21:00Z">
        <w:r>
          <w:t>Downward Trends or “Bearish” Trends</w:t>
        </w:r>
      </w:ins>
    </w:p>
    <w:p w14:paraId="3E08E2DA" w14:textId="77777777" w:rsidR="005018BD" w:rsidRDefault="005018BD" w:rsidP="005018BD">
      <w:pPr>
        <w:jc w:val="both"/>
        <w:rPr>
          <w:ins w:id="423" w:author="Ricardo... Jacome.." w:date="2019-05-26T13:21:00Z"/>
        </w:rPr>
      </w:pPr>
      <w:ins w:id="424" w:author="Ricardo... Jacome.." w:date="2019-05-26T13:21:00Z">
        <w:r w:rsidRPr="002354FA">
          <w:rPr>
            <w:b/>
            <w:u w:val="single"/>
          </w:rPr>
          <w:t>These trends are the ones you need to avoid at all costs.</w:t>
        </w:r>
        <w:r w:rsidRPr="00DA3180">
          <w:rPr>
            <w:b/>
          </w:rPr>
          <w:t xml:space="preserve"> </w:t>
        </w:r>
        <w:r>
          <w:t>The reason to avoid these stocks is simply because they are going down. Some examples for downward trends are the following:</w:t>
        </w:r>
      </w:ins>
    </w:p>
    <w:p w14:paraId="75F38B53" w14:textId="77777777" w:rsidR="005018BD" w:rsidRDefault="005018BD" w:rsidP="005018BD">
      <w:pPr>
        <w:jc w:val="center"/>
        <w:rPr>
          <w:ins w:id="425" w:author="Ricardo... Jacome.." w:date="2019-05-26T13:21:00Z"/>
        </w:rPr>
      </w:pPr>
      <w:ins w:id="426"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427" w:author="Ricardo... Jacome.." w:date="2019-05-26T13:21:00Z"/>
        </w:rPr>
      </w:pPr>
      <w:ins w:id="428" w:author="Ricardo... Jacome.." w:date="2019-05-26T13:21:00Z">
        <w:r>
          <w:t>Downward Trend Examples</w:t>
        </w:r>
      </w:ins>
    </w:p>
    <w:p w14:paraId="58E646C5" w14:textId="77777777" w:rsidR="005018BD" w:rsidRDefault="005018BD" w:rsidP="005018BD">
      <w:pPr>
        <w:jc w:val="both"/>
        <w:rPr>
          <w:ins w:id="429" w:author="Ricardo... Jacome.." w:date="2019-05-26T13:21:00Z"/>
        </w:rPr>
      </w:pPr>
      <w:ins w:id="430" w:author="Ricardo... Jacome.." w:date="2019-05-26T13:21:00Z">
        <w:r>
          <w:t xml:space="preserve">Some people argue that a downward trend is a sign that indicates that they will go up later. So, they buy the stock when price is decreasing, trying to find the exact time when it will start going up again. Some others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w:t>
        </w:r>
        <w:r>
          <w:lastRenderedPageBreak/>
          <w:t xml:space="preserve">involved in the company. Instead of trying to make money, people are focusing on just recovering back they had from that same stock. This can be dangerous because it can bring obstinance in their behavior and start believing price changes that could never happen. </w:t>
        </w:r>
      </w:ins>
    </w:p>
    <w:p w14:paraId="1535D952" w14:textId="77777777" w:rsidR="005018BD" w:rsidRDefault="005018BD" w:rsidP="005018BD">
      <w:pPr>
        <w:jc w:val="both"/>
        <w:rPr>
          <w:ins w:id="431" w:author="Ricardo... Jacome.." w:date="2019-05-26T13:21:00Z"/>
        </w:rPr>
      </w:pPr>
      <w:ins w:id="432" w:author="Ricardo... Jacome.." w:date="2019-05-26T13:21:00Z">
        <w:r>
          <w:t>This obstinate behavior is true for either long-term or short-term investments. An example is given for 22</w:t>
        </w:r>
        <w:r w:rsidRPr="00135BBE">
          <w:rPr>
            <w:vertAlign w:val="superscript"/>
          </w:rPr>
          <w:t>nd</w:t>
        </w:r>
        <w:r>
          <w:t xml:space="preserve"> Century Group.</w:t>
        </w:r>
      </w:ins>
    </w:p>
    <w:p w14:paraId="4DDEEBE4" w14:textId="77777777" w:rsidR="005018BD" w:rsidRPr="00DA3180" w:rsidRDefault="005018BD" w:rsidP="005018BD">
      <w:pPr>
        <w:jc w:val="center"/>
        <w:rPr>
          <w:ins w:id="433" w:author="Ricardo... Jacome.." w:date="2019-05-26T13:21:00Z"/>
        </w:rPr>
      </w:pPr>
      <w:ins w:id="434"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435" w:author="Ricardo... Jacome.." w:date="2019-05-26T13:21:00Z"/>
        </w:rPr>
      </w:pPr>
      <w:ins w:id="436" w:author="Ricardo... Jacome.." w:date="2019-05-26T13:21:00Z">
        <w:r>
          <w:t>22</w:t>
        </w:r>
        <w:r w:rsidRPr="00233194">
          <w:rPr>
            <w:vertAlign w:val="superscript"/>
          </w:rPr>
          <w:t>nd</w:t>
        </w:r>
        <w:r>
          <w:t xml:space="preserve"> Century Group in 2013 and 2014</w:t>
        </w:r>
      </w:ins>
    </w:p>
    <w:p w14:paraId="01D14EE0" w14:textId="77777777" w:rsidR="005018BD" w:rsidRDefault="005018BD" w:rsidP="005018BD">
      <w:pPr>
        <w:jc w:val="both"/>
        <w:rPr>
          <w:ins w:id="437" w:author="Ricardo... Jacome.." w:date="2019-05-26T13:21:00Z"/>
        </w:rPr>
      </w:pPr>
      <w:ins w:id="438" w:author="Ricardo... Jacome.." w:date="2019-05-26T13:21:00Z">
        <w:r>
          <w:t xml:space="preserve">If you bought stock in 2013, the value of it was about 1 dollar. After 4 months in 2014, the value of the stock grew 5 times of what it originally was. During this </w:t>
        </w:r>
        <w:proofErr w:type="gramStart"/>
        <w:r>
          <w:t>period of time</w:t>
        </w:r>
        <w:proofErr w:type="gramEnd"/>
        <w:r>
          <w:t>, buying would be recommended. Excitement is high, and returns are good. Now let us look 4 months later, and 3 years later.</w:t>
        </w:r>
      </w:ins>
    </w:p>
    <w:p w14:paraId="55CB9C59" w14:textId="77777777" w:rsidR="005018BD" w:rsidRDefault="005018BD" w:rsidP="005018BD">
      <w:pPr>
        <w:jc w:val="center"/>
        <w:rPr>
          <w:ins w:id="439" w:author="Ricardo... Jacome.." w:date="2019-05-26T13:21:00Z"/>
        </w:rPr>
      </w:pPr>
      <w:ins w:id="440" w:author="Ricardo... Jacome.." w:date="2019-05-26T13:21:00Z">
        <w:r>
          <w:rPr>
            <w:noProof/>
          </w:rPr>
          <w:lastRenderedPageBreak/>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441" w:author="Ricardo... Jacome.." w:date="2019-05-26T13:21:00Z"/>
        </w:rPr>
      </w:pPr>
      <w:ins w:id="442"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443" w:author="Ricardo... Jacome.." w:date="2019-05-26T13:21:00Z"/>
        </w:rPr>
      </w:pPr>
      <w:ins w:id="444"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445" w:author="Ricardo... Jacome.." w:date="2019-05-26T13:21:00Z"/>
        </w:rPr>
      </w:pPr>
      <w:ins w:id="446"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2014 would be lost, and that is true. But remember, you are not playing lottery, you are making an investment. </w:t>
        </w:r>
      </w:ins>
    </w:p>
    <w:p w14:paraId="121D4091" w14:textId="14155930" w:rsidR="005018BD" w:rsidRDefault="005018BD" w:rsidP="005018BD">
      <w:pPr>
        <w:jc w:val="both"/>
        <w:rPr>
          <w:ins w:id="447" w:author="Ricardo... Jacome.." w:date="2019-05-26T13:26:00Z"/>
        </w:rPr>
      </w:pPr>
      <w:ins w:id="448" w:author="Ricardo... Jacome.." w:date="2019-05-26T13:21:00Z">
        <w:r w:rsidRPr="0007066B">
          <w:rPr>
            <w:b/>
            <w:u w:val="single"/>
          </w:rPr>
          <w:lastRenderedPageBreak/>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449" w:author="Ricardo... Jacome.." w:date="2019-05-26T13:24:00Z">
        <w:r>
          <w:t>mindset</w:t>
        </w:r>
      </w:ins>
      <w:ins w:id="450" w:author="Ricardo... Jacome.." w:date="2019-05-26T13:21:00Z">
        <w:r>
          <w:t xml:space="preserve"> section.</w:t>
        </w:r>
      </w:ins>
    </w:p>
    <w:p w14:paraId="120B54AA" w14:textId="3EC321CA" w:rsidR="005018BD" w:rsidRPr="005018BD" w:rsidRDefault="005018BD" w:rsidP="005018BD">
      <w:pPr>
        <w:jc w:val="both"/>
        <w:rPr>
          <w:ins w:id="451" w:author="Ricardo... Jacome.." w:date="2019-05-26T13:24:00Z"/>
          <w:sz w:val="36"/>
          <w:szCs w:val="36"/>
          <w:rPrChange w:id="452" w:author="Ricardo... Jacome.." w:date="2019-05-26T13:26:00Z">
            <w:rPr>
              <w:ins w:id="453" w:author="Ricardo... Jacome.." w:date="2019-05-26T13:24:00Z"/>
            </w:rPr>
          </w:rPrChange>
        </w:rPr>
      </w:pPr>
      <w:ins w:id="454" w:author="Ricardo... Jacome.." w:date="2019-05-26T13:26:00Z">
        <w:r>
          <w:rPr>
            <w:sz w:val="36"/>
            <w:szCs w:val="36"/>
          </w:rPr>
          <w:t>Some</w:t>
        </w:r>
        <w:r w:rsidRPr="005018BD">
          <w:rPr>
            <w:sz w:val="36"/>
            <w:szCs w:val="36"/>
            <w:rPrChange w:id="455" w:author="Ricardo... Jacome.." w:date="2019-05-26T13:26:00Z">
              <w:rPr/>
            </w:rPrChange>
          </w:rPr>
          <w:t xml:space="preserve"> Warning</w:t>
        </w:r>
        <w:r>
          <w:rPr>
            <w:sz w:val="36"/>
            <w:szCs w:val="36"/>
          </w:rPr>
          <w:t>s</w:t>
        </w:r>
      </w:ins>
    </w:p>
    <w:p w14:paraId="2C266D99" w14:textId="52205749" w:rsidR="005018BD" w:rsidRPr="00A46CF8" w:rsidRDefault="005018BD">
      <w:pPr>
        <w:jc w:val="both"/>
        <w:rPr>
          <w:ins w:id="456" w:author="Ricardo... Jacome.." w:date="2019-05-26T13:27:00Z"/>
        </w:rPr>
        <w:pPrChange w:id="457" w:author="Ricardo... Jacome.." w:date="2019-05-26T13:27:00Z">
          <w:pPr>
            <w:pStyle w:val="Heading2"/>
          </w:pPr>
        </w:pPrChange>
      </w:pPr>
      <w:ins w:id="458" w:author="Ricardo... Jacome.." w:date="2019-05-26T13:24:00Z">
        <w:r>
          <w:t xml:space="preserve">For much as I don’t support short-term strategies, it is important to know they exists. </w:t>
        </w:r>
      </w:ins>
      <w:ins w:id="459" w:author="Ricardo... Jacome.." w:date="2019-05-26T13:25:00Z">
        <w:r>
          <w:t>When you research for information abo</w:t>
        </w:r>
      </w:ins>
      <w:ins w:id="460" w:author="Ricardo... Jacome.." w:date="2019-05-26T13:26:00Z">
        <w:r>
          <w:t>ut stocks, you will find words and definitions that are common among investors who use these “trading techniques”. Often coming from charting ideas</w:t>
        </w:r>
      </w:ins>
      <w:ins w:id="461" w:author="Ricardo... Jacome.." w:date="2019-05-26T13:27:00Z">
        <w:r>
          <w:t>, investors make claims about the future performance of many companies. Some examples include:</w:t>
        </w:r>
      </w:ins>
    </w:p>
    <w:p w14:paraId="59474DFD" w14:textId="77777777" w:rsidR="005018BD" w:rsidRDefault="005018BD" w:rsidP="005018BD">
      <w:pPr>
        <w:jc w:val="both"/>
        <w:rPr>
          <w:ins w:id="462" w:author="Ricardo... Jacome.." w:date="2019-05-26T13:27:00Z"/>
        </w:rPr>
      </w:pPr>
      <w:ins w:id="463"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464" w:author="Ricardo... Jacome.." w:date="2019-05-26T13:27:00Z"/>
        </w:rPr>
      </w:pPr>
      <w:ins w:id="465"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466" w:author="Ricardo... Jacome.." w:date="2019-05-26T13:27:00Z"/>
        </w:rPr>
      </w:pPr>
      <w:ins w:id="467"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468" w:author="Ricardo... Jacome.." w:date="2019-05-26T13:27:00Z"/>
        </w:rPr>
      </w:pPr>
      <w:ins w:id="469"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470" w:author="Ricardo... Jacome.." w:date="2019-05-26T13:27:00Z"/>
        </w:rPr>
      </w:pPr>
      <w:ins w:id="471"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472" w:author="Ricardo... Jacome.." w:date="2019-05-26T13:27:00Z"/>
        </w:rPr>
      </w:pPr>
      <w:ins w:id="473"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474" w:author="Ricardo... Jacome.." w:date="2019-05-26T13:28:00Z">
        <w:r>
          <w:t xml:space="preserve"> </w:t>
        </w:r>
        <w:r w:rsidR="00D14D17">
          <w:t xml:space="preserve">When it comes to these trading ideas, I often think </w:t>
        </w:r>
      </w:ins>
      <w:ins w:id="475" w:author="Ricardo... Jacome.." w:date="2019-05-26T13:29:00Z">
        <w:r w:rsidR="00D14D17">
          <w:t xml:space="preserve">of “noise”. Which is just something that comes out naturally out of information and is often undesired.  For example, </w:t>
        </w:r>
      </w:ins>
      <w:ins w:id="476" w:author="Ricardo... Jacome.." w:date="2019-05-26T13:30:00Z">
        <w:r w:rsidR="00D14D17">
          <w:t>sometimes you will hear a beeping sound when you are turning a radio on (happened mo</w:t>
        </w:r>
      </w:ins>
      <w:ins w:id="477" w:author="Ricardo... Jacome.." w:date="2019-05-26T13:33:00Z">
        <w:r w:rsidR="00D14D17">
          <w:t>re o</w:t>
        </w:r>
      </w:ins>
      <w:ins w:id="478"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479" w:author="Ricardo... Jacome.." w:date="2019-05-26T13:37:00Z">
        <w:r w:rsidR="00D14D17">
          <w:t>So,</w:t>
        </w:r>
      </w:ins>
      <w:ins w:id="480" w:author="Ricardo... Jacome.." w:date="2019-05-26T13:35:00Z">
        <w:r w:rsidR="00D14D17">
          <w:t xml:space="preserve"> stocks have also this “noise” to them which are the small patterns that are presented in the </w:t>
        </w:r>
      </w:ins>
      <w:ins w:id="481" w:author="Ricardo... Jacome.." w:date="2019-05-26T13:37:00Z">
        <w:r w:rsidR="00D14D17">
          <w:t>short-term</w:t>
        </w:r>
      </w:ins>
      <w:ins w:id="482" w:author="Ricardo... Jacome.." w:date="2019-05-26T13:35:00Z">
        <w:r w:rsidR="00D14D17">
          <w:t xml:space="preserve"> duration, but it is the long term what you should </w:t>
        </w:r>
      </w:ins>
      <w:ins w:id="483" w:author="Ricardo... Jacome.." w:date="2019-05-26T13:36:00Z">
        <w:r w:rsidR="00D14D17">
          <w:t xml:space="preserve">be concerned about. Saying that a spike that occurred during one hour of trading is enough </w:t>
        </w:r>
        <w:r w:rsidR="00D14D17">
          <w:lastRenderedPageBreak/>
          <w:t>to predict the behavior for 1 year is like saying that the static you hear from the vinyl record told you wha</w:t>
        </w:r>
      </w:ins>
      <w:ins w:id="484" w:author="Ricardo... Jacome.." w:date="2019-05-26T13:37:00Z">
        <w:r w:rsidR="00D14D17">
          <w:t xml:space="preserve">t the song was all about. To end this little </w:t>
        </w:r>
      </w:ins>
      <w:ins w:id="485" w:author="Ricardo... Jacome.." w:date="2019-05-26T13:38:00Z">
        <w:r w:rsidR="00D306B7">
          <w:t>warning,</w:t>
        </w:r>
      </w:ins>
      <w:ins w:id="486" w:author="Ricardo... Jacome.." w:date="2019-05-26T13:37:00Z">
        <w:r w:rsidR="00D14D17">
          <w:t xml:space="preserve"> I would like to quote Nate Silver: </w:t>
        </w:r>
      </w:ins>
      <w:bookmarkStart w:id="487" w:name="_Hlk9769174"/>
      <w:ins w:id="488" w:author="Ricardo... Jacome.." w:date="2019-05-26T13:38:00Z">
        <w:r w:rsidR="00D14D17">
          <w:t>“Our brains, wired to detect patterns, are always looking for a signal, when instead we should appreciate how noisy the data is</w:t>
        </w:r>
        <w:bookmarkEnd w:id="487"/>
        <w:r w:rsidR="00D14D17">
          <w:t>”.[3]</w:t>
        </w:r>
      </w:ins>
    </w:p>
    <w:p w14:paraId="48E7B77F" w14:textId="3E447A69" w:rsidR="005018BD" w:rsidRDefault="005018BD" w:rsidP="005018BD">
      <w:pPr>
        <w:jc w:val="both"/>
        <w:rPr>
          <w:ins w:id="489" w:author="Ricardo... Jacome.." w:date="2019-05-26T13:21:00Z"/>
        </w:rPr>
      </w:pPr>
      <w:ins w:id="490" w:author="Ricardo... Jacome.." w:date="2019-05-26T13:26:00Z">
        <w:r>
          <w:t xml:space="preserve"> </w:t>
        </w:r>
      </w:ins>
    </w:p>
    <w:p w14:paraId="0742B114" w14:textId="77777777" w:rsidR="005018BD" w:rsidRDefault="005018BD" w:rsidP="005018BD">
      <w:pPr>
        <w:jc w:val="both"/>
        <w:rPr>
          <w:ins w:id="491" w:author="Ricardo... Jacome.." w:date="2019-05-26T13:21:00Z"/>
          <w:sz w:val="36"/>
          <w:szCs w:val="36"/>
        </w:rPr>
      </w:pPr>
      <w:ins w:id="492" w:author="Ricardo... Jacome.." w:date="2019-05-26T13:21:00Z">
        <w:r w:rsidRPr="00F06AA7">
          <w:rPr>
            <w:sz w:val="36"/>
            <w:szCs w:val="36"/>
          </w:rPr>
          <w:t>The Mindset</w:t>
        </w:r>
      </w:ins>
    </w:p>
    <w:p w14:paraId="248FFACC" w14:textId="586379BD" w:rsidR="005018BD" w:rsidRPr="00F54EE4" w:rsidRDefault="005018BD">
      <w:pPr>
        <w:rPr>
          <w:ins w:id="493" w:author="Ricardo... Jacome.." w:date="2019-05-26T13:21:00Z"/>
        </w:rPr>
        <w:pPrChange w:id="494" w:author="Ricardo... Jacome.." w:date="2019-05-26T13:52:00Z">
          <w:pPr>
            <w:jc w:val="both"/>
          </w:pPr>
        </w:pPrChange>
      </w:pPr>
      <w:ins w:id="495"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496" w:author="Ricardo... Jacome.." w:date="2019-05-26T13:23:00Z">
        <w:r>
          <w:rPr>
            <w:b/>
          </w:rPr>
          <w:t>decisions</w:t>
        </w:r>
      </w:ins>
      <w:ins w:id="497" w:author="Ricardo... Jacome.." w:date="2019-05-26T13:21:00Z">
        <w:r w:rsidRPr="00F06AA7">
          <w:rPr>
            <w:b/>
          </w:rPr>
          <w:t>.</w:t>
        </w:r>
        <w:r>
          <w:t xml:space="preserve"> </w:t>
        </w:r>
        <w:proofErr w:type="gramStart"/>
        <w:r>
          <w:t>In essence</w:t>
        </w:r>
      </w:ins>
      <w:ins w:id="498" w:author="Ricardo... Jacome.." w:date="2019-05-27T21:11:00Z">
        <w:r w:rsidR="00C33FB1">
          <w:t>,</w:t>
        </w:r>
      </w:ins>
      <w:ins w:id="499" w:author="Ricardo... Jacome.." w:date="2019-05-26T13:21:00Z">
        <w:r>
          <w:t xml:space="preserve"> that</w:t>
        </w:r>
        <w:proofErr w:type="gramEnd"/>
        <w:r>
          <w:t xml:space="preserve"> is the only “prediction” I can apply from chart data to my stock making decision. Aside from that, everything else is just an empty promise of profits. </w:t>
        </w:r>
      </w:ins>
    </w:p>
    <w:bookmarkEnd w:id="64"/>
    <w:p w14:paraId="5D47BFD1" w14:textId="77777777" w:rsidR="005018BD" w:rsidRDefault="005018BD" w:rsidP="005018BD">
      <w:pPr>
        <w:jc w:val="both"/>
        <w:rPr>
          <w:ins w:id="500" w:author="Ricardo... Jacome.." w:date="2019-05-26T13:21:00Z"/>
        </w:rPr>
      </w:pPr>
    </w:p>
    <w:p w14:paraId="17764136" w14:textId="177E2EB4" w:rsidR="002442BE" w:rsidRDefault="002442BE" w:rsidP="002442BE">
      <w:pPr>
        <w:pStyle w:val="Heading2"/>
      </w:pPr>
      <w:r>
        <w:t>Smaller Time Frame Trends</w:t>
      </w:r>
      <w:bookmarkEnd w:id="421"/>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0E3B99A7" w:rsidR="002442BE" w:rsidRDefault="002442BE" w:rsidP="008C4649">
      <w:pPr>
        <w:jc w:val="both"/>
        <w:rPr>
          <w:ins w:id="501"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502" w:author="Ricardo... Jacome.." w:date="2019-05-26T13:01:00Z">
        <w:r w:rsidR="004A6564" w:rsidRPr="004A6564">
          <w:rPr>
            <w:b/>
            <w:u w:val="single"/>
          </w:rPr>
          <w:t xml:space="preserve"> This </w:t>
        </w:r>
      </w:ins>
      <w:proofErr w:type="gramStart"/>
      <w:ins w:id="503" w:author="Ricardo... Jacome.." w:date="2019-05-26T13:02:00Z">
        <w:r w:rsidR="004A6564">
          <w:rPr>
            <w:b/>
            <w:u w:val="single"/>
          </w:rPr>
          <w:t>should be avoided at all times</w:t>
        </w:r>
        <w:proofErr w:type="gramEnd"/>
        <w:r w:rsidR="004A6564">
          <w:rPr>
            <w:b/>
            <w:u w:val="single"/>
          </w:rPr>
          <w:t xml:space="preserve">. </w:t>
        </w:r>
        <w:r w:rsidR="004A6564">
          <w:rPr>
            <w:u w:val="single"/>
          </w:rPr>
          <w:t>Trying to predict smaller time frames is what investment is</w:t>
        </w:r>
      </w:ins>
      <w:ins w:id="504" w:author="Ricardo... Jacome.." w:date="2019-05-26T13:03:00Z">
        <w:r w:rsidR="004A6564">
          <w:rPr>
            <w:u w:val="single"/>
          </w:rPr>
          <w:t xml:space="preserve"> not</w:t>
        </w:r>
        <w:r w:rsidR="004A6564">
          <w:t xml:space="preserve"> about. </w:t>
        </w:r>
      </w:ins>
    </w:p>
    <w:p w14:paraId="04FF9B09" w14:textId="77777777" w:rsidR="00C33FB1" w:rsidRDefault="009430BD" w:rsidP="008C4649">
      <w:pPr>
        <w:jc w:val="both"/>
        <w:rPr>
          <w:ins w:id="505" w:author="Ricardo... Jacome.." w:date="2019-05-27T21:12:00Z"/>
        </w:rPr>
      </w:pPr>
      <w:ins w:id="506" w:author="Ricardo... Jacome.." w:date="2019-05-27T16:41:00Z">
        <w:r>
          <w:t xml:space="preserve">Even though many trading strategies are created from the idea of recognizing patterns that will </w:t>
        </w:r>
        <w:r>
          <w:br/>
          <w:t xml:space="preserve">“predict” the behavior of the stock, there is simply too many factors that are not </w:t>
        </w:r>
        <w:proofErr w:type="gramStart"/>
        <w:r>
          <w:t>taken into account</w:t>
        </w:r>
        <w:proofErr w:type="gramEnd"/>
        <w:r>
          <w:t xml:space="preserve"> </w:t>
        </w:r>
        <w:r>
          <w:lastRenderedPageBreak/>
          <w:t xml:space="preserve">by solely </w:t>
        </w:r>
      </w:ins>
      <w:ins w:id="507" w:author="Ricardo... Jacome.." w:date="2019-05-27T16:42:00Z">
        <w:r>
          <w:t xml:space="preserve">looking at chart movement. Every company has fluctuations in the smaller time frames, and </w:t>
        </w:r>
      </w:ins>
      <w:ins w:id="508" w:author="Ricardo... Jacome.." w:date="2019-05-27T16:46:00Z">
        <w:r>
          <w:t>these fluctuations</w:t>
        </w:r>
      </w:ins>
      <w:ins w:id="509" w:author="Ricardo... Jacome.." w:date="2019-05-27T16:42:00Z">
        <w:r>
          <w:t xml:space="preserve"> are pretty much </w:t>
        </w:r>
      </w:ins>
      <w:ins w:id="510" w:author="Ricardo... Jacome.." w:date="2019-05-27T16:43:00Z">
        <w:r>
          <w:t>unpredictable. Some people might claim to have predicted them, but when asked to predict again, their “methods” will</w:t>
        </w:r>
      </w:ins>
      <w:ins w:id="511" w:author="Ricardo... Jacome.." w:date="2019-05-27T16:44:00Z">
        <w:r>
          <w:t xml:space="preserve"> prove </w:t>
        </w:r>
      </w:ins>
      <w:ins w:id="512" w:author="Ricardo... Jacome.." w:date="2019-05-27T16:43:00Z">
        <w:r>
          <w:t xml:space="preserve">to be unsuccessful. </w:t>
        </w:r>
      </w:ins>
      <w:ins w:id="513" w:author="Ricardo... Jacome.." w:date="2019-05-27T16:44:00Z">
        <w:r>
          <w:t xml:space="preserve">There is an incredible amount of information and books that </w:t>
        </w:r>
      </w:ins>
      <w:ins w:id="514" w:author="Ricardo... Jacome.." w:date="2019-05-27T16:47:00Z">
        <w:r>
          <w:t>mention</w:t>
        </w:r>
      </w:ins>
      <w:ins w:id="515" w:author="Ricardo... Jacome.." w:date="2019-05-27T16:44:00Z">
        <w:r>
          <w:t xml:space="preserve"> people who claim to have a predictive </w:t>
        </w:r>
      </w:ins>
      <w:ins w:id="516" w:author="Ricardo... Jacome.." w:date="2019-05-27T16:48:00Z">
        <w:r>
          <w:t xml:space="preserve">technique and </w:t>
        </w:r>
      </w:ins>
      <w:ins w:id="517" w:author="Ricardo... Jacome.." w:date="2019-05-27T16:44:00Z">
        <w:r>
          <w:t>end up failing in the long run</w:t>
        </w:r>
      </w:ins>
      <w:ins w:id="518" w:author="Ricardo... Jacome.." w:date="2019-05-27T16:48:00Z">
        <w:r>
          <w:t xml:space="preserve"> [1][2]</w:t>
        </w:r>
      </w:ins>
      <w:ins w:id="519" w:author="Ricardo... Jacome.." w:date="2019-05-27T16:44:00Z">
        <w:r>
          <w:t>.</w:t>
        </w:r>
      </w:ins>
      <w:ins w:id="520" w:author="Ricardo... Jacome.." w:date="2019-05-27T21:11:00Z">
        <w:r w:rsidR="00C33FB1">
          <w:t xml:space="preserve"> Most of these methods include mathematical formulations and </w:t>
        </w:r>
      </w:ins>
      <w:ins w:id="521" w:author="Ricardo... Jacome.." w:date="2019-05-27T21:12:00Z">
        <w:r w:rsidR="00C33FB1">
          <w:t>terminology for every type of curve movement you can imagine.</w:t>
        </w:r>
      </w:ins>
      <w:ins w:id="522" w:author="Ricardo... Jacome.." w:date="2019-05-27T16:44:00Z">
        <w:r>
          <w:t xml:space="preserve"> </w:t>
        </w:r>
      </w:ins>
    </w:p>
    <w:p w14:paraId="1F8243D5" w14:textId="4B9EA665" w:rsidR="009430BD" w:rsidRDefault="00C33FB1" w:rsidP="008C4649">
      <w:pPr>
        <w:jc w:val="both"/>
        <w:rPr>
          <w:ins w:id="523" w:author="Ricardo... Jacome.." w:date="2019-05-27T16:48:00Z"/>
        </w:rPr>
      </w:pPr>
      <w:ins w:id="524" w:author="Ricardo... Jacome.." w:date="2019-05-27T21:12:00Z">
        <w:r>
          <w:t>But now, t</w:t>
        </w:r>
      </w:ins>
      <w:ins w:id="525" w:author="Ricardo... Jacome.." w:date="2019-05-27T16:45:00Z">
        <w:r w:rsidR="009430BD">
          <w:t xml:space="preserve">hink about it in terms of coin tossing, it is possible to predict certain </w:t>
        </w:r>
      </w:ins>
      <w:ins w:id="526" w:author="Ricardo... Jacome.." w:date="2019-05-27T16:46:00Z">
        <w:r w:rsidR="009430BD">
          <w:t>number</w:t>
        </w:r>
      </w:ins>
      <w:ins w:id="527" w:author="Ricardo... Jacome.." w:date="2019-05-27T16:45:00Z">
        <w:r w:rsidR="009430BD">
          <w:t xml:space="preserve"> of outcomes (tails or heads), but after </w:t>
        </w:r>
      </w:ins>
      <w:ins w:id="528" w:author="Ricardo... Jacome.." w:date="2019-05-27T21:12:00Z">
        <w:r>
          <w:t>several</w:t>
        </w:r>
      </w:ins>
      <w:ins w:id="529" w:author="Ricardo... Jacome.." w:date="2019-05-27T16:45:00Z">
        <w:r w:rsidR="009430BD">
          <w:t xml:space="preserve"> times you will eventually fail. That same logic applies to the prediction of a </w:t>
        </w:r>
      </w:ins>
      <w:ins w:id="530" w:author="Ricardo... Jacome.." w:date="2019-05-27T16:46:00Z">
        <w:r w:rsidR="009430BD" w:rsidRPr="009430BD">
          <w:rPr>
            <w:u w:val="single"/>
            <w:rPrChange w:id="531" w:author="Ricardo... Jacome.." w:date="2019-05-27T16:46:00Z">
              <w:rPr/>
            </w:rPrChange>
          </w:rPr>
          <w:t>small-time</w:t>
        </w:r>
      </w:ins>
      <w:ins w:id="532" w:author="Ricardo... Jacome.." w:date="2019-05-27T16:45:00Z">
        <w:r w:rsidR="009430BD" w:rsidRPr="009430BD">
          <w:rPr>
            <w:u w:val="single"/>
            <w:rPrChange w:id="533" w:author="Ricardo... Jacome.." w:date="2019-05-27T16:46:00Z">
              <w:rPr/>
            </w:rPrChange>
          </w:rPr>
          <w:t xml:space="preserve"> frame</w:t>
        </w:r>
        <w:r w:rsidR="009430BD">
          <w:t xml:space="preserve">, some </w:t>
        </w:r>
      </w:ins>
      <w:ins w:id="534" w:author="Ricardo... Jacome.." w:date="2019-05-27T16:46:00Z">
        <w:r w:rsidR="009430BD">
          <w:t xml:space="preserve">people might get it right sometimes, but not all the time. </w:t>
        </w:r>
      </w:ins>
      <w:ins w:id="535" w:author="Ricardo... Jacome.." w:date="2019-05-27T16:45:00Z">
        <w:r w:rsidR="009430BD">
          <w:t xml:space="preserve"> </w:t>
        </w:r>
      </w:ins>
    </w:p>
    <w:p w14:paraId="65C12414" w14:textId="198B83A6" w:rsidR="009F7D72" w:rsidRDefault="009430BD" w:rsidP="008C4649">
      <w:pPr>
        <w:jc w:val="both"/>
        <w:rPr>
          <w:ins w:id="536" w:author="Ricardo... Jacome.." w:date="2019-05-27T16:54:00Z"/>
        </w:rPr>
      </w:pPr>
      <w:ins w:id="537" w:author="Ricardo... Jacome.." w:date="2019-05-27T16:48:00Z">
        <w:r>
          <w:t>Individuals who favor mathematical approache</w:t>
        </w:r>
      </w:ins>
      <w:ins w:id="538" w:author="Ricardo... Jacome.." w:date="2019-05-27T16:49:00Z">
        <w:r>
          <w:t>s (as I am one of them) will oppose the idea of now being able to use mathematical formulas for predictions</w:t>
        </w:r>
      </w:ins>
      <w:ins w:id="539" w:author="Ricardo... Jacome.." w:date="2019-05-27T16:50:00Z">
        <w:r w:rsidR="009F7D72">
          <w:t>. B</w:t>
        </w:r>
      </w:ins>
      <w:ins w:id="540" w:author="Ricardo... Jacome.." w:date="2019-05-27T16:51:00Z">
        <w:r w:rsidR="009F7D72">
          <w:t>ut we need to grasp that</w:t>
        </w:r>
      </w:ins>
      <w:ins w:id="541" w:author="Ricardo... Jacome.." w:date="2019-05-27T16:50:00Z">
        <w:r w:rsidR="009F7D72">
          <w:t xml:space="preserve"> the main problem lies </w:t>
        </w:r>
      </w:ins>
      <w:ins w:id="542" w:author="Ricardo... Jacome.." w:date="2019-05-27T16:51:00Z">
        <w:r w:rsidR="009F7D72">
          <w:t>in the data itself. Stoc</w:t>
        </w:r>
      </w:ins>
      <w:ins w:id="543" w:author="Ricardo... Jacome.." w:date="2019-05-27T16:52:00Z">
        <w:r w:rsidR="009F7D72">
          <w:t xml:space="preserve">k price history does not have enough parameters to make accurate predictions. </w:t>
        </w:r>
      </w:ins>
      <w:ins w:id="544" w:author="Ricardo... Jacome.." w:date="2019-05-27T16:53:00Z">
        <w:r w:rsidR="009F7D72">
          <w:t>Furthermore,</w:t>
        </w:r>
      </w:ins>
      <w:ins w:id="545" w:author="Ricardo... Jacome.." w:date="2019-05-27T16:52:00Z">
        <w:r w:rsidR="009F7D72">
          <w:t xml:space="preserve"> we have no way of measuring </w:t>
        </w:r>
      </w:ins>
      <w:ins w:id="546" w:author="Ricardo... Jacome.." w:date="2019-05-27T16:53:00Z">
        <w:r w:rsidR="009F7D72">
          <w:t xml:space="preserve">these </w:t>
        </w:r>
      </w:ins>
      <w:ins w:id="547" w:author="Ricardo... Jacome.." w:date="2019-05-27T16:52:00Z">
        <w:r w:rsidR="009F7D72">
          <w:t>parameters</w:t>
        </w:r>
      </w:ins>
      <w:ins w:id="548" w:author="Ricardo... Jacome.." w:date="2019-05-27T16:53:00Z">
        <w:r w:rsidR="009F7D72">
          <w:t xml:space="preserve"> which bring uncertainty. What do I mean by that?</w:t>
        </w:r>
      </w:ins>
      <w:ins w:id="549" w:author="Ricardo... Jacome.." w:date="2019-05-27T16:54:00Z">
        <w:r w:rsidR="009F7D72">
          <w:t xml:space="preserve"> Let us bring an example.</w:t>
        </w:r>
      </w:ins>
    </w:p>
    <w:p w14:paraId="18462CA8" w14:textId="007A8DB8" w:rsidR="009F7D72" w:rsidRPr="00C33FB1" w:rsidRDefault="00BB0782" w:rsidP="008C4649">
      <w:pPr>
        <w:jc w:val="both"/>
        <w:rPr>
          <w:ins w:id="550" w:author="Ricardo... Jacome.." w:date="2019-05-27T16:54:00Z"/>
          <w:b/>
          <w:rPrChange w:id="551" w:author="Ricardo... Jacome.." w:date="2019-05-27T21:12:00Z">
            <w:rPr>
              <w:ins w:id="552" w:author="Ricardo... Jacome.." w:date="2019-05-27T16:54:00Z"/>
            </w:rPr>
          </w:rPrChange>
        </w:rPr>
      </w:pPr>
      <w:ins w:id="553" w:author="Ricardo... Jacome.." w:date="2019-05-27T19:51:00Z">
        <w:r w:rsidRPr="00C33FB1">
          <w:rPr>
            <w:b/>
            <w:rPrChange w:id="554" w:author="Ricardo... Jacome.." w:date="2019-05-27T21:12:00Z">
              <w:rPr/>
            </w:rPrChange>
          </w:rPr>
          <w:t>Fundamental</w:t>
        </w:r>
      </w:ins>
      <w:ins w:id="555" w:author="Ricardo... Jacome.." w:date="2019-05-27T16:54:00Z">
        <w:r w:rsidR="009F7D72" w:rsidRPr="00C33FB1">
          <w:rPr>
            <w:b/>
            <w:rPrChange w:id="556" w:author="Ricardo... Jacome.." w:date="2019-05-27T21:12:00Z">
              <w:rPr/>
            </w:rPrChange>
          </w:rPr>
          <w:t xml:space="preserve"> Example</w:t>
        </w:r>
      </w:ins>
      <w:ins w:id="557" w:author="Ricardo... Jacome.." w:date="2019-05-27T19:51:00Z">
        <w:r w:rsidRPr="00C33FB1">
          <w:rPr>
            <w:b/>
            <w:rPrChange w:id="558" w:author="Ricardo... Jacome.." w:date="2019-05-27T21:12:00Z">
              <w:rPr/>
            </w:rPrChange>
          </w:rPr>
          <w:t xml:space="preserve"> #1</w:t>
        </w:r>
      </w:ins>
      <w:ins w:id="559" w:author="Ricardo... Jacome.." w:date="2019-05-27T16:54:00Z">
        <w:r w:rsidR="009F7D72" w:rsidRPr="00C33FB1">
          <w:rPr>
            <w:b/>
            <w:rPrChange w:id="560" w:author="Ricardo... Jacome.." w:date="2019-05-27T21:12:00Z">
              <w:rPr/>
            </w:rPrChange>
          </w:rPr>
          <w:t>: Uncertainty, Risk and Measurability</w:t>
        </w:r>
      </w:ins>
    </w:p>
    <w:p w14:paraId="72FF1854" w14:textId="55A17D72" w:rsidR="009F7D72" w:rsidRDefault="009F7D72" w:rsidP="008C4649">
      <w:pPr>
        <w:jc w:val="both"/>
        <w:rPr>
          <w:ins w:id="561" w:author="Ricardo... Jacome.." w:date="2019-05-27T16:56:00Z"/>
        </w:rPr>
      </w:pPr>
      <w:ins w:id="562" w:author="Ricardo... Jacome.." w:date="2019-05-27T16:54:00Z">
        <w:r>
          <w:t>If you toss a coin, there is a 50/50 chance that yo</w:t>
        </w:r>
      </w:ins>
      <w:ins w:id="563" w:author="Ricardo... Jacome.." w:date="2019-05-27T16:55:00Z">
        <w:r>
          <w:t xml:space="preserve">u will obtain heads or tails. So, there is a 50% chance of you winning or losing. This </w:t>
        </w:r>
      </w:ins>
      <w:ins w:id="564" w:author="Ricardo... Jacome.." w:date="2019-05-27T16:56:00Z">
        <w:r>
          <w:t>“chance</w:t>
        </w:r>
      </w:ins>
      <w:ins w:id="565" w:author="Ricardo... Jacome.." w:date="2019-05-27T16:57:00Z">
        <w:r>
          <w:t>”</w:t>
        </w:r>
      </w:ins>
      <w:ins w:id="566" w:author="Ricardo... Jacome.." w:date="2019-05-27T16:56:00Z">
        <w:r>
          <w:t xml:space="preserve"> is a measurement of risk. </w:t>
        </w:r>
      </w:ins>
    </w:p>
    <w:p w14:paraId="6D41A7A1" w14:textId="01CC478C" w:rsidR="004C0468" w:rsidRDefault="009F7D72" w:rsidP="008C4649">
      <w:pPr>
        <w:jc w:val="both"/>
        <w:rPr>
          <w:ins w:id="567" w:author="Ricardo... Jacome.." w:date="2019-05-27T17:05:00Z"/>
        </w:rPr>
      </w:pPr>
      <w:ins w:id="568" w:author="Ricardo... Jacome.." w:date="2019-05-27T16:56:00Z">
        <w:r>
          <w:t xml:space="preserve">All good? Let us make it more interesting. Imagine that you are in </w:t>
        </w:r>
      </w:ins>
      <w:ins w:id="569" w:author="Ricardo... Jacome.." w:date="2019-05-27T16:58:00Z">
        <w:r>
          <w:t>your friends’ house</w:t>
        </w:r>
      </w:ins>
      <w:ins w:id="570" w:author="Ricardo... Jacome.." w:date="2019-05-27T16:57:00Z">
        <w:r>
          <w:t xml:space="preserve"> where you are playing dice. You are given</w:t>
        </w:r>
      </w:ins>
      <w:ins w:id="571" w:author="Ricardo... Jacome.." w:date="2019-05-27T16:59:00Z">
        <w:r>
          <w:t xml:space="preserve"> a </w:t>
        </w:r>
      </w:ins>
      <w:ins w:id="572" w:author="Ricardo... Jacome.." w:date="2019-05-27T16:57:00Z">
        <w:r>
          <w:t xml:space="preserve">die and </w:t>
        </w:r>
        <w:proofErr w:type="gramStart"/>
        <w:r>
          <w:t>have to</w:t>
        </w:r>
        <w:proofErr w:type="gramEnd"/>
        <w:r>
          <w:t xml:space="preserve"> guess </w:t>
        </w:r>
      </w:ins>
      <w:ins w:id="573" w:author="Ricardo... Jacome.." w:date="2019-05-27T16:58:00Z">
        <w:r>
          <w:t xml:space="preserve">the number that will appear </w:t>
        </w:r>
      </w:ins>
      <w:ins w:id="574" w:author="Ricardo... Jacome.." w:date="2019-05-27T16:59:00Z">
        <w:r>
          <w:t>after throwing it</w:t>
        </w:r>
      </w:ins>
      <w:ins w:id="575" w:author="Ricardo... Jacome.." w:date="2019-05-27T16:58:00Z">
        <w:r>
          <w:t>. If we want to measure risk,</w:t>
        </w:r>
      </w:ins>
      <w:ins w:id="576" w:author="Ricardo... Jacome.." w:date="2019-05-27T16:59:00Z">
        <w:r>
          <w:t xml:space="preserve"> you will </w:t>
        </w:r>
        <w:r w:rsidR="004C0468">
          <w:t xml:space="preserve">calculate a 1/6 chances or about 16.7% of getting it right. Now </w:t>
        </w:r>
      </w:ins>
      <w:ins w:id="577" w:author="Ricardo... Jacome.." w:date="2019-05-27T17:00:00Z">
        <w:r w:rsidR="004C0468">
          <w:t xml:space="preserve">it is time to add uncertainty to the table. When you are doing </w:t>
        </w:r>
      </w:ins>
      <w:ins w:id="578" w:author="Ricardo... Jacome.." w:date="2019-05-27T17:02:00Z">
        <w:r w:rsidR="004C0468">
          <w:t>this,</w:t>
        </w:r>
      </w:ins>
      <w:ins w:id="579" w:author="Ricardo... Jacome.." w:date="2019-05-27T17:00:00Z">
        <w:r w:rsidR="004C0468">
          <w:t xml:space="preserve"> you can </w:t>
        </w:r>
      </w:ins>
      <w:ins w:id="580" w:author="Ricardo... Jacome.." w:date="2019-05-27T17:02:00Z">
        <w:r w:rsidR="004C0468">
          <w:t>l</w:t>
        </w:r>
      </w:ins>
      <w:ins w:id="581" w:author="Ricardo... Jacome.." w:date="2019-05-27T17:00:00Z">
        <w:r w:rsidR="004C0468">
          <w:t>et your mind turn into</w:t>
        </w:r>
      </w:ins>
      <w:ins w:id="582" w:author="Ricardo... Jacome.." w:date="2019-05-27T17:01:00Z">
        <w:r w:rsidR="004C0468">
          <w:t xml:space="preserve"> a spiral of thoughts. First, imagine that you know the brand of die, and you know from research that this brand is known to produce a smaller dimension in the n</w:t>
        </w:r>
      </w:ins>
      <w:ins w:id="583" w:author="Ricardo... Jacome.." w:date="2019-05-27T17:02:00Z">
        <w:r w:rsidR="004C0468">
          <w:t>umber 4 face (otherwise known as manufacturing error). If that is the case, the die is not a perfect cube</w:t>
        </w:r>
      </w:ins>
      <w:ins w:id="584" w:author="Ricardo... Jacome.." w:date="2019-05-27T17:03:00Z">
        <w:r w:rsidR="004C0468">
          <w:t xml:space="preserve"> anymore</w:t>
        </w:r>
      </w:ins>
      <w:ins w:id="585" w:author="Ricardo... Jacome.." w:date="2019-05-27T17:02:00Z">
        <w:r w:rsidR="004C0468">
          <w:t>, so it</w:t>
        </w:r>
      </w:ins>
      <w:ins w:id="586" w:author="Ricardo... Jacome.." w:date="2019-05-27T17:03:00Z">
        <w:r w:rsidR="004C0468">
          <w:t xml:space="preserve"> creates </w:t>
        </w:r>
        <w:proofErr w:type="gramStart"/>
        <w:r w:rsidR="004C0468">
          <w:t>a</w:t>
        </w:r>
        <w:proofErr w:type="gramEnd"/>
        <w:r w:rsidR="004C0468">
          <w:t xml:space="preserve"> uncertainty. Based on geometry, the die will lean to a specific direction. But you don’t know which one, so you add uncertainty to your calculation.</w:t>
        </w:r>
      </w:ins>
      <w:ins w:id="587" w:author="Ricardo... Jacome.." w:date="2019-05-27T17:04:00Z">
        <w:r w:rsidR="004C0468">
          <w:t xml:space="preserve"> This way your chances of getting it right might be lower to a 15% perhaps. This might not be </w:t>
        </w:r>
      </w:ins>
      <w:ins w:id="588" w:author="Ricardo... Jacome.." w:date="2019-05-27T17:05:00Z">
        <w:r w:rsidR="004C0468">
          <w:t>accurate,</w:t>
        </w:r>
      </w:ins>
      <w:ins w:id="589" w:author="Ricardo... Jacome.." w:date="2019-05-27T17:04:00Z">
        <w:r w:rsidR="004C0468">
          <w:t xml:space="preserve"> but you know as a fact that manufacturing err</w:t>
        </w:r>
      </w:ins>
      <w:ins w:id="590" w:author="Ricardo... Jacome.." w:date="2019-05-27T17:05:00Z">
        <w:r w:rsidR="004C0468">
          <w:t>ors change the outcome of the die.</w:t>
        </w:r>
      </w:ins>
    </w:p>
    <w:p w14:paraId="546A411D" w14:textId="3E8ED22D" w:rsidR="004C0468" w:rsidRDefault="004C0468" w:rsidP="008C4649">
      <w:pPr>
        <w:jc w:val="both"/>
        <w:rPr>
          <w:ins w:id="591" w:author="Ricardo... Jacome.." w:date="2019-05-27T17:08:00Z"/>
        </w:rPr>
      </w:pPr>
      <w:ins w:id="592" w:author="Ricardo... Jacome.." w:date="2019-05-27T17:05:00Z">
        <w:r>
          <w:t xml:space="preserve">What else could go wrong? What would happen if your friends dog went ahead a eat the die while you were throwing it? </w:t>
        </w:r>
      </w:ins>
      <w:ins w:id="593" w:author="Ricardo... Jacome.." w:date="2019-05-27T17:06:00Z">
        <w:r>
          <w:t xml:space="preserve">Well, it might be paranoid, but if that happens, you would still lose. How would you “calculate” the chances of your </w:t>
        </w:r>
      </w:ins>
      <w:ins w:id="594" w:author="Ricardo... Jacome.." w:date="2019-05-27T17:07:00Z">
        <w:r>
          <w:t>friend’s</w:t>
        </w:r>
      </w:ins>
      <w:ins w:id="595" w:author="Ricardo... Jacome.." w:date="2019-05-27T17:06:00Z">
        <w:r>
          <w:t xml:space="preserve"> dog munching on your die? Well, this might not </w:t>
        </w:r>
      </w:ins>
      <w:ins w:id="596" w:author="Ricardo... Jacome.." w:date="2019-05-27T17:08:00Z">
        <w:r>
          <w:t xml:space="preserve">seem logical to consider, but it is not impossible for it to happen. </w:t>
        </w:r>
      </w:ins>
    </w:p>
    <w:p w14:paraId="3FB6D476" w14:textId="7536900C" w:rsidR="009F7D72" w:rsidRPr="004A6564" w:rsidDel="00B22A70" w:rsidRDefault="004C0468" w:rsidP="008C4649">
      <w:pPr>
        <w:jc w:val="both"/>
        <w:rPr>
          <w:del w:id="597" w:author="Ricardo... Jacome.." w:date="2019-05-27T20:32:00Z"/>
          <w:rPrChange w:id="598" w:author="Ricardo... Jacome.." w:date="2019-05-26T13:03:00Z">
            <w:rPr>
              <w:del w:id="599" w:author="Ricardo... Jacome.." w:date="2019-05-27T20:32:00Z"/>
              <w:b/>
              <w:u w:val="single"/>
            </w:rPr>
          </w:rPrChange>
        </w:rPr>
      </w:pPr>
      <w:ins w:id="600" w:author="Ricardo... Jacome.." w:date="2019-05-27T17:08:00Z">
        <w:r>
          <w:t xml:space="preserve">Stocks works </w:t>
        </w:r>
        <w:proofErr w:type="gramStart"/>
        <w:r>
          <w:t>similar to</w:t>
        </w:r>
        <w:proofErr w:type="gramEnd"/>
        <w:r>
          <w:t xml:space="preserve"> tha</w:t>
        </w:r>
      </w:ins>
      <w:ins w:id="601" w:author="Ricardo... Jacome.." w:date="2019-05-27T17:09:00Z">
        <w:r>
          <w:t xml:space="preserve">t. If you are buying stock for a </w:t>
        </w:r>
      </w:ins>
      <w:ins w:id="602" w:author="Ricardo... Jacome.." w:date="2019-05-27T17:10:00Z">
        <w:r w:rsidR="000653DC">
          <w:t>company,</w:t>
        </w:r>
      </w:ins>
      <w:ins w:id="603" w:author="Ricardo... Jacome.." w:date="2019-05-27T17:09:00Z">
        <w:r>
          <w:t xml:space="preserve"> there is a humongous amount of uncertaint</w:t>
        </w:r>
      </w:ins>
      <w:ins w:id="604" w:author="Ricardo... Jacome.." w:date="2019-05-27T17:18:00Z">
        <w:r w:rsidR="000653DC">
          <w:t>ies.</w:t>
        </w:r>
      </w:ins>
      <w:ins w:id="605" w:author="Ricardo... Jacome.." w:date="2019-05-27T17:10:00Z">
        <w:r w:rsidR="000653DC">
          <w:t xml:space="preserve"> How could you </w:t>
        </w:r>
      </w:ins>
      <w:ins w:id="606" w:author="Ricardo... Jacome.." w:date="2019-05-27T17:20:00Z">
        <w:r w:rsidR="00072C8E">
          <w:t>measure the likelihood that the company’s CEO is stealing money from its own company? How about the likelihood of any member in the top position to be imprisoned for any reason you can thi</w:t>
        </w:r>
      </w:ins>
      <w:ins w:id="607" w:author="Ricardo... Jacome.." w:date="2019-05-27T17:21:00Z">
        <w:r w:rsidR="00072C8E">
          <w:t>nk of?</w:t>
        </w:r>
      </w:ins>
      <w:ins w:id="608" w:author="Ricardo... Jacome.." w:date="2019-05-27T17:22:00Z">
        <w:r w:rsidR="00072C8E">
          <w:t xml:space="preserve"> </w:t>
        </w:r>
      </w:ins>
      <w:ins w:id="609" w:author="Ricardo... Jacome.." w:date="2019-05-27T17:21:00Z">
        <w:r w:rsidR="00072C8E">
          <w:t xml:space="preserve">These questions might sound silly, but they do occur </w:t>
        </w:r>
      </w:ins>
      <w:ins w:id="610" w:author="Ricardo... Jacome.." w:date="2019-05-27T17:22:00Z">
        <w:r w:rsidR="00072C8E">
          <w:t>many times.</w:t>
        </w:r>
      </w:ins>
      <w:ins w:id="611" w:author="Ricardo... Jacome.." w:date="2019-05-27T17:23:00Z">
        <w:r w:rsidR="00072C8E">
          <w:t xml:space="preserve"> All these silly factors, if they were to occur, would damage the stock value of any company. </w:t>
        </w:r>
      </w:ins>
      <w:ins w:id="612" w:author="Ricardo... Jacome.." w:date="2019-05-27T17:22:00Z">
        <w:r w:rsidR="00072C8E">
          <w:t>Does this mean that you should not invest</w:t>
        </w:r>
      </w:ins>
      <w:ins w:id="613" w:author="Ricardo... Jacome.." w:date="2019-05-27T17:24:00Z">
        <w:r w:rsidR="00072C8E">
          <w:t xml:space="preserve"> because bad things occur</w:t>
        </w:r>
      </w:ins>
      <w:ins w:id="614" w:author="Ricardo... Jacome.." w:date="2019-05-27T17:22:00Z">
        <w:r w:rsidR="00072C8E">
          <w:t xml:space="preserve">? No. It means that </w:t>
        </w:r>
        <w:r w:rsidR="00072C8E">
          <w:lastRenderedPageBreak/>
          <w:t xml:space="preserve">should not believe any of the </w:t>
        </w:r>
      </w:ins>
      <w:ins w:id="615" w:author="Ricardo... Jacome.." w:date="2019-05-27T17:23:00Z">
        <w:r w:rsidR="00072C8E">
          <w:t>techniques for predicting stocks in the</w:t>
        </w:r>
      </w:ins>
      <w:ins w:id="616" w:author="Ricardo... Jacome.." w:date="2019-05-27T17:24:00Z">
        <w:r w:rsidR="00072C8E">
          <w:t xml:space="preserve"> smaller time trends and should focus on the </w:t>
        </w:r>
      </w:ins>
      <w:ins w:id="617" w:author="Ricardo... Jacome.." w:date="2019-05-27T17:25:00Z">
        <w:r w:rsidR="00072C8E">
          <w:t>long-term</w:t>
        </w:r>
      </w:ins>
      <w:ins w:id="618" w:author="Ricardo... Jacome.." w:date="2019-05-27T17:24:00Z">
        <w:r w:rsidR="00072C8E">
          <w:t xml:space="preserve"> growth. </w:t>
        </w:r>
      </w:ins>
      <w:ins w:id="619" w:author="Ricardo... Jacome.." w:date="2019-05-27T17:23:00Z">
        <w:r w:rsidR="00072C8E">
          <w:t xml:space="preserve"> </w:t>
        </w:r>
      </w:ins>
      <w:ins w:id="620" w:author="Ricardo... Jacome.." w:date="2019-05-27T17:40:00Z">
        <w:r w:rsidR="002935AA">
          <w:t xml:space="preserve"> </w:t>
        </w:r>
      </w:ins>
    </w:p>
    <w:p w14:paraId="6F99D18E" w14:textId="3062E27F" w:rsidR="0031590F" w:rsidRPr="0031590F" w:rsidDel="009430BD" w:rsidRDefault="0031590F" w:rsidP="008C4649">
      <w:pPr>
        <w:jc w:val="both"/>
        <w:rPr>
          <w:del w:id="621" w:author="Ricardo... Jacome.." w:date="2019-05-27T16:40:00Z"/>
        </w:rPr>
      </w:pPr>
      <w:del w:id="622"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623" w:author="Ricardo... Jacome.." w:date="2019-05-27T16:40:00Z"/>
        </w:rPr>
      </w:pPr>
      <w:del w:id="624"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625" w:author="Ricardo... Jacome.." w:date="2019-05-27T20:29:00Z"/>
        </w:rPr>
      </w:pPr>
    </w:p>
    <w:p w14:paraId="109096D9" w14:textId="0C633801" w:rsidR="00ED09F2" w:rsidDel="00B22A70" w:rsidRDefault="00ED09F2" w:rsidP="008C4649">
      <w:pPr>
        <w:jc w:val="both"/>
        <w:rPr>
          <w:del w:id="626" w:author="Ricardo... Jacome.." w:date="2019-05-27T20:32:00Z"/>
        </w:rPr>
      </w:pPr>
    </w:p>
    <w:p w14:paraId="74BCA53E" w14:textId="2CDB3FC9" w:rsidR="00ED09F2" w:rsidDel="00BB0782" w:rsidRDefault="00ED09F2">
      <w:pPr>
        <w:rPr>
          <w:del w:id="627" w:author="Ricardo... Jacome.." w:date="2019-05-27T19:46:00Z"/>
        </w:rPr>
        <w:pPrChange w:id="628"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629"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630" w:author="Ricardo... Jacome.." w:date="2019-05-27T20:40:00Z">
            <w:rPr/>
          </w:rPrChange>
        </w:rPr>
      </w:pPr>
      <w:bookmarkStart w:id="631" w:name="_Toc530873169"/>
      <w:r w:rsidRPr="002850AF">
        <w:rPr>
          <w:highlight w:val="cyan"/>
          <w:rPrChange w:id="632" w:author="Ricardo... Jacome.." w:date="2019-05-27T20:40:00Z">
            <w:rPr/>
          </w:rPrChange>
        </w:rPr>
        <w:t xml:space="preserve">What </w:t>
      </w:r>
      <w:r w:rsidR="008A7EBA" w:rsidRPr="002850AF">
        <w:rPr>
          <w:highlight w:val="cyan"/>
          <w:rPrChange w:id="633" w:author="Ricardo... Jacome.." w:date="2019-05-27T20:40:00Z">
            <w:rPr/>
          </w:rPrChange>
        </w:rPr>
        <w:t>A</w:t>
      </w:r>
      <w:r w:rsidRPr="002850AF">
        <w:rPr>
          <w:highlight w:val="cyan"/>
          <w:rPrChange w:id="634" w:author="Ricardo... Jacome.." w:date="2019-05-27T20:40:00Z">
            <w:rPr/>
          </w:rPrChange>
        </w:rPr>
        <w:t xml:space="preserve">ffects </w:t>
      </w:r>
      <w:r w:rsidR="008A7EBA" w:rsidRPr="002850AF">
        <w:rPr>
          <w:highlight w:val="cyan"/>
          <w:rPrChange w:id="635" w:author="Ricardo... Jacome.." w:date="2019-05-27T20:40:00Z">
            <w:rPr/>
          </w:rPrChange>
        </w:rPr>
        <w:t>T</w:t>
      </w:r>
      <w:r w:rsidRPr="002850AF">
        <w:rPr>
          <w:highlight w:val="cyan"/>
          <w:rPrChange w:id="636" w:author="Ricardo... Jacome.." w:date="2019-05-27T20:40:00Z">
            <w:rPr/>
          </w:rPrChange>
        </w:rPr>
        <w:t>rends?</w:t>
      </w:r>
      <w:bookmarkEnd w:id="631"/>
      <w:r w:rsidR="00E5230D" w:rsidRPr="002850AF">
        <w:rPr>
          <w:highlight w:val="cyan"/>
          <w:rPrChange w:id="637" w:author="Ricardo... Jacome.." w:date="2019-05-27T20:40:00Z">
            <w:rPr/>
          </w:rPrChange>
        </w:rPr>
        <w:t xml:space="preserve"> </w:t>
      </w:r>
    </w:p>
    <w:p w14:paraId="215C97EE" w14:textId="1DF22DF7" w:rsidR="00006041" w:rsidRPr="002850AF" w:rsidRDefault="00BF7252" w:rsidP="008C4649">
      <w:pPr>
        <w:jc w:val="both"/>
        <w:rPr>
          <w:highlight w:val="cyan"/>
          <w:rPrChange w:id="638" w:author="Ricardo... Jacome.." w:date="2019-05-27T20:40:00Z">
            <w:rPr/>
          </w:rPrChange>
        </w:rPr>
      </w:pPr>
      <w:r w:rsidRPr="002850AF">
        <w:rPr>
          <w:highlight w:val="cyan"/>
          <w:rPrChange w:id="639"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640" w:author="Ricardo... Jacome.." w:date="2019-05-27T20:40:00Z">
            <w:rPr>
              <w:b/>
              <w:u w:val="single"/>
            </w:rPr>
          </w:rPrChange>
        </w:rPr>
        <w:t>It is important to note that a stock’s value reflects how well a company offers services or sell products.</w:t>
      </w:r>
      <w:r w:rsidR="002354FA" w:rsidRPr="002850AF">
        <w:rPr>
          <w:highlight w:val="cyan"/>
          <w:rPrChange w:id="641"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642" w:author="Ricardo... Jacome.." w:date="2019-05-27T20:40:00Z">
            <w:rPr/>
          </w:rPrChange>
        </w:rPr>
        <w:t xml:space="preserve">And now the most important factor in this section: </w:t>
      </w:r>
      <w:r w:rsidR="003B195B" w:rsidRPr="002850AF">
        <w:rPr>
          <w:b/>
          <w:highlight w:val="cyan"/>
          <w:u w:val="single"/>
          <w:rPrChange w:id="643" w:author="Ricardo... Jacome.." w:date="2019-05-27T20:40:00Z">
            <w:rPr>
              <w:b/>
              <w:u w:val="single"/>
            </w:rPr>
          </w:rPrChange>
        </w:rPr>
        <w:t>Not everything about a stock can be predicted by looking only at the graphs.</w:t>
      </w:r>
      <w:r w:rsidR="003B195B" w:rsidRPr="002850AF">
        <w:rPr>
          <w:highlight w:val="cyan"/>
          <w:rPrChange w:id="644" w:author="Ricardo... Jacome.." w:date="2019-05-27T20:40:00Z">
            <w:rPr/>
          </w:rPrChange>
        </w:rPr>
        <w:t xml:space="preserve"> </w:t>
      </w:r>
    </w:p>
    <w:p w14:paraId="29A33948" w14:textId="2AC358BE" w:rsidR="00E35959" w:rsidRPr="002850AF" w:rsidRDefault="00006041" w:rsidP="006B26E9">
      <w:pPr>
        <w:jc w:val="both"/>
        <w:rPr>
          <w:highlight w:val="cyan"/>
          <w:rPrChange w:id="645" w:author="Ricardo... Jacome.." w:date="2019-05-27T20:40:00Z">
            <w:rPr/>
          </w:rPrChange>
        </w:rPr>
      </w:pPr>
      <w:r w:rsidRPr="002850AF">
        <w:rPr>
          <w:b/>
          <w:highlight w:val="cyan"/>
          <w:rPrChange w:id="646" w:author="Ricardo... Jacome.." w:date="2019-05-27T20:40:00Z">
            <w:rPr>
              <w:b/>
            </w:rPr>
          </w:rPrChange>
        </w:rPr>
        <w:t>Quick-Example #1</w:t>
      </w:r>
      <w:r w:rsidR="004F64EB" w:rsidRPr="002850AF">
        <w:rPr>
          <w:b/>
          <w:highlight w:val="cyan"/>
          <w:rPrChange w:id="647" w:author="Ricardo... Jacome.." w:date="2019-05-27T20:40:00Z">
            <w:rPr>
              <w:b/>
            </w:rPr>
          </w:rPrChange>
        </w:rPr>
        <w:t xml:space="preserve"> Popularity and Reputation Matter</w:t>
      </w:r>
      <w:r w:rsidRPr="002850AF">
        <w:rPr>
          <w:highlight w:val="cyan"/>
          <w:rPrChange w:id="648" w:author="Ricardo... Jacome.." w:date="2019-05-27T20:40:00Z">
            <w:rPr/>
          </w:rPrChange>
        </w:rPr>
        <w:t>:</w:t>
      </w:r>
      <w:r w:rsidR="002354FA" w:rsidRPr="002850AF">
        <w:rPr>
          <w:highlight w:val="cyan"/>
          <w:rPrChange w:id="649" w:author="Ricardo... Jacome.." w:date="2019-05-27T20:40:00Z">
            <w:rPr/>
          </w:rPrChange>
        </w:rPr>
        <w:t xml:space="preserve"> </w:t>
      </w:r>
      <w:r w:rsidRPr="002850AF">
        <w:rPr>
          <w:highlight w:val="cyan"/>
          <w:rPrChange w:id="650" w:author="Ricardo... Jacome.." w:date="2019-05-27T20:40:00Z">
            <w:rPr/>
          </w:rPrChange>
        </w:rPr>
        <w:t>I</w:t>
      </w:r>
      <w:r w:rsidR="002354FA" w:rsidRPr="002850AF">
        <w:rPr>
          <w:highlight w:val="cyan"/>
          <w:rPrChange w:id="651"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652" w:author="Ricardo... Jacome.." w:date="2019-05-27T20:40:00Z">
            <w:rPr/>
          </w:rPrChange>
        </w:rPr>
        <w:t xml:space="preserve">good signs of how the stock of company should be doing. </w:t>
      </w:r>
      <w:r w:rsidR="00E35959" w:rsidRPr="002850AF">
        <w:rPr>
          <w:highlight w:val="cyan"/>
          <w:rPrChange w:id="653" w:author="Ricardo... Jacome.." w:date="2019-05-27T20:40:00Z">
            <w:rPr/>
          </w:rPrChange>
        </w:rPr>
        <w:t xml:space="preserve">On the contrary, if the company you are analyzing, has </w:t>
      </w:r>
      <w:proofErr w:type="gramStart"/>
      <w:r w:rsidR="00E35959" w:rsidRPr="002850AF">
        <w:rPr>
          <w:highlight w:val="cyan"/>
          <w:rPrChange w:id="654" w:author="Ricardo... Jacome.." w:date="2019-05-27T20:40:00Z">
            <w:rPr/>
          </w:rPrChange>
        </w:rPr>
        <w:t>really bad</w:t>
      </w:r>
      <w:proofErr w:type="gramEnd"/>
      <w:r w:rsidR="00E35959" w:rsidRPr="002850AF">
        <w:rPr>
          <w:highlight w:val="cyan"/>
          <w:rPrChange w:id="655"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656" w:author="Ricardo... Jacome.." w:date="2019-05-27T20:40:00Z">
            <w:rPr/>
          </w:rPrChange>
        </w:rPr>
        <w:t>.</w:t>
      </w:r>
      <w:r w:rsidR="00E35959" w:rsidRPr="002850AF">
        <w:rPr>
          <w:highlight w:val="cyan"/>
          <w:rPrChange w:id="657" w:author="Ricardo... Jacome.." w:date="2019-05-27T20:40:00Z">
            <w:rPr/>
          </w:rPrChange>
        </w:rPr>
        <w:t xml:space="preserve"> </w:t>
      </w:r>
      <w:r w:rsidR="0012639E" w:rsidRPr="002850AF">
        <w:rPr>
          <w:highlight w:val="cyan"/>
          <w:rPrChange w:id="658" w:author="Ricardo... Jacome.." w:date="2019-05-27T20:40:00Z">
            <w:rPr/>
          </w:rPrChange>
        </w:rPr>
        <w:t>M</w:t>
      </w:r>
      <w:r w:rsidR="00E35959" w:rsidRPr="002850AF">
        <w:rPr>
          <w:highlight w:val="cyan"/>
          <w:rPrChange w:id="659" w:author="Ricardo... Jacome.." w:date="2019-05-27T20:40:00Z">
            <w:rPr/>
          </w:rPrChange>
        </w:rPr>
        <w:t>ost people when talk</w:t>
      </w:r>
      <w:r w:rsidR="0012639E" w:rsidRPr="002850AF">
        <w:rPr>
          <w:highlight w:val="cyan"/>
          <w:rPrChange w:id="660" w:author="Ricardo... Jacome.." w:date="2019-05-27T20:40:00Z">
            <w:rPr/>
          </w:rPrChange>
        </w:rPr>
        <w:t>ing</w:t>
      </w:r>
      <w:r w:rsidR="00E35959" w:rsidRPr="002850AF">
        <w:rPr>
          <w:highlight w:val="cyan"/>
          <w:rPrChange w:id="661"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662" w:author="Ricardo... Jacome.." w:date="2019-05-27T20:40:00Z">
            <w:rPr/>
          </w:rPrChange>
        </w:rPr>
      </w:pPr>
      <w:r w:rsidRPr="002850AF">
        <w:rPr>
          <w:b/>
          <w:highlight w:val="cyan"/>
          <w:rPrChange w:id="663" w:author="Ricardo... Jacome.." w:date="2019-05-27T20:40:00Z">
            <w:rPr>
              <w:b/>
            </w:rPr>
          </w:rPrChange>
        </w:rPr>
        <w:t>Quick-Example #2 Some Businesses are Season-Dependent:</w:t>
      </w:r>
      <w:r w:rsidRPr="002850AF">
        <w:rPr>
          <w:highlight w:val="cyan"/>
          <w:rPrChange w:id="664"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665"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666" w:author="Ricardo... Jacome.." w:date="2019-05-27T20:32:00Z"/>
        </w:rPr>
      </w:pPr>
      <w:r w:rsidRPr="002850AF">
        <w:rPr>
          <w:highlight w:val="cyan"/>
          <w:rPrChange w:id="667"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668"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669"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670" w:author="Ricardo... Jacome.." w:date="2019-05-27T20:32:00Z"/>
        </w:rPr>
      </w:pPr>
      <w:ins w:id="671" w:author="Ricardo... Jacome.." w:date="2019-05-27T20:32:00Z">
        <w:r>
          <w:t>Based on our beginning chapters, a good investor</w:t>
        </w:r>
      </w:ins>
      <w:ins w:id="672" w:author="Ricardo... Jacome.." w:date="2019-05-27T20:34:00Z">
        <w:r>
          <w:t xml:space="preserve"> understands</w:t>
        </w:r>
      </w:ins>
      <w:ins w:id="673" w:author="Ricardo... Jacome.." w:date="2019-05-27T20:32:00Z">
        <w:r>
          <w:t>:</w:t>
        </w:r>
      </w:ins>
    </w:p>
    <w:p w14:paraId="6CBCA391" w14:textId="5BF43D7B" w:rsidR="00B22A70" w:rsidRDefault="00B22A70" w:rsidP="00B22A70">
      <w:pPr>
        <w:pStyle w:val="ListParagraph"/>
        <w:numPr>
          <w:ilvl w:val="0"/>
          <w:numId w:val="11"/>
        </w:numPr>
        <w:jc w:val="both"/>
        <w:rPr>
          <w:ins w:id="674" w:author="Ricardo... Jacome.." w:date="2019-05-27T20:32:00Z"/>
        </w:rPr>
      </w:pPr>
      <w:ins w:id="675" w:author="Ricardo... Jacome.." w:date="2019-05-27T20:34:00Z">
        <w:r>
          <w:t>T</w:t>
        </w:r>
      </w:ins>
      <w:ins w:id="676"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677" w:author="Ricardo... Jacome.." w:date="2019-05-27T20:32:00Z"/>
        </w:rPr>
      </w:pPr>
      <w:ins w:id="678" w:author="Ricardo... Jacome.." w:date="2019-05-27T20:34:00Z">
        <w:r>
          <w:t xml:space="preserve">How </w:t>
        </w:r>
      </w:ins>
      <w:ins w:id="679"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680" w:author="Ricardo... Jacome.." w:date="2019-05-27T20:32:00Z"/>
        </w:rPr>
      </w:pPr>
      <w:ins w:id="681" w:author="Ricardo... Jacome.." w:date="2019-05-27T20:34:00Z">
        <w:r>
          <w:t>T</w:t>
        </w:r>
      </w:ins>
      <w:ins w:id="682" w:author="Ricardo... Jacome.." w:date="2019-05-27T20:32:00Z">
        <w:r>
          <w:t>hat smaller time frames provide with too many uncertainties to predict them at all.</w:t>
        </w:r>
      </w:ins>
      <w:ins w:id="683"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ED506C6" w14:textId="38C37A47" w:rsidR="006B6BE8" w:rsidRDefault="006B6BE8" w:rsidP="006B6BE8">
      <w:pPr>
        <w:pStyle w:val="Heading1"/>
        <w:rPr>
          <w:ins w:id="684" w:author="Ricardo... Jacome.." w:date="2019-05-27T21:05:00Z"/>
        </w:rPr>
      </w:pPr>
      <w:bookmarkStart w:id="685" w:name="_Toc530873170"/>
      <w:r>
        <w:lastRenderedPageBreak/>
        <w:t xml:space="preserve">Chapter </w:t>
      </w:r>
      <w:ins w:id="686" w:author="Ricardo... Jacome.." w:date="2019-05-27T20:40:00Z">
        <w:r w:rsidR="002850AF">
          <w:t>3</w:t>
        </w:r>
      </w:ins>
      <w:del w:id="687" w:author="Ricardo... Jacome.." w:date="2019-05-27T20:40:00Z">
        <w:r w:rsidDel="002850AF">
          <w:delText>4</w:delText>
        </w:r>
      </w:del>
      <w:r>
        <w:t xml:space="preserve">: </w:t>
      </w:r>
      <w:ins w:id="688" w:author="Ricardo... Jacome.." w:date="2019-05-27T21:03:00Z">
        <w:r w:rsidR="00CF47FB">
          <w:t>What Affects Stock</w:t>
        </w:r>
      </w:ins>
      <w:ins w:id="689" w:author="Ricardo... Jacome.." w:date="2019-05-27T21:04:00Z">
        <w:r w:rsidR="00CF47FB">
          <w:t xml:space="preserve"> Prices?</w:t>
        </w:r>
      </w:ins>
      <w:del w:id="690" w:author="Ricardo... Jacome.." w:date="2019-05-27T21:03:00Z">
        <w:r w:rsidDel="00CF47FB">
          <w:delText>Classifications of Stocks</w:delText>
        </w:r>
      </w:del>
      <w:bookmarkEnd w:id="685"/>
    </w:p>
    <w:p w14:paraId="3E36D241" w14:textId="77777777" w:rsidR="00880528" w:rsidRPr="00880528" w:rsidRDefault="00880528">
      <w:pPr>
        <w:pPrChange w:id="691" w:author="Ricardo... Jacome.." w:date="2019-05-27T21:05:00Z">
          <w:pPr>
            <w:pStyle w:val="Heading1"/>
          </w:pPr>
        </w:pPrChange>
      </w:pPr>
    </w:p>
    <w:p w14:paraId="5EE8B53E" w14:textId="6CBF9507" w:rsidR="00C33FB1" w:rsidRDefault="00C33FB1">
      <w:pPr>
        <w:jc w:val="both"/>
        <w:rPr>
          <w:ins w:id="692" w:author="Ricardo... Jacome.." w:date="2019-05-27T21:08:00Z"/>
        </w:rPr>
        <w:pPrChange w:id="693" w:author="Ricardo... Jacome.." w:date="2019-05-27T21:13:00Z">
          <w:pPr/>
        </w:pPrChange>
      </w:pPr>
      <w:ins w:id="694" w:author="Ricardo... Jacome.." w:date="2019-05-27T21:13:00Z">
        <w:r>
          <w:t>From</w:t>
        </w:r>
      </w:ins>
      <w:ins w:id="695" w:author="Ricardo... Jacome.." w:date="2019-05-27T21:08:00Z">
        <w:r>
          <w:t xml:space="preserve"> the previous section</w:t>
        </w:r>
      </w:ins>
      <w:ins w:id="696" w:author="Ricardo... Jacome.." w:date="2019-05-27T21:09:00Z">
        <w:r>
          <w:t>,</w:t>
        </w:r>
      </w:ins>
      <w:ins w:id="697" w:author="Ricardo... Jacome.." w:date="2019-05-27T21:08:00Z">
        <w:r>
          <w:t xml:space="preserve"> it will be possible to think that there is nothing that can be done to predict the stock </w:t>
        </w:r>
      </w:ins>
      <w:ins w:id="698" w:author="Ricardo... Jacome.." w:date="2019-05-27T21:09:00Z">
        <w:r>
          <w:t>behavior</w:t>
        </w:r>
      </w:ins>
      <w:ins w:id="699" w:author="Ricardo... Jacome.." w:date="2019-05-27T21:13:00Z">
        <w:r>
          <w:t xml:space="preserve"> because</w:t>
        </w:r>
      </w:ins>
      <w:ins w:id="700" w:author="Ricardo... Jacome.." w:date="2019-05-27T21:09:00Z">
        <w:r>
          <w:t xml:space="preserve"> everything is based off random things that we can’t control. </w:t>
        </w:r>
      </w:ins>
      <w:ins w:id="701" w:author="Ricardo... Jacome.." w:date="2019-05-27T21:10:00Z">
        <w:r>
          <w:t>However</w:t>
        </w:r>
      </w:ins>
      <w:ins w:id="702" w:author="Ricardo... Jacome.." w:date="2019-05-27T21:09:00Z">
        <w:r>
          <w:t>, now we need</w:t>
        </w:r>
      </w:ins>
      <w:ins w:id="703" w:author="Ricardo... Jacome.." w:date="2019-05-27T21:10:00Z">
        <w:r>
          <w:t xml:space="preserve"> to address what information can we rely on to understand some stock prices.</w:t>
        </w:r>
      </w:ins>
      <w:ins w:id="704" w:author="Ricardo... Jacome.." w:date="2019-05-27T21:09:00Z">
        <w:r>
          <w:t xml:space="preserve"> </w:t>
        </w:r>
      </w:ins>
    </w:p>
    <w:p w14:paraId="1B7B972C" w14:textId="04738602" w:rsidR="00CF47FB" w:rsidRDefault="00CF47FB" w:rsidP="000D21AE">
      <w:pPr>
        <w:rPr>
          <w:ins w:id="705" w:author="Ricardo... Jacome.." w:date="2019-05-27T21:05:00Z"/>
          <w:sz w:val="36"/>
          <w:szCs w:val="36"/>
        </w:rPr>
      </w:pPr>
      <w:ins w:id="706" w:author="Ricardo... Jacome.." w:date="2019-05-27T21:04:00Z">
        <w:r w:rsidRPr="00CF47FB">
          <w:rPr>
            <w:sz w:val="36"/>
            <w:szCs w:val="36"/>
            <w:rPrChange w:id="707" w:author="Ricardo... Jacome.." w:date="2019-05-27T21:05:00Z">
              <w:rPr/>
            </w:rPrChange>
          </w:rPr>
          <w:t>The Basics</w:t>
        </w:r>
      </w:ins>
    </w:p>
    <w:p w14:paraId="21483E85" w14:textId="5062F08D" w:rsidR="00C33FB1" w:rsidRDefault="00C33FB1" w:rsidP="00D43270">
      <w:pPr>
        <w:jc w:val="both"/>
        <w:rPr>
          <w:ins w:id="708" w:author="Ricardo... Jacome.." w:date="2019-05-27T21:20:00Z"/>
          <w:szCs w:val="24"/>
        </w:rPr>
      </w:pPr>
      <w:ins w:id="709" w:author="Ricardo... Jacome.." w:date="2019-05-27T21:14:00Z">
        <w:r>
          <w:rPr>
            <w:szCs w:val="24"/>
          </w:rPr>
          <w:t xml:space="preserve">There </w:t>
        </w:r>
      </w:ins>
      <w:ins w:id="710" w:author="Ricardo... Jacome.." w:date="2019-05-27T21:15:00Z">
        <w:r>
          <w:rPr>
            <w:szCs w:val="24"/>
          </w:rPr>
          <w:t>exist</w:t>
        </w:r>
      </w:ins>
      <w:ins w:id="711" w:author="Ricardo... Jacome.." w:date="2019-05-27T21:14:00Z">
        <w:r>
          <w:rPr>
            <w:szCs w:val="24"/>
          </w:rPr>
          <w:t xml:space="preserve"> multiple sources of information that are outside of the stock’s chart that will aid into understanding what affects stock pricing. </w:t>
        </w:r>
      </w:ins>
      <w:ins w:id="712" w:author="Ricardo... Jacome.." w:date="2019-05-27T21:15:00Z">
        <w:r>
          <w:rPr>
            <w:szCs w:val="24"/>
          </w:rPr>
          <w:t xml:space="preserve">The first step will be to categorize businesses into different models. </w:t>
        </w:r>
      </w:ins>
      <w:ins w:id="713" w:author="Ricardo... Jacome.." w:date="2019-05-27T21:16:00Z">
        <w:r>
          <w:rPr>
            <w:szCs w:val="24"/>
          </w:rPr>
          <w:t>Businesses have many target customers a</w:t>
        </w:r>
      </w:ins>
      <w:ins w:id="714" w:author="Ricardo... Jacome.." w:date="2019-05-27T21:17:00Z">
        <w:r>
          <w:rPr>
            <w:szCs w:val="24"/>
          </w:rPr>
          <w:t xml:space="preserve">nd many products or services that they can offer. </w:t>
        </w:r>
      </w:ins>
      <w:ins w:id="715" w:author="Ricardo... Jacome.." w:date="2019-05-27T21:19:00Z">
        <w:r w:rsidR="00ED032A">
          <w:rPr>
            <w:szCs w:val="24"/>
          </w:rPr>
          <w:t xml:space="preserve">For this, the following </w:t>
        </w:r>
      </w:ins>
      <w:ins w:id="716" w:author="Ricardo... Jacome.." w:date="2019-05-27T21:20:00Z">
        <w:r w:rsidR="00ED032A">
          <w:rPr>
            <w:szCs w:val="24"/>
          </w:rPr>
          <w:t>illustration will be used:</w:t>
        </w:r>
      </w:ins>
    </w:p>
    <w:p w14:paraId="2303CC0B" w14:textId="1FCE267D" w:rsidR="00ED032A" w:rsidRDefault="00ED032A" w:rsidP="00ED032A">
      <w:pPr>
        <w:rPr>
          <w:ins w:id="717" w:author="Ricardo... Jacome.." w:date="2019-05-27T21:20:00Z"/>
          <w:szCs w:val="24"/>
        </w:rPr>
      </w:pPr>
      <w:ins w:id="718"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D43270" w:rsidRDefault="00D43270" w:rsidP="00ED032A">
                              <w:ins w:id="719"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D43270" w:rsidRDefault="00D43270" w:rsidP="00ED032A">
                        <w:ins w:id="720"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721" w:author="Ricardo... Jacome.." w:date="2019-05-27T21:20:00Z"/>
          <w:szCs w:val="24"/>
        </w:rPr>
        <w:pPrChange w:id="722" w:author="Ricardo... Jacome.." w:date="2019-05-27T21:24:00Z">
          <w:pPr/>
        </w:pPrChange>
      </w:pPr>
      <w:ins w:id="723"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D43270" w:rsidRDefault="00D43270">
                              <w:pPr>
                                <w:jc w:val="center"/>
                                <w:pPrChange w:id="724" w:author="Ricardo... Jacome.." w:date="2019-05-27T21:24:00Z">
                                  <w:pPr/>
                                </w:pPrChange>
                              </w:pPr>
                              <w:ins w:id="725"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D43270" w:rsidRDefault="00D43270">
                        <w:pPr>
                          <w:jc w:val="center"/>
                          <w:pPrChange w:id="726" w:author="Ricardo... Jacome.." w:date="2019-05-27T21:24:00Z">
                            <w:pPr/>
                          </w:pPrChange>
                        </w:pPr>
                        <w:ins w:id="727"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D43270" w:rsidRDefault="00D43270" w:rsidP="00ED032A">
                              <w:ins w:id="728"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D43270" w:rsidRDefault="00D43270" w:rsidP="00ED032A">
                        <w:ins w:id="729" w:author="Ricardo... Jacome.." w:date="2019-05-27T21:22:00Z">
                          <w:r>
                            <w:t>Service</w:t>
                          </w:r>
                        </w:ins>
                      </w:p>
                    </w:txbxContent>
                  </v:textbox>
                </v:shape>
              </w:pict>
            </mc:Fallback>
          </mc:AlternateContent>
        </w:r>
      </w:ins>
    </w:p>
    <w:p w14:paraId="4CB163B0" w14:textId="4C4A2F94" w:rsidR="00ED032A" w:rsidRDefault="00ED032A" w:rsidP="00ED032A">
      <w:pPr>
        <w:rPr>
          <w:ins w:id="730" w:author="Ricardo... Jacome.." w:date="2019-05-27T21:20:00Z"/>
          <w:szCs w:val="24"/>
        </w:rPr>
      </w:pPr>
    </w:p>
    <w:p w14:paraId="55101608" w14:textId="39430519" w:rsidR="00ED032A" w:rsidRDefault="00ED032A" w:rsidP="00ED032A">
      <w:pPr>
        <w:rPr>
          <w:ins w:id="731" w:author="Ricardo... Jacome.." w:date="2019-05-27T21:22:00Z"/>
          <w:szCs w:val="24"/>
        </w:rPr>
      </w:pPr>
    </w:p>
    <w:p w14:paraId="5B276EDD" w14:textId="0D6F5954" w:rsidR="00ED032A" w:rsidRDefault="00624635" w:rsidP="00D43270">
      <w:pPr>
        <w:jc w:val="both"/>
        <w:rPr>
          <w:ins w:id="732" w:author="Ricardo... Jacome.." w:date="2019-05-27T21:24:00Z"/>
          <w:szCs w:val="24"/>
        </w:rPr>
      </w:pPr>
      <w:ins w:id="733"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AFEB939" w:rsidR="00D43270" w:rsidRDefault="00D43270"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AFEB939" w:rsidR="00D43270" w:rsidRDefault="00D43270" w:rsidP="00624635">
                        <w:r>
                          <w:t>Phones</w:t>
                        </w:r>
                      </w:p>
                    </w:txbxContent>
                  </v:textbox>
                </v:shape>
              </w:pict>
            </mc:Fallback>
          </mc:AlternateContent>
        </w:r>
      </w:ins>
      <w:ins w:id="734" w:author="Ricardo... Jacome.." w:date="2019-05-27T21:23:00Z">
        <w:r w:rsidR="00ED032A">
          <w:rPr>
            <w:szCs w:val="24"/>
          </w:rPr>
          <w:t>Now, you can decide any type of product or service you can think of. In this example, we will have 2 Products and 2 Services</w:t>
        </w:r>
      </w:ins>
      <w:r w:rsidR="00D43270">
        <w:rPr>
          <w:szCs w:val="24"/>
        </w:rPr>
        <w:t xml:space="preserve"> as shown below</w:t>
      </w:r>
      <w:ins w:id="735" w:author="Ricardo... Jacome.." w:date="2019-05-27T21:23:00Z">
        <w:r w:rsidR="00ED032A">
          <w:rPr>
            <w:szCs w:val="24"/>
          </w:rPr>
          <w:t>. But remember to investigate many more when you start lo</w:t>
        </w:r>
      </w:ins>
      <w:ins w:id="736" w:author="Ricardo... Jacome.." w:date="2019-05-27T21:24:00Z">
        <w:r w:rsidR="00ED032A">
          <w:rPr>
            <w:szCs w:val="24"/>
          </w:rPr>
          <w:t>oking into companies.</w:t>
        </w:r>
      </w:ins>
    </w:p>
    <w:p w14:paraId="63B974F3" w14:textId="458160F6" w:rsidR="00ED032A" w:rsidRDefault="00ED032A" w:rsidP="00ED032A">
      <w:pPr>
        <w:rPr>
          <w:ins w:id="737" w:author="Ricardo... Jacome.." w:date="2019-05-27T21:24:00Z"/>
          <w:szCs w:val="24"/>
        </w:rPr>
      </w:pPr>
      <w:ins w:id="738"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D43270" w:rsidRDefault="00D43270" w:rsidP="00ED032A">
                              <w:ins w:id="739"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D43270" w:rsidRDefault="00D43270" w:rsidP="00ED032A">
                        <w:ins w:id="740"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741" w:author="Ricardo... Jacome.." w:date="2019-05-27T21:24:00Z"/>
          <w:szCs w:val="24"/>
        </w:rPr>
      </w:pPr>
      <w:ins w:id="742"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477D644" w:rsidR="00D43270" w:rsidRDefault="00D43270"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477D644" w:rsidR="00D43270" w:rsidRDefault="00D43270" w:rsidP="00624635">
                        <w:r>
                          <w:t>Clothing</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743" w:author="Ricardo... Jacome.." w:date="2019-05-27T21:24:00Z"/>
          <w:szCs w:val="24"/>
        </w:rPr>
      </w:pPr>
      <w:ins w:id="744"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D43270" w:rsidRDefault="00D43270"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D43270" w:rsidRDefault="00D43270"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D43270" w:rsidRDefault="00D43270">
                              <w:pPr>
                                <w:jc w:val="center"/>
                                <w:pPrChange w:id="745" w:author="Ricardo... Jacome.." w:date="2019-05-27T21:24:00Z">
                                  <w:pPr/>
                                </w:pPrChange>
                              </w:pPr>
                              <w:ins w:id="746"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D43270" w:rsidRDefault="00D43270">
                        <w:pPr>
                          <w:jc w:val="center"/>
                          <w:pPrChange w:id="747" w:author="Ricardo... Jacome.." w:date="2019-05-27T21:24:00Z">
                            <w:pPr/>
                          </w:pPrChange>
                        </w:pPr>
                        <w:ins w:id="748" w:author="Ricardo... Jacome.." w:date="2019-05-27T21:21:00Z">
                          <w:r>
                            <w:t>Company</w:t>
                          </w:r>
                        </w:ins>
                      </w:p>
                    </w:txbxContent>
                  </v:textbox>
                </v:shape>
              </w:pict>
            </mc:Fallback>
          </mc:AlternateContent>
        </w:r>
      </w:ins>
    </w:p>
    <w:p w14:paraId="6CC6DFF6" w14:textId="4A5C7890" w:rsidR="00ED032A" w:rsidRDefault="00ED032A" w:rsidP="00ED032A">
      <w:pPr>
        <w:rPr>
          <w:ins w:id="749" w:author="Ricardo... Jacome.." w:date="2019-05-27T21:24:00Z"/>
          <w:szCs w:val="24"/>
        </w:rPr>
      </w:pPr>
      <w:ins w:id="750"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D43270" w:rsidRDefault="00D43270" w:rsidP="00ED032A">
                              <w:ins w:id="751"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D43270" w:rsidRDefault="00D43270" w:rsidP="00ED032A">
                        <w:ins w:id="752"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753" w:author="Ricardo... Jacome.." w:date="2019-05-27T21:05:00Z"/>
          <w:szCs w:val="24"/>
          <w:rPrChange w:id="754" w:author="Ricardo... Jacome.." w:date="2019-05-27T21:13:00Z">
            <w:rPr>
              <w:ins w:id="755" w:author="Ricardo... Jacome.." w:date="2019-05-27T21:05:00Z"/>
              <w:sz w:val="36"/>
              <w:szCs w:val="36"/>
            </w:rPr>
          </w:rPrChange>
        </w:rPr>
      </w:pPr>
      <w:ins w:id="756"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D43270" w:rsidRDefault="00D43270"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D43270" w:rsidRDefault="00D43270" w:rsidP="00624635">
                        <w:r>
                          <w:t>Restaurants</w:t>
                        </w:r>
                      </w:p>
                    </w:txbxContent>
                  </v:textbox>
                </v:shape>
              </w:pict>
            </mc:Fallback>
          </mc:AlternateContent>
        </w:r>
      </w:ins>
    </w:p>
    <w:p w14:paraId="6B81123E" w14:textId="77777777" w:rsidR="0013786B" w:rsidRDefault="0013786B" w:rsidP="000D21AE">
      <w:pPr>
        <w:rPr>
          <w:sz w:val="36"/>
          <w:szCs w:val="36"/>
        </w:rPr>
      </w:pPr>
    </w:p>
    <w:p w14:paraId="5DE8030B" w14:textId="42F6C931" w:rsidR="0013786B" w:rsidRPr="00576D8B" w:rsidRDefault="0013786B" w:rsidP="000D21AE">
      <w:pPr>
        <w:rPr>
          <w:szCs w:val="24"/>
        </w:rPr>
      </w:pPr>
      <w:bookmarkStart w:id="757" w:name="_GoBack"/>
      <w:bookmarkEnd w:id="757"/>
    </w:p>
    <w:p w14:paraId="1091390A" w14:textId="77777777" w:rsidR="00576D8B" w:rsidRDefault="00576D8B" w:rsidP="000D21AE">
      <w:pPr>
        <w:rPr>
          <w:sz w:val="36"/>
          <w:szCs w:val="36"/>
        </w:rPr>
      </w:pPr>
    </w:p>
    <w:p w14:paraId="5A3BEF70" w14:textId="0601AF2C" w:rsidR="0013786B" w:rsidRDefault="0013786B" w:rsidP="000D21AE">
      <w:pPr>
        <w:rPr>
          <w:sz w:val="36"/>
          <w:szCs w:val="36"/>
        </w:rPr>
      </w:pPr>
      <w:r>
        <w:rPr>
          <w:sz w:val="36"/>
          <w:szCs w:val="36"/>
        </w:rPr>
        <w:t>Warning about Technology companies</w:t>
      </w:r>
    </w:p>
    <w:p w14:paraId="09A9E38F" w14:textId="77777777" w:rsidR="0013786B" w:rsidRDefault="0013786B" w:rsidP="000D21AE">
      <w:pPr>
        <w:rPr>
          <w:sz w:val="36"/>
          <w:szCs w:val="36"/>
        </w:rPr>
      </w:pPr>
    </w:p>
    <w:p w14:paraId="4C26673D" w14:textId="28C9A140" w:rsidR="00880528" w:rsidRPr="00CF47FB" w:rsidRDefault="00880528" w:rsidP="000D21AE">
      <w:pPr>
        <w:rPr>
          <w:sz w:val="36"/>
          <w:szCs w:val="36"/>
          <w:rPrChange w:id="758" w:author="Ricardo... Jacome.." w:date="2019-05-27T21:05:00Z">
            <w:rPr/>
          </w:rPrChange>
        </w:rPr>
      </w:pPr>
      <w:ins w:id="759" w:author="Ricardo... Jacome.." w:date="2019-05-27T21:05:00Z">
        <w:r>
          <w:rPr>
            <w:sz w:val="36"/>
            <w:szCs w:val="36"/>
          </w:rPr>
          <w:t>The Mindset</w:t>
        </w:r>
      </w:ins>
    </w:p>
    <w:p w14:paraId="0B315879" w14:textId="3BB7A56F" w:rsidR="00BF6772" w:rsidDel="00CF47FB" w:rsidRDefault="001E4AF9" w:rsidP="00BF6772">
      <w:pPr>
        <w:jc w:val="both"/>
        <w:rPr>
          <w:del w:id="760" w:author="Ricardo... Jacome.." w:date="2019-05-27T21:04:00Z"/>
        </w:rPr>
      </w:pPr>
      <w:del w:id="761" w:author="Ricardo... Jacome.." w:date="2019-05-27T21:04:00Z">
        <w:r w:rsidDel="00CF47FB">
          <w:lastRenderedPageBreak/>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7315641F" w14:textId="462994A0" w:rsidR="003242A8" w:rsidDel="00CF47FB" w:rsidRDefault="00BF6772" w:rsidP="003242A8">
      <w:pPr>
        <w:pStyle w:val="Heading2"/>
        <w:rPr>
          <w:del w:id="762" w:author="Ricardo... Jacome.." w:date="2019-05-27T21:04:00Z"/>
        </w:rPr>
      </w:pPr>
      <w:bookmarkStart w:id="763" w:name="_Toc530873171"/>
      <w:del w:id="764"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bookmarkEnd w:id="763"/>
      </w:del>
    </w:p>
    <w:p w14:paraId="5E7FCAB4" w14:textId="1E54F86F" w:rsidR="008A7EBA" w:rsidDel="00CF47FB" w:rsidRDefault="00BF6772" w:rsidP="00BF6772">
      <w:pPr>
        <w:jc w:val="both"/>
        <w:rPr>
          <w:del w:id="765" w:author="Ricardo... Jacome.." w:date="2019-05-27T21:04:00Z"/>
          <w:b/>
        </w:rPr>
      </w:pPr>
      <w:del w:id="766"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767" w:author="Ricardo... Jacome.." w:date="2019-05-27T20:59:00Z">
        <w:r w:rsidR="00543FEC" w:rsidRPr="00543FEC" w:rsidDel="00CF47FB">
          <w:rPr>
            <w:b/>
          </w:rPr>
          <w:delText>really hard</w:delText>
        </w:r>
      </w:del>
      <w:del w:id="768"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769" w:author="Ricardo... Jacome.." w:date="2019-05-27T21:04:00Z"/>
        </w:rPr>
      </w:pPr>
      <w:bookmarkStart w:id="770" w:name="_Toc530873172"/>
      <w:del w:id="771" w:author="Ricardo... Jacome.." w:date="2019-05-27T21:04:00Z">
        <w:r w:rsidDel="00CF47FB">
          <w:delText xml:space="preserve">Level 2 </w:delText>
        </w:r>
        <w:r w:rsidR="0077339A" w:rsidDel="00CF47FB">
          <w:delText xml:space="preserve">- </w:delText>
        </w:r>
        <w:r w:rsidDel="00CF47FB">
          <w:delText>Service/Product Stocks</w:delText>
        </w:r>
        <w:bookmarkEnd w:id="770"/>
        <w:r w:rsidDel="00CF47FB">
          <w:delText xml:space="preserve"> </w:delText>
        </w:r>
      </w:del>
    </w:p>
    <w:p w14:paraId="6C249694" w14:textId="0CBDEE1E" w:rsidR="008A7EBA" w:rsidDel="00CF47FB" w:rsidRDefault="008A7EBA" w:rsidP="00BF6772">
      <w:pPr>
        <w:jc w:val="both"/>
        <w:rPr>
          <w:del w:id="772" w:author="Ricardo... Jacome.." w:date="2019-05-27T21:04:00Z"/>
        </w:rPr>
      </w:pPr>
      <w:del w:id="773"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774" w:author="Ricardo... Jacome.." w:date="2019-05-27T21:04:00Z"/>
        </w:rPr>
      </w:pPr>
    </w:p>
    <w:p w14:paraId="26772738" w14:textId="49517FE9" w:rsidR="00ED09F2" w:rsidDel="00CF47FB" w:rsidRDefault="00ED09F2" w:rsidP="00BF6772">
      <w:pPr>
        <w:jc w:val="both"/>
        <w:rPr>
          <w:del w:id="775" w:author="Ricardo... Jacome.." w:date="2019-05-27T21:04:00Z"/>
        </w:rPr>
      </w:pPr>
    </w:p>
    <w:p w14:paraId="5A66E3A1" w14:textId="56A4DF17" w:rsidR="00ED09F2" w:rsidDel="00CF47FB" w:rsidRDefault="00ED09F2" w:rsidP="00BF6772">
      <w:pPr>
        <w:jc w:val="both"/>
        <w:rPr>
          <w:del w:id="776" w:author="Ricardo... Jacome.." w:date="2019-05-27T21:04:00Z"/>
        </w:rPr>
      </w:pPr>
    </w:p>
    <w:p w14:paraId="42C6EC65" w14:textId="0E0F6035" w:rsidR="00ED09F2" w:rsidDel="00CF47FB" w:rsidRDefault="00ED09F2" w:rsidP="00BF6772">
      <w:pPr>
        <w:jc w:val="both"/>
        <w:rPr>
          <w:del w:id="777" w:author="Ricardo... Jacome.." w:date="2019-05-27T21:04:00Z"/>
        </w:rPr>
      </w:pPr>
    </w:p>
    <w:p w14:paraId="784D6007" w14:textId="7EEA857A" w:rsidR="00ED09F2" w:rsidDel="00CF47FB" w:rsidRDefault="00ED09F2" w:rsidP="00BF6772">
      <w:pPr>
        <w:jc w:val="both"/>
        <w:rPr>
          <w:del w:id="778" w:author="Ricardo... Jacome.." w:date="2019-05-27T21:04:00Z"/>
        </w:rPr>
      </w:pPr>
    </w:p>
    <w:p w14:paraId="362B557C" w14:textId="060F8A51" w:rsidR="00ED09F2" w:rsidDel="00CF47FB" w:rsidRDefault="00ED09F2" w:rsidP="00BF6772">
      <w:pPr>
        <w:jc w:val="both"/>
        <w:rPr>
          <w:del w:id="779" w:author="Ricardo... Jacome.." w:date="2019-05-27T21:04:00Z"/>
        </w:rPr>
      </w:pPr>
    </w:p>
    <w:p w14:paraId="0EE5BDF6" w14:textId="1D39F59B" w:rsidR="00ED09F2" w:rsidDel="00CF47FB" w:rsidRDefault="00ED09F2" w:rsidP="00BF6772">
      <w:pPr>
        <w:jc w:val="both"/>
        <w:rPr>
          <w:del w:id="780" w:author="Ricardo... Jacome.." w:date="2019-05-27T21:04:00Z"/>
        </w:rPr>
      </w:pPr>
    </w:p>
    <w:p w14:paraId="2B19B264" w14:textId="53900D47" w:rsidR="00ED09F2" w:rsidDel="00CF47FB" w:rsidRDefault="00ED09F2" w:rsidP="00BF6772">
      <w:pPr>
        <w:jc w:val="both"/>
        <w:rPr>
          <w:del w:id="781" w:author="Ricardo... Jacome.." w:date="2019-05-27T21:04:00Z"/>
        </w:rPr>
      </w:pPr>
    </w:p>
    <w:p w14:paraId="3B41D18A" w14:textId="5D2A0002" w:rsidR="007F02D3" w:rsidDel="00CF47FB" w:rsidRDefault="008A7EBA" w:rsidP="00BF6772">
      <w:pPr>
        <w:jc w:val="both"/>
        <w:rPr>
          <w:del w:id="782" w:author="Ricardo... Jacome.." w:date="2019-05-27T21:04:00Z"/>
        </w:rPr>
      </w:pPr>
      <w:del w:id="783"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784" w:author="Ricardo... Jacome.." w:date="2019-05-27T21:04:00Z"/>
        </w:rPr>
      </w:pPr>
      <w:del w:id="785"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786" w:author="Ricardo... Jacome.." w:date="2019-05-27T21:04:00Z"/>
        </w:rPr>
      </w:pPr>
      <w:del w:id="787" w:author="Ricardo... Jacome.." w:date="2019-05-27T21:04:00Z">
        <w:r w:rsidDel="00CF47FB">
          <w:delText>Category Example Selection</w:delText>
        </w:r>
      </w:del>
    </w:p>
    <w:p w14:paraId="017662A9" w14:textId="7954381D" w:rsidR="008A7EBA" w:rsidDel="00CF47FB" w:rsidRDefault="008A7EBA" w:rsidP="00BF6772">
      <w:pPr>
        <w:jc w:val="both"/>
        <w:rPr>
          <w:del w:id="788" w:author="Ricardo... Jacome.." w:date="2019-05-27T21:04:00Z"/>
        </w:rPr>
      </w:pPr>
      <w:del w:id="789"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790" w:author="Ricardo... Jacome.." w:date="2019-05-27T21:04:00Z"/>
        </w:rPr>
      </w:pPr>
      <w:del w:id="791"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792" w:author="Ricardo... Jacome.." w:date="2019-05-27T21:04:00Z"/>
        </w:rPr>
      </w:pPr>
      <w:del w:id="793" w:author="Ricardo... Jacome.." w:date="2019-05-27T21:04:00Z">
        <w:r w:rsidDel="00CF47FB">
          <w:delText>Stocks Comparison in the Telecommunication Area</w:delText>
        </w:r>
      </w:del>
    </w:p>
    <w:p w14:paraId="57B0ABDC" w14:textId="2F3455BE" w:rsidR="000C00F1" w:rsidDel="00CF47FB" w:rsidRDefault="000C00F1" w:rsidP="003B195B">
      <w:pPr>
        <w:jc w:val="both"/>
        <w:rPr>
          <w:del w:id="794" w:author="Ricardo... Jacome.." w:date="2019-05-27T21:04:00Z"/>
        </w:rPr>
      </w:pPr>
      <w:del w:id="795"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796" w:author="Ricardo... Jacome.." w:date="2019-05-27T21:04:00Z"/>
        </w:rPr>
      </w:pPr>
      <w:bookmarkStart w:id="797" w:name="_Toc530873173"/>
      <w:del w:id="798" w:author="Ricardo... Jacome.." w:date="2019-05-27T21:04:00Z">
        <w:r w:rsidDel="00CF47FB">
          <w:delText>Remarks</w:delText>
        </w:r>
        <w:bookmarkEnd w:id="797"/>
      </w:del>
    </w:p>
    <w:p w14:paraId="287BECEE" w14:textId="30DE1532" w:rsidR="008C4649" w:rsidDel="00CF47FB" w:rsidRDefault="00B27216" w:rsidP="003B195B">
      <w:pPr>
        <w:jc w:val="both"/>
        <w:rPr>
          <w:del w:id="799" w:author="Ricardo... Jacome.." w:date="2019-05-27T21:04:00Z"/>
        </w:rPr>
      </w:pPr>
      <w:del w:id="800"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801" w:author="Ricardo... Jacome.." w:date="2019-05-27T21:04:00Z"/>
        </w:rPr>
      </w:pPr>
      <w:del w:id="802"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D43270" w:rsidRDefault="00D432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D43270" w:rsidRDefault="00D43270"/>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D43270" w:rsidRDefault="00D432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D43270" w:rsidRDefault="00D43270"/>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D43270" w:rsidRPr="00962C80" w:rsidRDefault="00D43270"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D43270" w:rsidRPr="00962C80" w:rsidRDefault="00D43270"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D43270" w:rsidRDefault="00D43270"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D43270" w:rsidRDefault="00D43270"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D43270" w:rsidRPr="00962C80" w:rsidRDefault="00D43270">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D43270" w:rsidRPr="00962C80" w:rsidRDefault="00D43270">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D43270" w:rsidRPr="00962C80" w:rsidRDefault="00D43270"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D43270" w:rsidRPr="00962C80" w:rsidRDefault="00D43270"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803" w:author="Ricardo... Jacome.." w:date="2019-05-27T21:04:00Z"/>
        </w:rPr>
      </w:pPr>
    </w:p>
    <w:p w14:paraId="1AD8BCB1" w14:textId="6712D708" w:rsidR="00962C80" w:rsidDel="00CF47FB" w:rsidRDefault="00B21847" w:rsidP="003B195B">
      <w:pPr>
        <w:jc w:val="both"/>
        <w:rPr>
          <w:del w:id="804" w:author="Ricardo... Jacome.." w:date="2019-05-27T21:04:00Z"/>
        </w:rPr>
      </w:pPr>
      <w:del w:id="805"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D43270" w:rsidRDefault="00D43270"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D43270" w:rsidRDefault="00D43270"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D43270" w:rsidRDefault="00D43270"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D43270" w:rsidRDefault="00D43270"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D43270" w:rsidRDefault="00D43270"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D43270" w:rsidRDefault="00D43270"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806" w:author="Ricardo... Jacome.." w:date="2019-05-27T21:04:00Z"/>
        </w:rPr>
      </w:pPr>
      <w:del w:id="807"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808" w:author="Ricardo... Jacome.." w:date="2019-05-27T21:04:00Z"/>
        </w:rPr>
      </w:pPr>
      <w:del w:id="809"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D43270" w:rsidRDefault="00D43270"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D43270" w:rsidRDefault="00D43270"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D43270" w:rsidRDefault="00D43270"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D43270" w:rsidRDefault="00D43270" w:rsidP="00962C80">
                        <w:pPr>
                          <w:jc w:val="center"/>
                        </w:pPr>
                        <w:r>
                          <w:t>Service</w:t>
                        </w:r>
                      </w:p>
                    </w:txbxContent>
                  </v:textbox>
                </v:shape>
              </w:pict>
            </mc:Fallback>
          </mc:AlternateContent>
        </w:r>
      </w:del>
    </w:p>
    <w:p w14:paraId="2BA23C2B" w14:textId="66988446" w:rsidR="00962C80" w:rsidDel="00CF47FB" w:rsidRDefault="00C00928" w:rsidP="003B195B">
      <w:pPr>
        <w:jc w:val="both"/>
        <w:rPr>
          <w:del w:id="810" w:author="Ricardo... Jacome.." w:date="2019-05-27T21:04:00Z"/>
        </w:rPr>
      </w:pPr>
      <w:del w:id="811"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D43270" w:rsidRDefault="00D43270"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D43270" w:rsidRDefault="00D43270"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812" w:author="Ricardo... Jacome.." w:date="2019-05-27T21:04:00Z"/>
        </w:rPr>
      </w:pPr>
    </w:p>
    <w:p w14:paraId="1C7759A9" w14:textId="7C47AFB1" w:rsidR="00962C80" w:rsidDel="00CF47FB" w:rsidRDefault="00B21847" w:rsidP="003B195B">
      <w:pPr>
        <w:jc w:val="both"/>
        <w:rPr>
          <w:del w:id="813" w:author="Ricardo... Jacome.." w:date="2019-05-27T21:04:00Z"/>
        </w:rPr>
      </w:pPr>
      <w:del w:id="814"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D43270" w:rsidRDefault="00D43270"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D43270" w:rsidRDefault="00D43270"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D43270" w:rsidRDefault="00D43270"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D43270" w:rsidRDefault="00D43270"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D43270" w:rsidRDefault="00D43270"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D43270" w:rsidRDefault="00D43270"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815" w:author="Ricardo... Jacome.." w:date="2019-05-27T21:04:00Z"/>
        </w:rPr>
      </w:pPr>
    </w:p>
    <w:p w14:paraId="7ED9E30F" w14:textId="578CEB79" w:rsidR="00962C80" w:rsidDel="00CF47FB" w:rsidRDefault="00B21847" w:rsidP="003B195B">
      <w:pPr>
        <w:jc w:val="both"/>
        <w:rPr>
          <w:del w:id="816" w:author="Ricardo... Jacome.." w:date="2019-05-27T21:04:00Z"/>
        </w:rPr>
      </w:pPr>
      <w:del w:id="817"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D43270" w:rsidRDefault="00D43270"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D43270" w:rsidRDefault="00D43270"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D43270" w:rsidRDefault="00D43270"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D43270" w:rsidRDefault="00D43270" w:rsidP="00962C80">
                        <w:pPr>
                          <w:jc w:val="center"/>
                        </w:pPr>
                        <w:r>
                          <w:t>Service</w:t>
                        </w:r>
                      </w:p>
                    </w:txbxContent>
                  </v:textbox>
                </v:shape>
              </w:pict>
            </mc:Fallback>
          </mc:AlternateContent>
        </w:r>
      </w:del>
    </w:p>
    <w:p w14:paraId="0CFA3548" w14:textId="54327732" w:rsidR="00962C80" w:rsidDel="00CF47FB" w:rsidRDefault="00962C80" w:rsidP="003B195B">
      <w:pPr>
        <w:jc w:val="both"/>
        <w:rPr>
          <w:del w:id="818" w:author="Ricardo... Jacome.." w:date="2019-05-27T21:04:00Z"/>
        </w:rPr>
      </w:pPr>
    </w:p>
    <w:p w14:paraId="139EA986" w14:textId="2F139BC5" w:rsidR="00962C80" w:rsidDel="00CF47FB" w:rsidRDefault="00962C80" w:rsidP="003B195B">
      <w:pPr>
        <w:jc w:val="both"/>
        <w:rPr>
          <w:del w:id="819" w:author="Ricardo... Jacome.." w:date="2019-05-27T21:04:00Z"/>
        </w:rPr>
      </w:pPr>
    </w:p>
    <w:p w14:paraId="0C092304" w14:textId="58A81ADE" w:rsidR="00C00928" w:rsidDel="00CF47FB" w:rsidRDefault="00C00928" w:rsidP="00C00928">
      <w:pPr>
        <w:jc w:val="center"/>
        <w:rPr>
          <w:del w:id="820" w:author="Ricardo... Jacome.." w:date="2019-05-27T21:04:00Z"/>
        </w:rPr>
      </w:pPr>
      <w:del w:id="821" w:author="Ricardo... Jacome.." w:date="2019-05-27T21:04:00Z">
        <w:r w:rsidDel="00CF47FB">
          <w:delText>Stocks Comparison in the Telecommunication Area</w:delText>
        </w:r>
      </w:del>
    </w:p>
    <w:p w14:paraId="446AA4C2" w14:textId="5877804A" w:rsidR="00962C80" w:rsidDel="00CF47FB" w:rsidRDefault="00826900" w:rsidP="00826900">
      <w:pPr>
        <w:jc w:val="both"/>
        <w:rPr>
          <w:del w:id="822" w:author="Ricardo... Jacome.." w:date="2019-05-27T21:04:00Z"/>
        </w:rPr>
      </w:pPr>
      <w:del w:id="823"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824" w:author="Ricardo... Jacome.." w:date="2019-05-27T21:04:00Z"/>
        </w:rPr>
      </w:pPr>
      <w:del w:id="825"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826" w:author="Ricardo... Jacome.." w:date="2019-05-27T21:04:00Z"/>
        </w:rPr>
      </w:pPr>
      <w:del w:id="827" w:author="Ricardo... Jacome.." w:date="2019-05-27T21:04:00Z">
        <w:r w:rsidDel="00CF47FB">
          <w:delText>New Technology tend to have volatile behavior</w:delText>
        </w:r>
      </w:del>
    </w:p>
    <w:p w14:paraId="15B77376" w14:textId="514C7F18" w:rsidR="00B21847" w:rsidDel="00CF47FB" w:rsidRDefault="00C00928" w:rsidP="003B195B">
      <w:pPr>
        <w:jc w:val="both"/>
        <w:rPr>
          <w:del w:id="828" w:author="Ricardo... Jacome.." w:date="2019-05-27T21:04:00Z"/>
        </w:rPr>
      </w:pPr>
      <w:del w:id="829"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830" w:author="Ricardo... Jacome.." w:date="2019-05-27T21:04:00Z"/>
        </w:rPr>
      </w:pPr>
      <w:del w:id="831"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7CFBB291" w14:textId="5DED3DA1" w:rsidR="000D21AE" w:rsidRDefault="000D21AE">
      <w:del w:id="832" w:author="Ricardo... Jacome.." w:date="2019-05-27T21:04:00Z">
        <w:r w:rsidDel="00CF47FB">
          <w:br w:type="page"/>
        </w:r>
      </w:del>
    </w:p>
    <w:p w14:paraId="61557BF2" w14:textId="19AD4EB3" w:rsidR="006B6BE8" w:rsidRDefault="006B6BE8" w:rsidP="006B6BE8">
      <w:pPr>
        <w:pStyle w:val="Heading1"/>
      </w:pPr>
      <w:bookmarkStart w:id="833" w:name="_Toc530873174"/>
      <w:r>
        <w:t>Chapter 5: Stock Trading Strategies</w:t>
      </w:r>
      <w:bookmarkEnd w:id="833"/>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834" w:name="_Toc530873175"/>
      <w:r>
        <w:t xml:space="preserve">How to </w:t>
      </w:r>
      <w:r w:rsidR="00D11F82">
        <w:t>P</w:t>
      </w:r>
      <w:r>
        <w:t xml:space="preserve">redict </w:t>
      </w:r>
      <w:r w:rsidR="00D11F82">
        <w:t>T</w:t>
      </w:r>
      <w:r>
        <w:t>rends?</w:t>
      </w:r>
      <w:bookmarkEnd w:id="834"/>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835" w:author="Ricardo... Jacome.." w:date="2019-05-26T13:40:00Z"/>
        </w:rPr>
      </w:pPr>
      <w:bookmarkStart w:id="836" w:name="_Toc530873176"/>
      <w:del w:id="837" w:author="Ricardo... Jacome.." w:date="2019-05-26T13:40:00Z">
        <w:r w:rsidDel="00A71BD8">
          <w:delText>Trading Strategies List</w:delText>
        </w:r>
        <w:bookmarkEnd w:id="836"/>
      </w:del>
    </w:p>
    <w:p w14:paraId="7530F22B" w14:textId="56CF04BA" w:rsidR="00A46CF8" w:rsidDel="00A71BD8" w:rsidRDefault="007375C4" w:rsidP="007375C4">
      <w:pPr>
        <w:jc w:val="both"/>
        <w:rPr>
          <w:del w:id="838" w:author="Ricardo... Jacome.." w:date="2019-05-26T13:40:00Z"/>
        </w:rPr>
      </w:pPr>
      <w:del w:id="839"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840" w:author="Ricardo... Jacome.." w:date="2019-05-26T13:40:00Z"/>
        </w:rPr>
      </w:pPr>
      <w:del w:id="841"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842" w:author="Ricardo... Jacome.." w:date="2019-05-26T13:40:00Z"/>
        </w:rPr>
      </w:pPr>
      <w:del w:id="843"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844" w:author="Ricardo... Jacome.." w:date="2019-05-26T13:40:00Z"/>
        </w:rPr>
      </w:pPr>
      <w:del w:id="845"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846" w:author="Ricardo... Jacome.." w:date="2019-05-26T13:40:00Z"/>
        </w:rPr>
      </w:pPr>
      <w:del w:id="847"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848" w:author="Ricardo... Jacome.." w:date="2019-05-26T13:40:00Z"/>
        </w:rPr>
      </w:pPr>
      <w:del w:id="849"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850" w:name="_Toc530873177"/>
      <w:r>
        <w:lastRenderedPageBreak/>
        <w:t>Chapter 6: The Suggested Stock Trading Strateg</w:t>
      </w:r>
      <w:r w:rsidR="007375C4">
        <w:t>y</w:t>
      </w:r>
      <w:bookmarkEnd w:id="850"/>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851" w:name="_Toc530873178"/>
      <w:r>
        <w:t>Summary of Previous Chapters</w:t>
      </w:r>
      <w:bookmarkEnd w:id="851"/>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852" w:name="_Toc530873179"/>
      <w:r>
        <w:t xml:space="preserve">Long-Term Investments on </w:t>
      </w:r>
      <w:r w:rsidR="003242A8">
        <w:t>Stocks</w:t>
      </w:r>
      <w:bookmarkEnd w:id="852"/>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853" w:name="_Toc530873180"/>
      <w:r>
        <w:lastRenderedPageBreak/>
        <w:t>Diversification</w:t>
      </w:r>
      <w:bookmarkEnd w:id="853"/>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854" w:name="_Toc530873181"/>
      <w:r>
        <w:lastRenderedPageBreak/>
        <w:t>Chapter 7: Quick Example</w:t>
      </w:r>
      <w:r w:rsidR="000865FD">
        <w:t xml:space="preserve"> List</w:t>
      </w:r>
      <w:r>
        <w:t xml:space="preserve"> with Strategies</w:t>
      </w:r>
      <w:bookmarkEnd w:id="854"/>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855" w:name="_Toc530873182"/>
      <w:r>
        <w:t>Quick-Example List</w:t>
      </w:r>
      <w:bookmarkEnd w:id="855"/>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856" w:name="_Toc530873183"/>
      <w:r>
        <w:lastRenderedPageBreak/>
        <w:t>Chapter</w:t>
      </w:r>
      <w:r w:rsidR="00D11F82">
        <w:t xml:space="preserve"> 8</w:t>
      </w:r>
      <w:r>
        <w:t>:</w:t>
      </w:r>
      <w:r w:rsidR="00D11F82">
        <w:t xml:space="preserve"> Key Summary</w:t>
      </w:r>
      <w:r w:rsidR="00826925">
        <w:t xml:space="preserve">, Pro-Tips and </w:t>
      </w:r>
      <w:r w:rsidR="005E2212">
        <w:t>Suggested Readings</w:t>
      </w:r>
      <w:bookmarkEnd w:id="856"/>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857" w:name="_Toc530873184"/>
      <w:r>
        <w:t>Notes to consider:</w:t>
      </w:r>
      <w:bookmarkEnd w:id="857"/>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858" w:name="_Toc530873185"/>
      <w:r>
        <w:t>Suggested Readings</w:t>
      </w:r>
      <w:bookmarkEnd w:id="858"/>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6" w:author="Ricardo... Jacome.." w:date="2019-05-26T11:41:00Z" w:initials="RJ">
    <w:p w14:paraId="0CE4DE2D" w14:textId="727EB456" w:rsidR="00D43270" w:rsidRDefault="00D43270">
      <w:pPr>
        <w:pStyle w:val="CommentText"/>
      </w:pPr>
      <w:r>
        <w:rPr>
          <w:rStyle w:val="CommentReference"/>
        </w:rPr>
        <w:annotationRef/>
      </w:r>
      <w:r>
        <w:rPr>
          <w:rStyle w:val="CommentReference"/>
        </w:rPr>
        <w:t>Neeed to Revise the Whole Highlieghted section after checking how the thing is going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E4DE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E4DE2D" w16cid:durableId="2094F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5007D" w14:textId="77777777" w:rsidR="00482254" w:rsidRDefault="00482254" w:rsidP="00E1403D">
      <w:pPr>
        <w:spacing w:after="0" w:line="240" w:lineRule="auto"/>
      </w:pPr>
      <w:r>
        <w:separator/>
      </w:r>
    </w:p>
  </w:endnote>
  <w:endnote w:type="continuationSeparator" w:id="0">
    <w:p w14:paraId="492929AA" w14:textId="77777777" w:rsidR="00482254" w:rsidRDefault="00482254"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D43270" w:rsidRDefault="00D43270">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D43270" w:rsidRDefault="00D43270">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D43270" w:rsidRDefault="00D43270">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D43270" w:rsidRDefault="00D432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D43270" w:rsidRDefault="00D432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D4325" w14:textId="77777777" w:rsidR="00482254" w:rsidRDefault="00482254" w:rsidP="00E1403D">
      <w:pPr>
        <w:spacing w:after="0" w:line="240" w:lineRule="auto"/>
      </w:pPr>
      <w:r>
        <w:separator/>
      </w:r>
    </w:p>
  </w:footnote>
  <w:footnote w:type="continuationSeparator" w:id="0">
    <w:p w14:paraId="59AC2D42" w14:textId="77777777" w:rsidR="00482254" w:rsidRDefault="00482254"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10"/>
  </w:num>
  <w:num w:numId="7">
    <w:abstractNumId w:val="9"/>
  </w:num>
  <w:num w:numId="8">
    <w:abstractNumId w:val="1"/>
  </w:num>
  <w:num w:numId="9">
    <w:abstractNumId w:val="0"/>
  </w:num>
  <w:num w:numId="10">
    <w:abstractNumId w:val="4"/>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653DC"/>
    <w:rsid w:val="0007066B"/>
    <w:rsid w:val="00072C8E"/>
    <w:rsid w:val="000735A4"/>
    <w:rsid w:val="000865FD"/>
    <w:rsid w:val="000C00F1"/>
    <w:rsid w:val="000C51A6"/>
    <w:rsid w:val="000C6D71"/>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733A"/>
    <w:rsid w:val="001A6F36"/>
    <w:rsid w:val="001C15EF"/>
    <w:rsid w:val="001D4ACB"/>
    <w:rsid w:val="001E4AF9"/>
    <w:rsid w:val="001E72AD"/>
    <w:rsid w:val="001F2D9D"/>
    <w:rsid w:val="002079CB"/>
    <w:rsid w:val="00216CAC"/>
    <w:rsid w:val="002178A3"/>
    <w:rsid w:val="00230422"/>
    <w:rsid w:val="00233194"/>
    <w:rsid w:val="002354FA"/>
    <w:rsid w:val="0024198B"/>
    <w:rsid w:val="002442BE"/>
    <w:rsid w:val="00252C74"/>
    <w:rsid w:val="00261551"/>
    <w:rsid w:val="002716A8"/>
    <w:rsid w:val="002850AF"/>
    <w:rsid w:val="002935AA"/>
    <w:rsid w:val="00294E22"/>
    <w:rsid w:val="002A0199"/>
    <w:rsid w:val="002A73F6"/>
    <w:rsid w:val="002B4038"/>
    <w:rsid w:val="002B750C"/>
    <w:rsid w:val="002C0493"/>
    <w:rsid w:val="002C3B1B"/>
    <w:rsid w:val="002C494B"/>
    <w:rsid w:val="002C75EC"/>
    <w:rsid w:val="002D734E"/>
    <w:rsid w:val="002E3AB9"/>
    <w:rsid w:val="003064DA"/>
    <w:rsid w:val="0031590F"/>
    <w:rsid w:val="003242A8"/>
    <w:rsid w:val="00330568"/>
    <w:rsid w:val="00344574"/>
    <w:rsid w:val="00354376"/>
    <w:rsid w:val="003B195B"/>
    <w:rsid w:val="003C66E8"/>
    <w:rsid w:val="003C68F7"/>
    <w:rsid w:val="003D5412"/>
    <w:rsid w:val="003E6387"/>
    <w:rsid w:val="003F339A"/>
    <w:rsid w:val="003F4A63"/>
    <w:rsid w:val="00400363"/>
    <w:rsid w:val="0040689E"/>
    <w:rsid w:val="004114BF"/>
    <w:rsid w:val="0042000D"/>
    <w:rsid w:val="00423B03"/>
    <w:rsid w:val="00446233"/>
    <w:rsid w:val="00446DC6"/>
    <w:rsid w:val="00450EFF"/>
    <w:rsid w:val="00464F71"/>
    <w:rsid w:val="00466BEB"/>
    <w:rsid w:val="004672F8"/>
    <w:rsid w:val="00482254"/>
    <w:rsid w:val="00486C08"/>
    <w:rsid w:val="0048764D"/>
    <w:rsid w:val="00493FA2"/>
    <w:rsid w:val="004A6564"/>
    <w:rsid w:val="004C0468"/>
    <w:rsid w:val="004E5DCE"/>
    <w:rsid w:val="004F64EB"/>
    <w:rsid w:val="005018BD"/>
    <w:rsid w:val="0050648A"/>
    <w:rsid w:val="005127D8"/>
    <w:rsid w:val="005200BB"/>
    <w:rsid w:val="00524624"/>
    <w:rsid w:val="00533BCB"/>
    <w:rsid w:val="00543FEC"/>
    <w:rsid w:val="00552B5E"/>
    <w:rsid w:val="00554005"/>
    <w:rsid w:val="005732AF"/>
    <w:rsid w:val="00576D8B"/>
    <w:rsid w:val="005869FE"/>
    <w:rsid w:val="005912BD"/>
    <w:rsid w:val="005A6EFC"/>
    <w:rsid w:val="005C69DA"/>
    <w:rsid w:val="005E2212"/>
    <w:rsid w:val="005E66B3"/>
    <w:rsid w:val="005F4329"/>
    <w:rsid w:val="00602E66"/>
    <w:rsid w:val="00611404"/>
    <w:rsid w:val="00617EBC"/>
    <w:rsid w:val="00624635"/>
    <w:rsid w:val="006437D4"/>
    <w:rsid w:val="00656EDD"/>
    <w:rsid w:val="0066404C"/>
    <w:rsid w:val="0069355C"/>
    <w:rsid w:val="00697961"/>
    <w:rsid w:val="006A1DB9"/>
    <w:rsid w:val="006A4255"/>
    <w:rsid w:val="006B26E9"/>
    <w:rsid w:val="006B6BE8"/>
    <w:rsid w:val="006C257F"/>
    <w:rsid w:val="006D1AB0"/>
    <w:rsid w:val="0072334B"/>
    <w:rsid w:val="007375C4"/>
    <w:rsid w:val="007512A0"/>
    <w:rsid w:val="00753A05"/>
    <w:rsid w:val="007676E3"/>
    <w:rsid w:val="007731C6"/>
    <w:rsid w:val="0077339A"/>
    <w:rsid w:val="00791401"/>
    <w:rsid w:val="007A0236"/>
    <w:rsid w:val="007B48FE"/>
    <w:rsid w:val="007F02D3"/>
    <w:rsid w:val="007F30C0"/>
    <w:rsid w:val="00803FBB"/>
    <w:rsid w:val="00813BB0"/>
    <w:rsid w:val="00826900"/>
    <w:rsid w:val="00826925"/>
    <w:rsid w:val="00840931"/>
    <w:rsid w:val="00844B25"/>
    <w:rsid w:val="00846131"/>
    <w:rsid w:val="00855020"/>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A1971"/>
    <w:rsid w:val="009B001C"/>
    <w:rsid w:val="009B0C8E"/>
    <w:rsid w:val="009C43CD"/>
    <w:rsid w:val="009D7AF5"/>
    <w:rsid w:val="009F7D72"/>
    <w:rsid w:val="00A01BAA"/>
    <w:rsid w:val="00A02C22"/>
    <w:rsid w:val="00A02E2C"/>
    <w:rsid w:val="00A16AFC"/>
    <w:rsid w:val="00A271F5"/>
    <w:rsid w:val="00A40B8A"/>
    <w:rsid w:val="00A46CF8"/>
    <w:rsid w:val="00A631B9"/>
    <w:rsid w:val="00A71BD8"/>
    <w:rsid w:val="00A71C74"/>
    <w:rsid w:val="00A97479"/>
    <w:rsid w:val="00AA7C48"/>
    <w:rsid w:val="00AB7DAD"/>
    <w:rsid w:val="00AC039B"/>
    <w:rsid w:val="00AC3FE7"/>
    <w:rsid w:val="00B018AC"/>
    <w:rsid w:val="00B05BE1"/>
    <w:rsid w:val="00B15306"/>
    <w:rsid w:val="00B21847"/>
    <w:rsid w:val="00B22A70"/>
    <w:rsid w:val="00B23AC0"/>
    <w:rsid w:val="00B27216"/>
    <w:rsid w:val="00B42718"/>
    <w:rsid w:val="00B61D95"/>
    <w:rsid w:val="00B66DCD"/>
    <w:rsid w:val="00B77B3B"/>
    <w:rsid w:val="00B80A0C"/>
    <w:rsid w:val="00B914BF"/>
    <w:rsid w:val="00B94A8D"/>
    <w:rsid w:val="00BA29DF"/>
    <w:rsid w:val="00BA3C03"/>
    <w:rsid w:val="00BA6D5E"/>
    <w:rsid w:val="00BB0782"/>
    <w:rsid w:val="00BC0BC2"/>
    <w:rsid w:val="00BD019E"/>
    <w:rsid w:val="00BF6772"/>
    <w:rsid w:val="00BF7252"/>
    <w:rsid w:val="00C00928"/>
    <w:rsid w:val="00C15B5A"/>
    <w:rsid w:val="00C21172"/>
    <w:rsid w:val="00C31E52"/>
    <w:rsid w:val="00C33FB1"/>
    <w:rsid w:val="00C36FE1"/>
    <w:rsid w:val="00C51DE2"/>
    <w:rsid w:val="00C608BA"/>
    <w:rsid w:val="00C6232A"/>
    <w:rsid w:val="00C70D81"/>
    <w:rsid w:val="00C8050E"/>
    <w:rsid w:val="00CB32DD"/>
    <w:rsid w:val="00CB35D4"/>
    <w:rsid w:val="00CC1F83"/>
    <w:rsid w:val="00CD4BC1"/>
    <w:rsid w:val="00CD7151"/>
    <w:rsid w:val="00CD7F87"/>
    <w:rsid w:val="00CE6DA3"/>
    <w:rsid w:val="00CF08E4"/>
    <w:rsid w:val="00CF47FB"/>
    <w:rsid w:val="00D02743"/>
    <w:rsid w:val="00D0668D"/>
    <w:rsid w:val="00D11F82"/>
    <w:rsid w:val="00D14D17"/>
    <w:rsid w:val="00D15137"/>
    <w:rsid w:val="00D252CB"/>
    <w:rsid w:val="00D306B7"/>
    <w:rsid w:val="00D30852"/>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20991"/>
    <w:rsid w:val="00E30327"/>
    <w:rsid w:val="00E35959"/>
    <w:rsid w:val="00E359AA"/>
    <w:rsid w:val="00E4407F"/>
    <w:rsid w:val="00E5230D"/>
    <w:rsid w:val="00EA609F"/>
    <w:rsid w:val="00EB0925"/>
    <w:rsid w:val="00ED032A"/>
    <w:rsid w:val="00ED09F2"/>
    <w:rsid w:val="00EF71F8"/>
    <w:rsid w:val="00F11F6C"/>
    <w:rsid w:val="00F4078C"/>
    <w:rsid w:val="00F43A33"/>
    <w:rsid w:val="00F54EE4"/>
    <w:rsid w:val="00F57E36"/>
    <w:rsid w:val="00F62596"/>
    <w:rsid w:val="00F67150"/>
    <w:rsid w:val="00F746E6"/>
    <w:rsid w:val="00F92DB5"/>
    <w:rsid w:val="00FA54FD"/>
    <w:rsid w:val="00FB138C"/>
    <w:rsid w:val="00FB2F7D"/>
    <w:rsid w:val="00FC3728"/>
    <w:rsid w:val="00FE3AE5"/>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19C6EDD8-C392-4CDF-A821-0B6686514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1</Pages>
  <Words>12861</Words>
  <Characters>73314</Characters>
  <Application>Microsoft Office Word</Application>
  <DocSecurity>0</DocSecurity>
  <Lines>610</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18</cp:revision>
  <cp:lastPrinted>2019-05-26T18:43:00Z</cp:lastPrinted>
  <dcterms:created xsi:type="dcterms:W3CDTF">2018-11-25T07:36:00Z</dcterms:created>
  <dcterms:modified xsi:type="dcterms:W3CDTF">2019-05-29T03:06:00Z</dcterms:modified>
</cp:coreProperties>
</file>