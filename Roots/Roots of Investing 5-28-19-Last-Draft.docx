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AB3B11" w:rsidRPr="00554005" w:rsidRDefault="00AB3B11"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AB3B11" w:rsidRDefault="00AB3B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AB3B11" w:rsidRPr="00554005" w:rsidRDefault="00AB3B11"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AB3B11" w:rsidRDefault="00AB3B11"/>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AB3B11" w:rsidRPr="00554005" w:rsidRDefault="00AB3B11"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AB3B11" w:rsidRPr="00554005" w:rsidRDefault="00AB3B11"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AB3B11" w:rsidRPr="00554005" w:rsidRDefault="00AB3B11" w:rsidP="00C31E52">
                            <w:pPr>
                              <w:jc w:val="center"/>
                              <w:rPr>
                                <w:b/>
                                <w:sz w:val="40"/>
                                <w:szCs w:val="40"/>
                              </w:rPr>
                            </w:pPr>
                          </w:p>
                          <w:p w14:paraId="58F01DED" w14:textId="77777777" w:rsidR="00AB3B11" w:rsidRPr="00554005" w:rsidRDefault="00AB3B11"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AB3B11" w:rsidRDefault="00AB3B11"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AB3B11" w:rsidRPr="00554005" w:rsidRDefault="00AB3B11"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AB3B11" w:rsidRPr="00554005" w:rsidRDefault="00AB3B11"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AB3B11" w:rsidRPr="00554005" w:rsidRDefault="00AB3B11" w:rsidP="00C31E52">
                      <w:pPr>
                        <w:jc w:val="center"/>
                        <w:rPr>
                          <w:b/>
                          <w:sz w:val="40"/>
                          <w:szCs w:val="40"/>
                        </w:rPr>
                      </w:pPr>
                    </w:p>
                    <w:p w14:paraId="58F01DED" w14:textId="77777777" w:rsidR="00AB3B11" w:rsidRPr="00554005" w:rsidRDefault="00AB3B11"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AB3B11" w:rsidRDefault="00AB3B11" w:rsidP="00C31E52"/>
                  </w:txbxContent>
                </v:textbox>
              </v:shape>
            </w:pict>
          </mc:Fallback>
        </mc:AlternateContent>
      </w:r>
      <w:r w:rsidR="00855020" w:rsidRPr="00554005">
        <w:br w:type="page"/>
      </w:r>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29B6BF9F" w14:textId="77777777" w:rsidR="00AB7DAD" w:rsidRPr="00554005" w:rsidRDefault="00AB7DAD" w:rsidP="00E5230D"/>
    <w:p w14:paraId="142566D2" w14:textId="77777777" w:rsidR="00AB7DAD" w:rsidRPr="00554005" w:rsidRDefault="00AB7DAD" w:rsidP="00E5230D"/>
    <w:p w14:paraId="11D833A5" w14:textId="77777777" w:rsidR="00AB7DAD" w:rsidRPr="00554005" w:rsidRDefault="00AB7DAD" w:rsidP="00E5230D"/>
    <w:p w14:paraId="34C28978"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3DCCE9F2" w:rsidR="00E1403D" w:rsidRPr="00D5630E" w:rsidRDefault="00E1403D">
          <w:pPr>
            <w:pStyle w:val="TOCHeading"/>
            <w:rPr>
              <w:rStyle w:val="Heading1Char"/>
            </w:rPr>
          </w:pPr>
          <w:r w:rsidRPr="00D5630E">
            <w:rPr>
              <w:rStyle w:val="Heading1Char"/>
            </w:rPr>
            <w:t>Contents</w:t>
          </w:r>
        </w:p>
        <w:p w14:paraId="393E9502" w14:textId="16DC2D3B" w:rsidR="00CC1F83"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530873154" w:history="1">
            <w:r w:rsidR="00CC1F83" w:rsidRPr="00972B65">
              <w:rPr>
                <w:rStyle w:val="Hyperlink"/>
                <w:noProof/>
              </w:rPr>
              <w:t>Preface</w:t>
            </w:r>
            <w:r w:rsidR="00CC1F83">
              <w:rPr>
                <w:noProof/>
                <w:webHidden/>
              </w:rPr>
              <w:tab/>
            </w:r>
            <w:r w:rsidR="00CC1F83">
              <w:rPr>
                <w:noProof/>
                <w:webHidden/>
              </w:rPr>
              <w:fldChar w:fldCharType="begin"/>
            </w:r>
            <w:r w:rsidR="00CC1F83">
              <w:rPr>
                <w:noProof/>
                <w:webHidden/>
              </w:rPr>
              <w:instrText xml:space="preserve"> PAGEREF _Toc530873154 \h </w:instrText>
            </w:r>
            <w:r w:rsidR="00CC1F83">
              <w:rPr>
                <w:noProof/>
                <w:webHidden/>
              </w:rPr>
            </w:r>
            <w:r w:rsidR="00CC1F83">
              <w:rPr>
                <w:noProof/>
                <w:webHidden/>
              </w:rPr>
              <w:fldChar w:fldCharType="separate"/>
            </w:r>
            <w:r w:rsidR="00A71BD8">
              <w:rPr>
                <w:noProof/>
                <w:webHidden/>
              </w:rPr>
              <w:t>9</w:t>
            </w:r>
            <w:r w:rsidR="00CC1F83">
              <w:rPr>
                <w:noProof/>
                <w:webHidden/>
              </w:rPr>
              <w:fldChar w:fldCharType="end"/>
            </w:r>
          </w:hyperlink>
        </w:p>
        <w:p w14:paraId="30E74BD6" w14:textId="7C4407F8"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"_Toc530873155" </w:instrText>
          </w:r>
          <w:r>
            <w:fldChar w:fldCharType="separate"/>
          </w:r>
          <w:r w:rsidR="00CC1F83" w:rsidRPr="00972B65">
            <w:rPr>
              <w:rStyle w:val="Hyperlink"/>
              <w:noProof/>
            </w:rPr>
            <w:t>Overview</w:t>
          </w:r>
          <w:r w:rsidR="00CC1F83">
            <w:rPr>
              <w:noProof/>
              <w:webHidden/>
            </w:rPr>
            <w:tab/>
          </w:r>
          <w:r w:rsidR="00CC1F83">
            <w:rPr>
              <w:noProof/>
              <w:webHidden/>
            </w:rPr>
            <w:fldChar w:fldCharType="begin"/>
          </w:r>
          <w:r w:rsidR="00CC1F83">
            <w:rPr>
              <w:noProof/>
              <w:webHidden/>
            </w:rPr>
            <w:instrText xml:space="preserve"> PAGEREF _Toc530873155 \h </w:instrText>
          </w:r>
          <w:r w:rsidR="00CC1F83">
            <w:rPr>
              <w:noProof/>
              <w:webHidden/>
            </w:rPr>
          </w:r>
          <w:r w:rsidR="00CC1F83">
            <w:rPr>
              <w:noProof/>
              <w:webHidden/>
            </w:rPr>
            <w:fldChar w:fldCharType="separate"/>
          </w:r>
          <w:ins w:id="0" w:author="Ricardo... Jacome.." w:date="2019-05-26T13:43:00Z">
            <w:r w:rsidR="00A71BD8">
              <w:rPr>
                <w:noProof/>
                <w:webHidden/>
              </w:rPr>
              <w:t>11</w:t>
            </w:r>
          </w:ins>
          <w:del w:id="1" w:author="Ricardo... Jacome.." w:date="2019-05-26T13:43:00Z">
            <w:r w:rsidR="00CC1F83" w:rsidDel="00A71BD8">
              <w:rPr>
                <w:noProof/>
                <w:webHidden/>
              </w:rPr>
              <w:delText>10</w:delText>
            </w:r>
          </w:del>
          <w:r w:rsidR="00CC1F83">
            <w:rPr>
              <w:noProof/>
              <w:webHidden/>
            </w:rPr>
            <w:fldChar w:fldCharType="end"/>
          </w:r>
          <w:r>
            <w:rPr>
              <w:noProof/>
            </w:rPr>
            <w:fldChar w:fldCharType="end"/>
          </w:r>
        </w:p>
        <w:p w14:paraId="34552FFA" w14:textId="58F2B778"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"_Toc530873156" </w:instrText>
          </w:r>
          <w:r>
            <w:fldChar w:fldCharType="separate"/>
          </w:r>
          <w:r w:rsidR="00CC1F83" w:rsidRPr="00972B65">
            <w:rPr>
              <w:rStyle w:val="Hyperlink"/>
              <w:noProof/>
            </w:rPr>
            <w:t>Chapter 1: Introduction</w:t>
          </w:r>
          <w:r w:rsidR="00CC1F83">
            <w:rPr>
              <w:noProof/>
              <w:webHidden/>
            </w:rPr>
            <w:tab/>
          </w:r>
          <w:r w:rsidR="00CC1F83">
            <w:rPr>
              <w:noProof/>
              <w:webHidden/>
            </w:rPr>
            <w:fldChar w:fldCharType="begin"/>
          </w:r>
          <w:r w:rsidR="00CC1F83">
            <w:rPr>
              <w:noProof/>
              <w:webHidden/>
            </w:rPr>
            <w:instrText xml:space="preserve"> PAGEREF _Toc530873156 \h </w:instrText>
          </w:r>
          <w:r w:rsidR="00CC1F83">
            <w:rPr>
              <w:noProof/>
              <w:webHidden/>
            </w:rPr>
          </w:r>
          <w:r w:rsidR="00CC1F83">
            <w:rPr>
              <w:noProof/>
              <w:webHidden/>
            </w:rPr>
            <w:fldChar w:fldCharType="separate"/>
          </w:r>
          <w:ins w:id="2" w:author="Ricardo... Jacome.." w:date="2019-05-26T13:43:00Z">
            <w:r w:rsidR="00A71BD8">
              <w:rPr>
                <w:noProof/>
                <w:webHidden/>
              </w:rPr>
              <w:t>12</w:t>
            </w:r>
          </w:ins>
          <w:del w:id="3" w:author="Ricardo... Jacome.." w:date="2019-05-26T13:43:00Z">
            <w:r w:rsidR="00CC1F83" w:rsidDel="00A71BD8">
              <w:rPr>
                <w:noProof/>
                <w:webHidden/>
              </w:rPr>
              <w:delText>11</w:delText>
            </w:r>
          </w:del>
          <w:r w:rsidR="00CC1F83">
            <w:rPr>
              <w:noProof/>
              <w:webHidden/>
            </w:rPr>
            <w:fldChar w:fldCharType="end"/>
          </w:r>
          <w:r>
            <w:rPr>
              <w:noProof/>
            </w:rPr>
            <w:fldChar w:fldCharType="end"/>
          </w:r>
        </w:p>
        <w:p w14:paraId="431E5E7D" w14:textId="7275528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"_Toc530873157" </w:instrText>
          </w:r>
          <w:r>
            <w:fldChar w:fldCharType="separate"/>
          </w:r>
          <w:r w:rsidR="00CC1F83" w:rsidRPr="00972B65">
            <w:rPr>
              <w:rStyle w:val="Hyperlink"/>
              <w:noProof/>
            </w:rPr>
            <w:t>Why use this?</w:t>
          </w:r>
          <w:r w:rsidR="00CC1F83">
            <w:rPr>
              <w:noProof/>
              <w:webHidden/>
            </w:rPr>
            <w:tab/>
          </w:r>
          <w:r w:rsidR="00CC1F83">
            <w:rPr>
              <w:noProof/>
              <w:webHidden/>
            </w:rPr>
            <w:fldChar w:fldCharType="begin"/>
          </w:r>
          <w:r w:rsidR="00CC1F83">
            <w:rPr>
              <w:noProof/>
              <w:webHidden/>
            </w:rPr>
            <w:instrText xml:space="preserve"> PAGEREF _Toc530873157 \h </w:instrText>
          </w:r>
          <w:r w:rsidR="00CC1F83">
            <w:rPr>
              <w:noProof/>
              <w:webHidden/>
            </w:rPr>
          </w:r>
          <w:r w:rsidR="00CC1F83">
            <w:rPr>
              <w:noProof/>
              <w:webHidden/>
            </w:rPr>
            <w:fldChar w:fldCharType="separate"/>
          </w:r>
          <w:ins w:id="4" w:author="Ricardo... Jacome.." w:date="2019-05-26T13:43:00Z">
            <w:r w:rsidR="00A71BD8">
              <w:rPr>
                <w:noProof/>
                <w:webHidden/>
              </w:rPr>
              <w:t>12</w:t>
            </w:r>
          </w:ins>
          <w:del w:id="5" w:author="Ricardo... Jacome.." w:date="2019-05-26T13:43:00Z">
            <w:r w:rsidR="00CC1F83" w:rsidDel="00A71BD8">
              <w:rPr>
                <w:noProof/>
                <w:webHidden/>
              </w:rPr>
              <w:delText>11</w:delText>
            </w:r>
          </w:del>
          <w:r w:rsidR="00CC1F83">
            <w:rPr>
              <w:noProof/>
              <w:webHidden/>
            </w:rPr>
            <w:fldChar w:fldCharType="end"/>
          </w:r>
          <w:r>
            <w:rPr>
              <w:noProof/>
            </w:rPr>
            <w:fldChar w:fldCharType="end"/>
          </w:r>
        </w:p>
        <w:p w14:paraId="7F1BC4FD" w14:textId="19EC0061"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"_Toc530873158" </w:instrText>
          </w:r>
          <w:r>
            <w:fldChar w:fldCharType="separate"/>
          </w:r>
          <w:r w:rsidR="00CC1F83" w:rsidRPr="00972B65">
            <w:rPr>
              <w:rStyle w:val="Hyperlink"/>
              <w:noProof/>
            </w:rPr>
            <w:t>How to read this.</w:t>
          </w:r>
          <w:r w:rsidR="00CC1F83">
            <w:rPr>
              <w:noProof/>
              <w:webHidden/>
            </w:rPr>
            <w:tab/>
          </w:r>
          <w:r w:rsidR="00CC1F83">
            <w:rPr>
              <w:noProof/>
              <w:webHidden/>
            </w:rPr>
            <w:fldChar w:fldCharType="begin"/>
          </w:r>
          <w:r w:rsidR="00CC1F83">
            <w:rPr>
              <w:noProof/>
              <w:webHidden/>
            </w:rPr>
            <w:instrText xml:space="preserve"> PAGEREF _Toc530873158 \h </w:instrText>
          </w:r>
          <w:r w:rsidR="00CC1F83">
            <w:rPr>
              <w:noProof/>
              <w:webHidden/>
            </w:rPr>
          </w:r>
          <w:r w:rsidR="00CC1F83">
            <w:rPr>
              <w:noProof/>
              <w:webHidden/>
            </w:rPr>
            <w:fldChar w:fldCharType="separate"/>
          </w:r>
          <w:ins w:id="6" w:author="Ricardo... Jacome.." w:date="2019-05-26T13:43:00Z">
            <w:r w:rsidR="00A71BD8">
              <w:rPr>
                <w:noProof/>
                <w:webHidden/>
              </w:rPr>
              <w:t>12</w:t>
            </w:r>
          </w:ins>
          <w:del w:id="7" w:author="Ricardo... Jacome.." w:date="2019-05-26T13:43:00Z">
            <w:r w:rsidR="00CC1F83" w:rsidDel="00A71BD8">
              <w:rPr>
                <w:noProof/>
                <w:webHidden/>
              </w:rPr>
              <w:delText>11</w:delText>
            </w:r>
          </w:del>
          <w:r w:rsidR="00CC1F83">
            <w:rPr>
              <w:noProof/>
              <w:webHidden/>
            </w:rPr>
            <w:fldChar w:fldCharType="end"/>
          </w:r>
          <w:r>
            <w:rPr>
              <w:noProof/>
            </w:rPr>
            <w:fldChar w:fldCharType="end"/>
          </w:r>
        </w:p>
        <w:p w14:paraId="6761071B" w14:textId="0DD73C1E"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"_Toc530873159" </w:instrText>
          </w:r>
          <w:r>
            <w:fldChar w:fldCharType="separate"/>
          </w:r>
          <w:r w:rsidR="00CC1F83" w:rsidRPr="00972B65">
            <w:rPr>
              <w:rStyle w:val="Hyperlink"/>
              <w:noProof/>
            </w:rPr>
            <w:t>Why Robinhood?</w:t>
          </w:r>
          <w:r w:rsidR="00CC1F83">
            <w:rPr>
              <w:noProof/>
              <w:webHidden/>
            </w:rPr>
            <w:tab/>
          </w:r>
          <w:r w:rsidR="00CC1F83">
            <w:rPr>
              <w:noProof/>
              <w:webHidden/>
            </w:rPr>
            <w:fldChar w:fldCharType="begin"/>
          </w:r>
          <w:r w:rsidR="00CC1F83">
            <w:rPr>
              <w:noProof/>
              <w:webHidden/>
            </w:rPr>
            <w:instrText xml:space="preserve"> PAGEREF _Toc530873159 \h </w:instrText>
          </w:r>
          <w:r w:rsidR="00CC1F83">
            <w:rPr>
              <w:noProof/>
              <w:webHidden/>
            </w:rPr>
          </w:r>
          <w:r w:rsidR="00CC1F83">
            <w:rPr>
              <w:noProof/>
              <w:webHidden/>
            </w:rPr>
            <w:fldChar w:fldCharType="separate"/>
          </w:r>
          <w:ins w:id="8" w:author="Ricardo... Jacome.." w:date="2019-05-26T13:43:00Z">
            <w:r w:rsidR="00A71BD8">
              <w:rPr>
                <w:noProof/>
                <w:webHidden/>
              </w:rPr>
              <w:t>13</w:t>
            </w:r>
          </w:ins>
          <w:del w:id="9" w:author="Ricardo... Jacome.." w:date="2019-05-26T13:43:00Z">
            <w:r w:rsidR="00CC1F83" w:rsidDel="00A71BD8">
              <w:rPr>
                <w:noProof/>
                <w:webHidden/>
              </w:rPr>
              <w:delText>12</w:delText>
            </w:r>
          </w:del>
          <w:r w:rsidR="00CC1F83">
            <w:rPr>
              <w:noProof/>
              <w:webHidden/>
            </w:rPr>
            <w:fldChar w:fldCharType="end"/>
          </w:r>
          <w:r>
            <w:rPr>
              <w:noProof/>
            </w:rPr>
            <w:fldChar w:fldCharType="end"/>
          </w:r>
        </w:p>
        <w:p w14:paraId="105A97EA" w14:textId="152A0B31"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"_Toc530873160" </w:instrText>
          </w:r>
          <w:r>
            <w:fldChar w:fldCharType="separate"/>
          </w:r>
          <w:r w:rsidR="00CC1F83" w:rsidRPr="00972B65">
            <w:rPr>
              <w:rStyle w:val="Hyperlink"/>
              <w:noProof/>
            </w:rPr>
            <w:t>Chapter 2: What is Out There to Invest In?</w:t>
          </w:r>
          <w:r w:rsidR="00CC1F83">
            <w:rPr>
              <w:noProof/>
              <w:webHidden/>
            </w:rPr>
            <w:tab/>
          </w:r>
          <w:r w:rsidR="00CC1F83">
            <w:rPr>
              <w:noProof/>
              <w:webHidden/>
            </w:rPr>
            <w:fldChar w:fldCharType="begin"/>
          </w:r>
          <w:r w:rsidR="00CC1F83">
            <w:rPr>
              <w:noProof/>
              <w:webHidden/>
            </w:rPr>
            <w:instrText xml:space="preserve"> PAGEREF _Toc530873160 \h </w:instrText>
          </w:r>
          <w:r w:rsidR="00CC1F83">
            <w:rPr>
              <w:noProof/>
              <w:webHidden/>
            </w:rPr>
          </w:r>
          <w:r w:rsidR="00CC1F83">
            <w:rPr>
              <w:noProof/>
              <w:webHidden/>
            </w:rPr>
            <w:fldChar w:fldCharType="separate"/>
          </w:r>
          <w:ins w:id="10" w:author="Ricardo... Jacome.." w:date="2019-05-26T13:43:00Z">
            <w:r w:rsidR="00A71BD8">
              <w:rPr>
                <w:noProof/>
                <w:webHidden/>
              </w:rPr>
              <w:t>14</w:t>
            </w:r>
          </w:ins>
          <w:del w:id="11" w:author="Ricardo... Jacome.." w:date="2019-05-26T13:43:00Z">
            <w:r w:rsidR="00CC1F83" w:rsidDel="00A71BD8">
              <w:rPr>
                <w:noProof/>
                <w:webHidden/>
              </w:rPr>
              <w:delText>13</w:delText>
            </w:r>
          </w:del>
          <w:r w:rsidR="00CC1F83">
            <w:rPr>
              <w:noProof/>
              <w:webHidden/>
            </w:rPr>
            <w:fldChar w:fldCharType="end"/>
          </w:r>
          <w:r>
            <w:rPr>
              <w:noProof/>
            </w:rPr>
            <w:fldChar w:fldCharType="end"/>
          </w:r>
        </w:p>
        <w:p w14:paraId="7E829E35" w14:textId="08FC0470"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"_Toc530873161" </w:instrText>
          </w:r>
          <w:r>
            <w:fldChar w:fldCharType="separate"/>
          </w:r>
          <w:r w:rsidR="00CC1F83" w:rsidRPr="00972B65">
            <w:rPr>
              <w:rStyle w:val="Hyperlink"/>
              <w:noProof/>
            </w:rPr>
            <w:t>Why do stocks exist?</w:t>
          </w:r>
          <w:r w:rsidR="00CC1F83">
            <w:rPr>
              <w:noProof/>
              <w:webHidden/>
            </w:rPr>
            <w:tab/>
          </w:r>
          <w:r w:rsidR="00CC1F83">
            <w:rPr>
              <w:noProof/>
              <w:webHidden/>
            </w:rPr>
            <w:fldChar w:fldCharType="begin"/>
          </w:r>
          <w:r w:rsidR="00CC1F83">
            <w:rPr>
              <w:noProof/>
              <w:webHidden/>
            </w:rPr>
            <w:instrText xml:space="preserve"> PAGEREF _Toc530873161 \h </w:instrText>
          </w:r>
          <w:r w:rsidR="00CC1F83">
            <w:rPr>
              <w:noProof/>
              <w:webHidden/>
            </w:rPr>
          </w:r>
          <w:r w:rsidR="00CC1F83">
            <w:rPr>
              <w:noProof/>
              <w:webHidden/>
            </w:rPr>
            <w:fldChar w:fldCharType="separate"/>
          </w:r>
          <w:ins w:id="12" w:author="Ricardo... Jacome.." w:date="2019-05-26T13:43:00Z">
            <w:r w:rsidR="00A71BD8">
              <w:rPr>
                <w:noProof/>
                <w:webHidden/>
              </w:rPr>
              <w:t>16</w:t>
            </w:r>
          </w:ins>
          <w:del w:id="13" w:author="Ricardo... Jacome.." w:date="2019-05-26T13:43:00Z">
            <w:r w:rsidR="00CC1F83" w:rsidDel="00A71BD8">
              <w:rPr>
                <w:noProof/>
                <w:webHidden/>
              </w:rPr>
              <w:delText>13</w:delText>
            </w:r>
          </w:del>
          <w:r w:rsidR="00CC1F83">
            <w:rPr>
              <w:noProof/>
              <w:webHidden/>
            </w:rPr>
            <w:fldChar w:fldCharType="end"/>
          </w:r>
          <w:r>
            <w:rPr>
              <w:noProof/>
            </w:rPr>
            <w:fldChar w:fldCharType="end"/>
          </w:r>
        </w:p>
        <w:p w14:paraId="73FC4BEA" w14:textId="4742E18D"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"_Toc530873162" </w:instrText>
          </w:r>
          <w:r>
            <w:fldChar w:fldCharType="separate"/>
          </w:r>
          <w:r w:rsidR="00CC1F83" w:rsidRPr="00972B65">
            <w:rPr>
              <w:rStyle w:val="Hyperlink"/>
              <w:noProof/>
            </w:rPr>
            <w:t>Where are Stock Transactions made?</w:t>
          </w:r>
          <w:r w:rsidR="00CC1F83">
            <w:rPr>
              <w:noProof/>
              <w:webHidden/>
            </w:rPr>
            <w:tab/>
          </w:r>
          <w:r w:rsidR="00CC1F83">
            <w:rPr>
              <w:noProof/>
              <w:webHidden/>
            </w:rPr>
            <w:fldChar w:fldCharType="begin"/>
          </w:r>
          <w:r w:rsidR="00CC1F83">
            <w:rPr>
              <w:noProof/>
              <w:webHidden/>
            </w:rPr>
            <w:instrText xml:space="preserve"> PAGEREF _Toc530873162 \h </w:instrText>
          </w:r>
          <w:r w:rsidR="00CC1F83">
            <w:rPr>
              <w:noProof/>
              <w:webHidden/>
            </w:rPr>
          </w:r>
          <w:r w:rsidR="00CC1F83">
            <w:rPr>
              <w:noProof/>
              <w:webHidden/>
            </w:rPr>
            <w:fldChar w:fldCharType="separate"/>
          </w:r>
          <w:ins w:id="14" w:author="Ricardo... Jacome.." w:date="2019-05-26T13:43:00Z">
            <w:r w:rsidR="00A71BD8">
              <w:rPr>
                <w:noProof/>
                <w:webHidden/>
              </w:rPr>
              <w:t>17</w:t>
            </w:r>
          </w:ins>
          <w:del w:id="15" w:author="Ricardo... Jacome.." w:date="2019-05-26T13:43:00Z">
            <w:r w:rsidR="00CC1F83" w:rsidDel="00A71BD8">
              <w:rPr>
                <w:noProof/>
                <w:webHidden/>
              </w:rPr>
              <w:delText>14</w:delText>
            </w:r>
          </w:del>
          <w:r w:rsidR="00CC1F83">
            <w:rPr>
              <w:noProof/>
              <w:webHidden/>
            </w:rPr>
            <w:fldChar w:fldCharType="end"/>
          </w:r>
          <w:r>
            <w:rPr>
              <w:noProof/>
            </w:rPr>
            <w:fldChar w:fldCharType="end"/>
          </w:r>
        </w:p>
        <w:p w14:paraId="30F9492B" w14:textId="6BD3C625"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"_Toc530873163" </w:instrText>
          </w:r>
          <w:r>
            <w:fldChar w:fldCharType="separate"/>
          </w:r>
          <w:r w:rsidR="00CC1F83" w:rsidRPr="00972B65">
            <w:rPr>
              <w:rStyle w:val="Hyperlink"/>
              <w:noProof/>
            </w:rPr>
            <w:t>Different Investment Types</w:t>
          </w:r>
          <w:r w:rsidR="00CC1F83">
            <w:rPr>
              <w:noProof/>
              <w:webHidden/>
            </w:rPr>
            <w:tab/>
          </w:r>
          <w:r w:rsidR="00CC1F83">
            <w:rPr>
              <w:noProof/>
              <w:webHidden/>
            </w:rPr>
            <w:fldChar w:fldCharType="begin"/>
          </w:r>
          <w:r w:rsidR="00CC1F83">
            <w:rPr>
              <w:noProof/>
              <w:webHidden/>
            </w:rPr>
            <w:instrText xml:space="preserve"> PAGEREF _Toc530873163 \h </w:instrText>
          </w:r>
          <w:r w:rsidR="00CC1F83">
            <w:rPr>
              <w:noProof/>
              <w:webHidden/>
            </w:rPr>
          </w:r>
          <w:r w:rsidR="00CC1F83">
            <w:rPr>
              <w:noProof/>
              <w:webHidden/>
            </w:rPr>
            <w:fldChar w:fldCharType="separate"/>
          </w:r>
          <w:ins w:id="16" w:author="Ricardo... Jacome.." w:date="2019-05-26T13:43:00Z">
            <w:r w:rsidR="00A71BD8">
              <w:rPr>
                <w:noProof/>
                <w:webHidden/>
              </w:rPr>
              <w:t>17</w:t>
            </w:r>
          </w:ins>
          <w:del w:id="17" w:author="Ricardo... Jacome.." w:date="2019-05-26T13:43:00Z">
            <w:r w:rsidR="00CC1F83" w:rsidDel="00A71BD8">
              <w:rPr>
                <w:noProof/>
                <w:webHidden/>
              </w:rPr>
              <w:delText>14</w:delText>
            </w:r>
          </w:del>
          <w:r w:rsidR="00CC1F83">
            <w:rPr>
              <w:noProof/>
              <w:webHidden/>
            </w:rPr>
            <w:fldChar w:fldCharType="end"/>
          </w:r>
          <w:r>
            <w:rPr>
              <w:noProof/>
            </w:rPr>
            <w:fldChar w:fldCharType="end"/>
          </w:r>
        </w:p>
        <w:p w14:paraId="6678C585" w14:textId="3665772C"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"_Toc530873164" </w:instrText>
          </w:r>
          <w:r>
            <w:fldChar w:fldCharType="separate"/>
          </w:r>
          <w:r w:rsidR="00CC1F83" w:rsidRPr="00972B65">
            <w:rPr>
              <w:rStyle w:val="Hyperlink"/>
              <w:noProof/>
            </w:rPr>
            <w:t>Chapter 3: Classification of Trends</w:t>
          </w:r>
          <w:r w:rsidR="00CC1F83">
            <w:rPr>
              <w:noProof/>
              <w:webHidden/>
            </w:rPr>
            <w:tab/>
          </w:r>
          <w:r w:rsidR="00CC1F83">
            <w:rPr>
              <w:noProof/>
              <w:webHidden/>
            </w:rPr>
            <w:fldChar w:fldCharType="begin"/>
          </w:r>
          <w:r w:rsidR="00CC1F83">
            <w:rPr>
              <w:noProof/>
              <w:webHidden/>
            </w:rPr>
            <w:instrText xml:space="preserve"> PAGEREF _Toc530873164 \h </w:instrText>
          </w:r>
          <w:r w:rsidR="00CC1F83">
            <w:rPr>
              <w:noProof/>
              <w:webHidden/>
            </w:rPr>
          </w:r>
          <w:r w:rsidR="00CC1F83">
            <w:rPr>
              <w:noProof/>
              <w:webHidden/>
            </w:rPr>
            <w:fldChar w:fldCharType="separate"/>
          </w:r>
          <w:ins w:id="18" w:author="Ricardo... Jacome.." w:date="2019-05-26T13:43:00Z">
            <w:r w:rsidR="00A71BD8">
              <w:rPr>
                <w:noProof/>
                <w:webHidden/>
              </w:rPr>
              <w:t>19</w:t>
            </w:r>
          </w:ins>
          <w:del w:id="19" w:author="Ricardo... Jacome.." w:date="2019-05-26T13:43:00Z">
            <w:r w:rsidR="00CC1F83" w:rsidDel="00A71BD8">
              <w:rPr>
                <w:noProof/>
                <w:webHidden/>
              </w:rPr>
              <w:delText>17</w:delText>
            </w:r>
          </w:del>
          <w:r w:rsidR="00CC1F83">
            <w:rPr>
              <w:noProof/>
              <w:webHidden/>
            </w:rPr>
            <w:fldChar w:fldCharType="end"/>
          </w:r>
          <w:r>
            <w:rPr>
              <w:noProof/>
            </w:rPr>
            <w:fldChar w:fldCharType="end"/>
          </w:r>
        </w:p>
        <w:p w14:paraId="423E636C" w14:textId="6D99A50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"_Toc530873165" </w:instrText>
          </w:r>
          <w:r>
            <w:fldChar w:fldCharType="separate"/>
          </w:r>
          <w:r w:rsidR="00CC1F83" w:rsidRPr="00972B65">
            <w:rPr>
              <w:rStyle w:val="Hyperlink"/>
              <w:noProof/>
            </w:rPr>
            <w:t>Upwards Trends or “Bullish” Trends</w:t>
          </w:r>
          <w:r w:rsidR="00CC1F83">
            <w:rPr>
              <w:noProof/>
              <w:webHidden/>
            </w:rPr>
            <w:tab/>
          </w:r>
          <w:r w:rsidR="00CC1F83">
            <w:rPr>
              <w:noProof/>
              <w:webHidden/>
            </w:rPr>
            <w:fldChar w:fldCharType="begin"/>
          </w:r>
          <w:r w:rsidR="00CC1F83">
            <w:rPr>
              <w:noProof/>
              <w:webHidden/>
            </w:rPr>
            <w:instrText xml:space="preserve"> PAGEREF _Toc530873165 \h </w:instrText>
          </w:r>
          <w:r w:rsidR="00CC1F83">
            <w:rPr>
              <w:noProof/>
              <w:webHidden/>
            </w:rPr>
          </w:r>
          <w:r w:rsidR="00CC1F83">
            <w:rPr>
              <w:noProof/>
              <w:webHidden/>
            </w:rPr>
            <w:fldChar w:fldCharType="separate"/>
          </w:r>
          <w:ins w:id="20" w:author="Ricardo... Jacome.." w:date="2019-05-26T13:43:00Z">
            <w:r w:rsidR="00A71BD8">
              <w:rPr>
                <w:noProof/>
                <w:webHidden/>
              </w:rPr>
              <w:t>20</w:t>
            </w:r>
          </w:ins>
          <w:del w:id="21" w:author="Ricardo... Jacome.." w:date="2019-05-26T13:43:00Z">
            <w:r w:rsidR="00CC1F83" w:rsidDel="00A71BD8">
              <w:rPr>
                <w:noProof/>
                <w:webHidden/>
              </w:rPr>
              <w:delText>17</w:delText>
            </w:r>
          </w:del>
          <w:r w:rsidR="00CC1F83">
            <w:rPr>
              <w:noProof/>
              <w:webHidden/>
            </w:rPr>
            <w:fldChar w:fldCharType="end"/>
          </w:r>
          <w:r>
            <w:rPr>
              <w:noProof/>
            </w:rPr>
            <w:fldChar w:fldCharType="end"/>
          </w:r>
        </w:p>
        <w:p w14:paraId="6E78F37C" w14:textId="3A5CF9C6"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"_Toc530873166" </w:instrText>
          </w:r>
          <w:r>
            <w:fldChar w:fldCharType="separate"/>
          </w:r>
          <w:r w:rsidR="00CC1F83" w:rsidRPr="00972B65">
            <w:rPr>
              <w:rStyle w:val="Hyperlink"/>
              <w:noProof/>
            </w:rPr>
            <w:t>Downward Trends or “Bearish” Trends</w:t>
          </w:r>
          <w:r w:rsidR="00CC1F83">
            <w:rPr>
              <w:noProof/>
              <w:webHidden/>
            </w:rPr>
            <w:tab/>
          </w:r>
          <w:r w:rsidR="00CC1F83">
            <w:rPr>
              <w:noProof/>
              <w:webHidden/>
            </w:rPr>
            <w:fldChar w:fldCharType="begin"/>
          </w:r>
          <w:r w:rsidR="00CC1F83">
            <w:rPr>
              <w:noProof/>
              <w:webHidden/>
            </w:rPr>
            <w:instrText xml:space="preserve"> PAGEREF _Toc530873166 \h </w:instrText>
          </w:r>
          <w:r w:rsidR="00CC1F83">
            <w:rPr>
              <w:noProof/>
              <w:webHidden/>
            </w:rPr>
          </w:r>
          <w:r w:rsidR="00CC1F83">
            <w:rPr>
              <w:noProof/>
              <w:webHidden/>
            </w:rPr>
            <w:fldChar w:fldCharType="separate"/>
          </w:r>
          <w:ins w:id="22" w:author="Ricardo... Jacome.." w:date="2019-05-26T13:43:00Z">
            <w:r w:rsidR="00A71BD8">
              <w:rPr>
                <w:noProof/>
                <w:webHidden/>
              </w:rPr>
              <w:t>24</w:t>
            </w:r>
          </w:ins>
          <w:del w:id="23" w:author="Ricardo... Jacome.." w:date="2019-05-26T13:43:00Z">
            <w:r w:rsidR="00CC1F83" w:rsidDel="00A71BD8">
              <w:rPr>
                <w:noProof/>
                <w:webHidden/>
              </w:rPr>
              <w:delText>21</w:delText>
            </w:r>
          </w:del>
          <w:r w:rsidR="00CC1F83">
            <w:rPr>
              <w:noProof/>
              <w:webHidden/>
            </w:rPr>
            <w:fldChar w:fldCharType="end"/>
          </w:r>
          <w:r>
            <w:rPr>
              <w:noProof/>
            </w:rPr>
            <w:fldChar w:fldCharType="end"/>
          </w:r>
        </w:p>
        <w:p w14:paraId="3121C04D" w14:textId="1BE70111"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"_Toc530873167" </w:instrText>
          </w:r>
          <w:r>
            <w:fldChar w:fldCharType="separate"/>
          </w:r>
          <w:r w:rsidR="00CC1F83" w:rsidRPr="00972B65">
            <w:rPr>
              <w:rStyle w:val="Hyperlink"/>
              <w:noProof/>
            </w:rPr>
            <w:t>Horizontal Trends</w:t>
          </w:r>
          <w:r w:rsidR="00CC1F83">
            <w:rPr>
              <w:noProof/>
              <w:webHidden/>
            </w:rPr>
            <w:tab/>
          </w:r>
          <w:r w:rsidR="00CC1F83">
            <w:rPr>
              <w:noProof/>
              <w:webHidden/>
            </w:rPr>
            <w:fldChar w:fldCharType="begin"/>
          </w:r>
          <w:r w:rsidR="00CC1F83">
            <w:rPr>
              <w:noProof/>
              <w:webHidden/>
            </w:rPr>
            <w:instrText xml:space="preserve"> PAGEREF _Toc530873167 \h </w:instrText>
          </w:r>
          <w:r w:rsidR="00CC1F83">
            <w:rPr>
              <w:noProof/>
              <w:webHidden/>
            </w:rPr>
          </w:r>
          <w:r w:rsidR="00CC1F83">
            <w:rPr>
              <w:noProof/>
              <w:webHidden/>
            </w:rPr>
            <w:fldChar w:fldCharType="separate"/>
          </w:r>
          <w:ins w:id="24" w:author="Ricardo... Jacome.." w:date="2019-05-26T13:43:00Z">
            <w:r w:rsidR="00A71BD8">
              <w:rPr>
                <w:noProof/>
                <w:webHidden/>
              </w:rPr>
              <w:t>27</w:t>
            </w:r>
          </w:ins>
          <w:del w:id="25" w:author="Ricardo... Jacome.." w:date="2019-05-26T13:43:00Z">
            <w:r w:rsidR="00CC1F83" w:rsidDel="00A71BD8">
              <w:rPr>
                <w:noProof/>
                <w:webHidden/>
              </w:rPr>
              <w:delText>24</w:delText>
            </w:r>
          </w:del>
          <w:r w:rsidR="00CC1F83">
            <w:rPr>
              <w:noProof/>
              <w:webHidden/>
            </w:rPr>
            <w:fldChar w:fldCharType="end"/>
          </w:r>
          <w:r>
            <w:rPr>
              <w:noProof/>
            </w:rPr>
            <w:fldChar w:fldCharType="end"/>
          </w:r>
        </w:p>
        <w:p w14:paraId="76DB254F" w14:textId="08209E61"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"_Toc530873168" </w:instrText>
          </w:r>
          <w:r>
            <w:fldChar w:fldCharType="separate"/>
          </w:r>
          <w:r w:rsidR="00CC1F83" w:rsidRPr="00972B65">
            <w:rPr>
              <w:rStyle w:val="Hyperlink"/>
              <w:noProof/>
            </w:rPr>
            <w:t>Smaller Time Frame Trends</w:t>
          </w:r>
          <w:r w:rsidR="00CC1F83">
            <w:rPr>
              <w:noProof/>
              <w:webHidden/>
            </w:rPr>
            <w:tab/>
          </w:r>
          <w:r w:rsidR="00CC1F83">
            <w:rPr>
              <w:noProof/>
              <w:webHidden/>
            </w:rPr>
            <w:fldChar w:fldCharType="begin"/>
          </w:r>
          <w:r w:rsidR="00CC1F83">
            <w:rPr>
              <w:noProof/>
              <w:webHidden/>
            </w:rPr>
            <w:instrText xml:space="preserve"> PAGEREF _Toc530873168 \h </w:instrText>
          </w:r>
          <w:r w:rsidR="00CC1F83">
            <w:rPr>
              <w:noProof/>
              <w:webHidden/>
            </w:rPr>
          </w:r>
          <w:r w:rsidR="00CC1F83">
            <w:rPr>
              <w:noProof/>
              <w:webHidden/>
            </w:rPr>
            <w:fldChar w:fldCharType="separate"/>
          </w:r>
          <w:ins w:id="26" w:author="Ricardo... Jacome.." w:date="2019-05-26T13:43:00Z">
            <w:r w:rsidR="00A71BD8">
              <w:rPr>
                <w:noProof/>
                <w:webHidden/>
              </w:rPr>
              <w:t>29</w:t>
            </w:r>
          </w:ins>
          <w:del w:id="27" w:author="Ricardo... Jacome.." w:date="2019-05-26T13:43:00Z">
            <w:r w:rsidR="00CC1F83" w:rsidDel="00A71BD8">
              <w:rPr>
                <w:noProof/>
                <w:webHidden/>
              </w:rPr>
              <w:delText>26</w:delText>
            </w:r>
          </w:del>
          <w:r w:rsidR="00CC1F83">
            <w:rPr>
              <w:noProof/>
              <w:webHidden/>
            </w:rPr>
            <w:fldChar w:fldCharType="end"/>
          </w:r>
          <w:r>
            <w:rPr>
              <w:noProof/>
            </w:rPr>
            <w:fldChar w:fldCharType="end"/>
          </w:r>
        </w:p>
        <w:p w14:paraId="503331A6" w14:textId="6668A15D"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"_Toc530873169" </w:instrText>
          </w:r>
          <w:r>
            <w:fldChar w:fldCharType="separate"/>
          </w:r>
          <w:r w:rsidR="00CC1F83" w:rsidRPr="00972B65">
            <w:rPr>
              <w:rStyle w:val="Hyperlink"/>
              <w:noProof/>
            </w:rPr>
            <w:t>What Affects Trends?</w:t>
          </w:r>
          <w:r w:rsidR="00CC1F83">
            <w:rPr>
              <w:noProof/>
              <w:webHidden/>
            </w:rPr>
            <w:tab/>
          </w:r>
          <w:r w:rsidR="00CC1F83">
            <w:rPr>
              <w:noProof/>
              <w:webHidden/>
            </w:rPr>
            <w:fldChar w:fldCharType="begin"/>
          </w:r>
          <w:r w:rsidR="00CC1F83">
            <w:rPr>
              <w:noProof/>
              <w:webHidden/>
            </w:rPr>
            <w:instrText xml:space="preserve"> PAGEREF _Toc530873169 \h </w:instrText>
          </w:r>
          <w:r w:rsidR="00CC1F83">
            <w:rPr>
              <w:noProof/>
              <w:webHidden/>
            </w:rPr>
          </w:r>
          <w:r w:rsidR="00CC1F83">
            <w:rPr>
              <w:noProof/>
              <w:webHidden/>
            </w:rPr>
            <w:fldChar w:fldCharType="separate"/>
          </w:r>
          <w:ins w:id="28" w:author="Ricardo... Jacome.." w:date="2019-05-26T13:43:00Z">
            <w:r w:rsidR="00A71BD8">
              <w:rPr>
                <w:noProof/>
                <w:webHidden/>
              </w:rPr>
              <w:t>34</w:t>
            </w:r>
          </w:ins>
          <w:del w:id="29" w:author="Ricardo... Jacome.." w:date="2019-05-26T13:43:00Z">
            <w:r w:rsidR="00CC1F83" w:rsidDel="00A71BD8">
              <w:rPr>
                <w:noProof/>
                <w:webHidden/>
              </w:rPr>
              <w:delText>27</w:delText>
            </w:r>
          </w:del>
          <w:r w:rsidR="00CC1F83">
            <w:rPr>
              <w:noProof/>
              <w:webHidden/>
            </w:rPr>
            <w:fldChar w:fldCharType="end"/>
          </w:r>
          <w:r>
            <w:rPr>
              <w:noProof/>
            </w:rPr>
            <w:fldChar w:fldCharType="end"/>
          </w:r>
        </w:p>
        <w:p w14:paraId="57048126" w14:textId="57035A7B"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"_Toc530873170" </w:instrText>
          </w:r>
          <w:r>
            <w:fldChar w:fldCharType="separate"/>
          </w:r>
          <w:r w:rsidR="00CC1F83" w:rsidRPr="00972B65">
            <w:rPr>
              <w:rStyle w:val="Hyperlink"/>
              <w:noProof/>
            </w:rPr>
            <w:t>Chapter 4: Classifications of Stocks</w:t>
          </w:r>
          <w:r w:rsidR="00CC1F83">
            <w:rPr>
              <w:noProof/>
              <w:webHidden/>
            </w:rPr>
            <w:tab/>
          </w:r>
          <w:r w:rsidR="00CC1F83">
            <w:rPr>
              <w:noProof/>
              <w:webHidden/>
            </w:rPr>
            <w:fldChar w:fldCharType="begin"/>
          </w:r>
          <w:r w:rsidR="00CC1F83">
            <w:rPr>
              <w:noProof/>
              <w:webHidden/>
            </w:rPr>
            <w:instrText xml:space="preserve"> PAGEREF _Toc530873170 \h </w:instrText>
          </w:r>
          <w:r w:rsidR="00CC1F83">
            <w:rPr>
              <w:noProof/>
              <w:webHidden/>
            </w:rPr>
          </w:r>
          <w:r w:rsidR="00CC1F83">
            <w:rPr>
              <w:noProof/>
              <w:webHidden/>
            </w:rPr>
            <w:fldChar w:fldCharType="separate"/>
          </w:r>
          <w:ins w:id="30" w:author="Ricardo... Jacome.." w:date="2019-05-26T13:43:00Z">
            <w:r w:rsidR="00A71BD8">
              <w:rPr>
                <w:noProof/>
                <w:webHidden/>
              </w:rPr>
              <w:t>36</w:t>
            </w:r>
          </w:ins>
          <w:del w:id="31" w:author="Ricardo... Jacome.." w:date="2019-05-26T13:43:00Z">
            <w:r w:rsidR="00CC1F83" w:rsidDel="00A71BD8">
              <w:rPr>
                <w:noProof/>
                <w:webHidden/>
              </w:rPr>
              <w:delText>28</w:delText>
            </w:r>
          </w:del>
          <w:r w:rsidR="00CC1F83">
            <w:rPr>
              <w:noProof/>
              <w:webHidden/>
            </w:rPr>
            <w:fldChar w:fldCharType="end"/>
          </w:r>
          <w:r>
            <w:rPr>
              <w:noProof/>
            </w:rPr>
            <w:fldChar w:fldCharType="end"/>
          </w:r>
        </w:p>
        <w:p w14:paraId="62DB7275" w14:textId="36B2F78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"_Toc530873171" </w:instrText>
          </w:r>
          <w:r>
            <w:fldChar w:fldCharType="separate"/>
          </w:r>
          <w:r w:rsidR="00CC1F83" w:rsidRPr="00972B65">
            <w:rPr>
              <w:rStyle w:val="Hyperlink"/>
              <w:noProof/>
            </w:rPr>
            <w:t>Level 1 - Volatile and Constant Stocks</w:t>
          </w:r>
          <w:r w:rsidR="00CC1F83">
            <w:rPr>
              <w:noProof/>
              <w:webHidden/>
            </w:rPr>
            <w:tab/>
          </w:r>
          <w:r w:rsidR="00CC1F83">
            <w:rPr>
              <w:noProof/>
              <w:webHidden/>
            </w:rPr>
            <w:fldChar w:fldCharType="begin"/>
          </w:r>
          <w:r w:rsidR="00CC1F83">
            <w:rPr>
              <w:noProof/>
              <w:webHidden/>
            </w:rPr>
            <w:instrText xml:space="preserve"> PAGEREF _Toc530873171 \h </w:instrText>
          </w:r>
          <w:r w:rsidR="00CC1F83">
            <w:rPr>
              <w:noProof/>
              <w:webHidden/>
            </w:rPr>
          </w:r>
          <w:r w:rsidR="00CC1F83">
            <w:rPr>
              <w:noProof/>
              <w:webHidden/>
            </w:rPr>
            <w:fldChar w:fldCharType="separate"/>
          </w:r>
          <w:ins w:id="32" w:author="Ricardo... Jacome.." w:date="2019-05-26T13:43:00Z">
            <w:r w:rsidR="00A71BD8">
              <w:rPr>
                <w:noProof/>
                <w:webHidden/>
              </w:rPr>
              <w:t>36</w:t>
            </w:r>
          </w:ins>
          <w:del w:id="33" w:author="Ricardo... Jacome.." w:date="2019-05-26T13:43:00Z">
            <w:r w:rsidR="00CC1F83" w:rsidDel="00A71BD8">
              <w:rPr>
                <w:noProof/>
                <w:webHidden/>
              </w:rPr>
              <w:delText>28</w:delText>
            </w:r>
          </w:del>
          <w:r w:rsidR="00CC1F83">
            <w:rPr>
              <w:noProof/>
              <w:webHidden/>
            </w:rPr>
            <w:fldChar w:fldCharType="end"/>
          </w:r>
          <w:r>
            <w:rPr>
              <w:noProof/>
            </w:rPr>
            <w:fldChar w:fldCharType="end"/>
          </w:r>
        </w:p>
        <w:p w14:paraId="17C2E2AD" w14:textId="0ACEBD87"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"_Toc530873172" </w:instrText>
          </w:r>
          <w:r>
            <w:fldChar w:fldCharType="separate"/>
          </w:r>
          <w:r w:rsidR="00CC1F83" w:rsidRPr="00972B65">
            <w:rPr>
              <w:rStyle w:val="Hyperlink"/>
              <w:noProof/>
            </w:rPr>
            <w:t>Level 2 - Service/Product Stocks</w:t>
          </w:r>
          <w:r w:rsidR="00CC1F83">
            <w:rPr>
              <w:noProof/>
              <w:webHidden/>
            </w:rPr>
            <w:tab/>
          </w:r>
          <w:r w:rsidR="00CC1F83">
            <w:rPr>
              <w:noProof/>
              <w:webHidden/>
            </w:rPr>
            <w:fldChar w:fldCharType="begin"/>
          </w:r>
          <w:r w:rsidR="00CC1F83">
            <w:rPr>
              <w:noProof/>
              <w:webHidden/>
            </w:rPr>
            <w:instrText xml:space="preserve"> PAGEREF _Toc530873172 \h </w:instrText>
          </w:r>
          <w:r w:rsidR="00CC1F83">
            <w:rPr>
              <w:noProof/>
              <w:webHidden/>
            </w:rPr>
          </w:r>
          <w:r w:rsidR="00CC1F83">
            <w:rPr>
              <w:noProof/>
              <w:webHidden/>
            </w:rPr>
            <w:fldChar w:fldCharType="separate"/>
          </w:r>
          <w:ins w:id="34" w:author="Ricardo... Jacome.." w:date="2019-05-26T13:43:00Z">
            <w:r w:rsidR="00A71BD8">
              <w:rPr>
                <w:noProof/>
                <w:webHidden/>
              </w:rPr>
              <w:t>36</w:t>
            </w:r>
          </w:ins>
          <w:del w:id="35" w:author="Ricardo... Jacome.." w:date="2019-05-26T13:43:00Z">
            <w:r w:rsidR="00CC1F83" w:rsidDel="00A71BD8">
              <w:rPr>
                <w:noProof/>
                <w:webHidden/>
              </w:rPr>
              <w:delText>28</w:delText>
            </w:r>
          </w:del>
          <w:r w:rsidR="00CC1F83">
            <w:rPr>
              <w:noProof/>
              <w:webHidden/>
            </w:rPr>
            <w:fldChar w:fldCharType="end"/>
          </w:r>
          <w:r>
            <w:rPr>
              <w:noProof/>
            </w:rPr>
            <w:fldChar w:fldCharType="end"/>
          </w:r>
        </w:p>
        <w:p w14:paraId="2A7EB71A" w14:textId="3849A276"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"_Toc530873173" </w:instrText>
          </w:r>
          <w:r>
            <w:fldChar w:fldCharType="separate"/>
          </w:r>
          <w:r w:rsidR="00CC1F83" w:rsidRPr="00972B65">
            <w:rPr>
              <w:rStyle w:val="Hyperlink"/>
              <w:noProof/>
            </w:rPr>
            <w:t>Remarks</w:t>
          </w:r>
          <w:r w:rsidR="00CC1F83">
            <w:rPr>
              <w:noProof/>
              <w:webHidden/>
            </w:rPr>
            <w:tab/>
          </w:r>
          <w:r w:rsidR="00CC1F83">
            <w:rPr>
              <w:noProof/>
              <w:webHidden/>
            </w:rPr>
            <w:fldChar w:fldCharType="begin"/>
          </w:r>
          <w:r w:rsidR="00CC1F83">
            <w:rPr>
              <w:noProof/>
              <w:webHidden/>
            </w:rPr>
            <w:instrText xml:space="preserve"> PAGEREF _Toc530873173 \h </w:instrText>
          </w:r>
          <w:r w:rsidR="00CC1F83">
            <w:rPr>
              <w:noProof/>
              <w:webHidden/>
            </w:rPr>
          </w:r>
          <w:r w:rsidR="00CC1F83">
            <w:rPr>
              <w:noProof/>
              <w:webHidden/>
            </w:rPr>
            <w:fldChar w:fldCharType="separate"/>
          </w:r>
          <w:ins w:id="36" w:author="Ricardo... Jacome.." w:date="2019-05-26T13:43:00Z">
            <w:r w:rsidR="00A71BD8">
              <w:rPr>
                <w:noProof/>
                <w:webHidden/>
              </w:rPr>
              <w:t>38</w:t>
            </w:r>
          </w:ins>
          <w:del w:id="37" w:author="Ricardo... Jacome.." w:date="2019-05-26T13:43:00Z">
            <w:r w:rsidR="00CC1F83" w:rsidDel="00A71BD8">
              <w:rPr>
                <w:noProof/>
                <w:webHidden/>
              </w:rPr>
              <w:delText>30</w:delText>
            </w:r>
          </w:del>
          <w:r w:rsidR="00CC1F83">
            <w:rPr>
              <w:noProof/>
              <w:webHidden/>
            </w:rPr>
            <w:fldChar w:fldCharType="end"/>
          </w:r>
          <w:r>
            <w:rPr>
              <w:noProof/>
            </w:rPr>
            <w:fldChar w:fldCharType="end"/>
          </w:r>
        </w:p>
        <w:p w14:paraId="5A433962" w14:textId="7BEA481A"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"_Toc530873174" </w:instrText>
          </w:r>
          <w:r>
            <w:fldChar w:fldCharType="separate"/>
          </w:r>
          <w:r w:rsidR="00CC1F83" w:rsidRPr="00972B65">
            <w:rPr>
              <w:rStyle w:val="Hyperlink"/>
              <w:noProof/>
            </w:rPr>
            <w:t>Chapter 5: Stock Trading Strategies</w:t>
          </w:r>
          <w:r w:rsidR="00CC1F83">
            <w:rPr>
              <w:noProof/>
              <w:webHidden/>
            </w:rPr>
            <w:tab/>
          </w:r>
          <w:r w:rsidR="00CC1F83">
            <w:rPr>
              <w:noProof/>
              <w:webHidden/>
            </w:rPr>
            <w:fldChar w:fldCharType="begin"/>
          </w:r>
          <w:r w:rsidR="00CC1F83">
            <w:rPr>
              <w:noProof/>
              <w:webHidden/>
            </w:rPr>
            <w:instrText xml:space="preserve"> PAGEREF _Toc530873174 \h </w:instrText>
          </w:r>
          <w:r w:rsidR="00CC1F83">
            <w:rPr>
              <w:noProof/>
              <w:webHidden/>
            </w:rPr>
          </w:r>
          <w:r w:rsidR="00CC1F83">
            <w:rPr>
              <w:noProof/>
              <w:webHidden/>
            </w:rPr>
            <w:fldChar w:fldCharType="separate"/>
          </w:r>
          <w:ins w:id="38" w:author="Ricardo... Jacome.." w:date="2019-05-26T13:43:00Z">
            <w:r w:rsidR="00A71BD8">
              <w:rPr>
                <w:noProof/>
                <w:webHidden/>
              </w:rPr>
              <w:t>40</w:t>
            </w:r>
          </w:ins>
          <w:del w:id="39" w:author="Ricardo... Jacome.." w:date="2019-05-26T13:43:00Z">
            <w:r w:rsidR="00CC1F83" w:rsidDel="00A71BD8">
              <w:rPr>
                <w:noProof/>
                <w:webHidden/>
              </w:rPr>
              <w:delText>32</w:delText>
            </w:r>
          </w:del>
          <w:r w:rsidR="00CC1F83">
            <w:rPr>
              <w:noProof/>
              <w:webHidden/>
            </w:rPr>
            <w:fldChar w:fldCharType="end"/>
          </w:r>
          <w:r>
            <w:rPr>
              <w:noProof/>
            </w:rPr>
            <w:fldChar w:fldCharType="end"/>
          </w:r>
        </w:p>
        <w:p w14:paraId="5FFD55BE" w14:textId="65DD1956"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"_Toc530873175" </w:instrText>
          </w:r>
          <w:r>
            <w:fldChar w:fldCharType="separate"/>
          </w:r>
          <w:r w:rsidR="00CC1F83" w:rsidRPr="00972B65">
            <w:rPr>
              <w:rStyle w:val="Hyperlink"/>
              <w:noProof/>
            </w:rPr>
            <w:t>How to Predict Trends?</w:t>
          </w:r>
          <w:r w:rsidR="00CC1F83">
            <w:rPr>
              <w:noProof/>
              <w:webHidden/>
            </w:rPr>
            <w:tab/>
          </w:r>
          <w:r w:rsidR="00CC1F83">
            <w:rPr>
              <w:noProof/>
              <w:webHidden/>
            </w:rPr>
            <w:fldChar w:fldCharType="begin"/>
          </w:r>
          <w:r w:rsidR="00CC1F83">
            <w:rPr>
              <w:noProof/>
              <w:webHidden/>
            </w:rPr>
            <w:instrText xml:space="preserve"> PAGEREF _Toc530873175 \h </w:instrText>
          </w:r>
          <w:r w:rsidR="00CC1F83">
            <w:rPr>
              <w:noProof/>
              <w:webHidden/>
            </w:rPr>
          </w:r>
          <w:r w:rsidR="00CC1F83">
            <w:rPr>
              <w:noProof/>
              <w:webHidden/>
            </w:rPr>
            <w:fldChar w:fldCharType="separate"/>
          </w:r>
          <w:ins w:id="40" w:author="Ricardo... Jacome.." w:date="2019-05-26T13:43:00Z">
            <w:r w:rsidR="00A71BD8">
              <w:rPr>
                <w:noProof/>
                <w:webHidden/>
              </w:rPr>
              <w:t>40</w:t>
            </w:r>
          </w:ins>
          <w:del w:id="41" w:author="Ricardo... Jacome.." w:date="2019-05-26T13:43:00Z">
            <w:r w:rsidR="00CC1F83" w:rsidDel="00A71BD8">
              <w:rPr>
                <w:noProof/>
                <w:webHidden/>
              </w:rPr>
              <w:delText>32</w:delText>
            </w:r>
          </w:del>
          <w:r w:rsidR="00CC1F83">
            <w:rPr>
              <w:noProof/>
              <w:webHidden/>
            </w:rPr>
            <w:fldChar w:fldCharType="end"/>
          </w:r>
          <w:r>
            <w:rPr>
              <w:noProof/>
            </w:rPr>
            <w:fldChar w:fldCharType="end"/>
          </w:r>
        </w:p>
        <w:p w14:paraId="14CF3E81" w14:textId="6E21D6E0"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"_Toc530873176" </w:instrText>
          </w:r>
          <w:r>
            <w:fldChar w:fldCharType="separate"/>
          </w:r>
          <w:r w:rsidR="00CC1F83" w:rsidRPr="00972B65">
            <w:rPr>
              <w:rStyle w:val="Hyperlink"/>
              <w:noProof/>
            </w:rPr>
            <w:t>Trading Strategies List</w:t>
          </w:r>
          <w:r w:rsidR="00CC1F83">
            <w:rPr>
              <w:noProof/>
              <w:webHidden/>
            </w:rPr>
            <w:tab/>
          </w:r>
          <w:r w:rsidR="00CC1F83">
            <w:rPr>
              <w:noProof/>
              <w:webHidden/>
            </w:rPr>
            <w:fldChar w:fldCharType="begin"/>
          </w:r>
          <w:r w:rsidR="00CC1F83">
            <w:rPr>
              <w:noProof/>
              <w:webHidden/>
            </w:rPr>
            <w:instrText xml:space="preserve"> PAGEREF _Toc530873176 \h </w:instrText>
          </w:r>
          <w:r w:rsidR="00CC1F83">
            <w:rPr>
              <w:noProof/>
              <w:webHidden/>
            </w:rPr>
          </w:r>
          <w:r w:rsidR="00CC1F83">
            <w:rPr>
              <w:noProof/>
              <w:webHidden/>
            </w:rPr>
            <w:fldChar w:fldCharType="separate"/>
          </w:r>
          <w:ins w:id="42" w:author="Ricardo... Jacome.." w:date="2019-05-26T13:43:00Z">
            <w:r w:rsidR="00A71BD8">
              <w:rPr>
                <w:noProof/>
                <w:webHidden/>
              </w:rPr>
              <w:t>40</w:t>
            </w:r>
          </w:ins>
          <w:del w:id="43" w:author="Ricardo... Jacome.." w:date="2019-05-26T13:43:00Z">
            <w:r w:rsidR="00CC1F83" w:rsidDel="00A71BD8">
              <w:rPr>
                <w:noProof/>
                <w:webHidden/>
              </w:rPr>
              <w:delText>32</w:delText>
            </w:r>
          </w:del>
          <w:r w:rsidR="00CC1F83">
            <w:rPr>
              <w:noProof/>
              <w:webHidden/>
            </w:rPr>
            <w:fldChar w:fldCharType="end"/>
          </w:r>
          <w:r>
            <w:rPr>
              <w:noProof/>
            </w:rPr>
            <w:fldChar w:fldCharType="end"/>
          </w:r>
        </w:p>
        <w:p w14:paraId="6D9DA497" w14:textId="233D3907"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"_Toc530873177" </w:instrText>
          </w:r>
          <w:r>
            <w:fldChar w:fldCharType="separate"/>
          </w:r>
          <w:r w:rsidR="00CC1F83" w:rsidRPr="00972B65">
            <w:rPr>
              <w:rStyle w:val="Hyperlink"/>
              <w:noProof/>
            </w:rPr>
            <w:t>Chapter 6: The Suggested Stock Trading Strategy</w:t>
          </w:r>
          <w:r w:rsidR="00CC1F83">
            <w:rPr>
              <w:noProof/>
              <w:webHidden/>
            </w:rPr>
            <w:tab/>
          </w:r>
          <w:r w:rsidR="00CC1F83">
            <w:rPr>
              <w:noProof/>
              <w:webHidden/>
            </w:rPr>
            <w:fldChar w:fldCharType="begin"/>
          </w:r>
          <w:r w:rsidR="00CC1F83">
            <w:rPr>
              <w:noProof/>
              <w:webHidden/>
            </w:rPr>
            <w:instrText xml:space="preserve"> PAGEREF _Toc530873177 \h </w:instrText>
          </w:r>
          <w:r w:rsidR="00CC1F83">
            <w:rPr>
              <w:noProof/>
              <w:webHidden/>
            </w:rPr>
          </w:r>
          <w:r w:rsidR="00CC1F83">
            <w:rPr>
              <w:noProof/>
              <w:webHidden/>
            </w:rPr>
            <w:fldChar w:fldCharType="separate"/>
          </w:r>
          <w:ins w:id="44" w:author="Ricardo... Jacome.." w:date="2019-05-26T13:43:00Z">
            <w:r w:rsidR="00A71BD8">
              <w:rPr>
                <w:noProof/>
                <w:webHidden/>
              </w:rPr>
              <w:t>42</w:t>
            </w:r>
          </w:ins>
          <w:del w:id="45" w:author="Ricardo... Jacome.." w:date="2019-05-26T13:43:00Z">
            <w:r w:rsidR="00CC1F83" w:rsidDel="00A71BD8">
              <w:rPr>
                <w:noProof/>
                <w:webHidden/>
              </w:rPr>
              <w:delText>34</w:delText>
            </w:r>
          </w:del>
          <w:r w:rsidR="00CC1F83">
            <w:rPr>
              <w:noProof/>
              <w:webHidden/>
            </w:rPr>
            <w:fldChar w:fldCharType="end"/>
          </w:r>
          <w:r>
            <w:rPr>
              <w:noProof/>
            </w:rPr>
            <w:fldChar w:fldCharType="end"/>
          </w:r>
        </w:p>
        <w:p w14:paraId="53C02ADE" w14:textId="7EC17983"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"_Toc530873178" </w:instrText>
          </w:r>
          <w:r>
            <w:fldChar w:fldCharType="separate"/>
          </w:r>
          <w:r w:rsidR="00CC1F83" w:rsidRPr="00972B65">
            <w:rPr>
              <w:rStyle w:val="Hyperlink"/>
              <w:noProof/>
            </w:rPr>
            <w:t>Summary of Previous Chapters</w:t>
          </w:r>
          <w:r w:rsidR="00CC1F83">
            <w:rPr>
              <w:noProof/>
              <w:webHidden/>
            </w:rPr>
            <w:tab/>
          </w:r>
          <w:r w:rsidR="00CC1F83">
            <w:rPr>
              <w:noProof/>
              <w:webHidden/>
            </w:rPr>
            <w:fldChar w:fldCharType="begin"/>
          </w:r>
          <w:r w:rsidR="00CC1F83">
            <w:rPr>
              <w:noProof/>
              <w:webHidden/>
            </w:rPr>
            <w:instrText xml:space="preserve"> PAGEREF _Toc530873178 \h </w:instrText>
          </w:r>
          <w:r w:rsidR="00CC1F83">
            <w:rPr>
              <w:noProof/>
              <w:webHidden/>
            </w:rPr>
          </w:r>
          <w:r w:rsidR="00CC1F83">
            <w:rPr>
              <w:noProof/>
              <w:webHidden/>
            </w:rPr>
            <w:fldChar w:fldCharType="separate"/>
          </w:r>
          <w:ins w:id="46" w:author="Ricardo... Jacome.." w:date="2019-05-26T13:43:00Z">
            <w:r w:rsidR="00A71BD8">
              <w:rPr>
                <w:noProof/>
                <w:webHidden/>
              </w:rPr>
              <w:t>42</w:t>
            </w:r>
          </w:ins>
          <w:del w:id="47" w:author="Ricardo... Jacome.." w:date="2019-05-26T13:43:00Z">
            <w:r w:rsidR="00CC1F83" w:rsidDel="00A71BD8">
              <w:rPr>
                <w:noProof/>
                <w:webHidden/>
              </w:rPr>
              <w:delText>34</w:delText>
            </w:r>
          </w:del>
          <w:r w:rsidR="00CC1F83">
            <w:rPr>
              <w:noProof/>
              <w:webHidden/>
            </w:rPr>
            <w:fldChar w:fldCharType="end"/>
          </w:r>
          <w:r>
            <w:rPr>
              <w:noProof/>
            </w:rPr>
            <w:fldChar w:fldCharType="end"/>
          </w:r>
        </w:p>
        <w:p w14:paraId="0E3963CA" w14:textId="5F5F8ABA"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"_Toc530873179" </w:instrText>
          </w:r>
          <w:r>
            <w:fldChar w:fldCharType="separate"/>
          </w:r>
          <w:r w:rsidR="00CC1F83" w:rsidRPr="00972B65">
            <w:rPr>
              <w:rStyle w:val="Hyperlink"/>
              <w:noProof/>
            </w:rPr>
            <w:t>Long-Term Investments on Stocks</w:t>
          </w:r>
          <w:r w:rsidR="00CC1F83">
            <w:rPr>
              <w:noProof/>
              <w:webHidden/>
            </w:rPr>
            <w:tab/>
          </w:r>
          <w:r w:rsidR="00CC1F83">
            <w:rPr>
              <w:noProof/>
              <w:webHidden/>
            </w:rPr>
            <w:fldChar w:fldCharType="begin"/>
          </w:r>
          <w:r w:rsidR="00CC1F83">
            <w:rPr>
              <w:noProof/>
              <w:webHidden/>
            </w:rPr>
            <w:instrText xml:space="preserve"> PAGEREF _Toc530873179 \h </w:instrText>
          </w:r>
          <w:r w:rsidR="00CC1F83">
            <w:rPr>
              <w:noProof/>
              <w:webHidden/>
            </w:rPr>
          </w:r>
          <w:r w:rsidR="00CC1F83">
            <w:rPr>
              <w:noProof/>
              <w:webHidden/>
            </w:rPr>
            <w:fldChar w:fldCharType="separate"/>
          </w:r>
          <w:ins w:id="48" w:author="Ricardo... Jacome.." w:date="2019-05-26T13:43:00Z">
            <w:r w:rsidR="00A71BD8">
              <w:rPr>
                <w:noProof/>
                <w:webHidden/>
              </w:rPr>
              <w:t>43</w:t>
            </w:r>
          </w:ins>
          <w:del w:id="49" w:author="Ricardo... Jacome.." w:date="2019-05-26T13:43:00Z">
            <w:r w:rsidR="00CC1F83" w:rsidDel="00A71BD8">
              <w:rPr>
                <w:noProof/>
                <w:webHidden/>
              </w:rPr>
              <w:delText>35</w:delText>
            </w:r>
          </w:del>
          <w:r w:rsidR="00CC1F83">
            <w:rPr>
              <w:noProof/>
              <w:webHidden/>
            </w:rPr>
            <w:fldChar w:fldCharType="end"/>
          </w:r>
          <w:r>
            <w:rPr>
              <w:noProof/>
            </w:rPr>
            <w:fldChar w:fldCharType="end"/>
          </w:r>
        </w:p>
        <w:p w14:paraId="4AB5E764" w14:textId="6F59F063"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"_Toc530873180" </w:instrText>
          </w:r>
          <w:r>
            <w:fldChar w:fldCharType="separate"/>
          </w:r>
          <w:r w:rsidR="00CC1F83" w:rsidRPr="00972B65">
            <w:rPr>
              <w:rStyle w:val="Hyperlink"/>
              <w:noProof/>
            </w:rPr>
            <w:t>Diversification</w:t>
          </w:r>
          <w:r w:rsidR="00CC1F83">
            <w:rPr>
              <w:noProof/>
              <w:webHidden/>
            </w:rPr>
            <w:tab/>
          </w:r>
          <w:r w:rsidR="00CC1F83">
            <w:rPr>
              <w:noProof/>
              <w:webHidden/>
            </w:rPr>
            <w:fldChar w:fldCharType="begin"/>
          </w:r>
          <w:r w:rsidR="00CC1F83">
            <w:rPr>
              <w:noProof/>
              <w:webHidden/>
            </w:rPr>
            <w:instrText xml:space="preserve"> PAGEREF _Toc530873180 \h </w:instrText>
          </w:r>
          <w:r w:rsidR="00CC1F83">
            <w:rPr>
              <w:noProof/>
              <w:webHidden/>
            </w:rPr>
          </w:r>
          <w:r w:rsidR="00CC1F83">
            <w:rPr>
              <w:noProof/>
              <w:webHidden/>
            </w:rPr>
            <w:fldChar w:fldCharType="separate"/>
          </w:r>
          <w:ins w:id="50" w:author="Ricardo... Jacome.." w:date="2019-05-26T13:43:00Z">
            <w:r w:rsidR="00A71BD8">
              <w:rPr>
                <w:noProof/>
                <w:webHidden/>
              </w:rPr>
              <w:t>44</w:t>
            </w:r>
          </w:ins>
          <w:del w:id="51" w:author="Ricardo... Jacome.." w:date="2019-05-26T13:43:00Z">
            <w:r w:rsidR="00CC1F83" w:rsidDel="00A71BD8">
              <w:rPr>
                <w:noProof/>
                <w:webHidden/>
              </w:rPr>
              <w:delText>36</w:delText>
            </w:r>
          </w:del>
          <w:r w:rsidR="00CC1F83">
            <w:rPr>
              <w:noProof/>
              <w:webHidden/>
            </w:rPr>
            <w:fldChar w:fldCharType="end"/>
          </w:r>
          <w:r>
            <w:rPr>
              <w:noProof/>
            </w:rPr>
            <w:fldChar w:fldCharType="end"/>
          </w:r>
        </w:p>
        <w:p w14:paraId="3F7ACB35" w14:textId="6867F89A"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"_Toc530873181" </w:instrText>
          </w:r>
          <w:r>
            <w:fldChar w:fldCharType="separate"/>
          </w:r>
          <w:r w:rsidR="00CC1F83" w:rsidRPr="00972B65">
            <w:rPr>
              <w:rStyle w:val="Hyperlink"/>
              <w:noProof/>
            </w:rPr>
            <w:t>Chapter 7: Quick Example List with Strategies</w:t>
          </w:r>
          <w:r w:rsidR="00CC1F83">
            <w:rPr>
              <w:noProof/>
              <w:webHidden/>
            </w:rPr>
            <w:tab/>
          </w:r>
          <w:r w:rsidR="00CC1F83">
            <w:rPr>
              <w:noProof/>
              <w:webHidden/>
            </w:rPr>
            <w:fldChar w:fldCharType="begin"/>
          </w:r>
          <w:r w:rsidR="00CC1F83">
            <w:rPr>
              <w:noProof/>
              <w:webHidden/>
            </w:rPr>
            <w:instrText xml:space="preserve"> PAGEREF _Toc530873181 \h </w:instrText>
          </w:r>
          <w:r w:rsidR="00CC1F83">
            <w:rPr>
              <w:noProof/>
              <w:webHidden/>
            </w:rPr>
          </w:r>
          <w:r w:rsidR="00CC1F83">
            <w:rPr>
              <w:noProof/>
              <w:webHidden/>
            </w:rPr>
            <w:fldChar w:fldCharType="separate"/>
          </w:r>
          <w:ins w:id="52" w:author="Ricardo... Jacome.." w:date="2019-05-26T13:43:00Z">
            <w:r w:rsidR="00A71BD8">
              <w:rPr>
                <w:noProof/>
                <w:webHidden/>
              </w:rPr>
              <w:t>46</w:t>
            </w:r>
          </w:ins>
          <w:del w:id="53" w:author="Ricardo... Jacome.." w:date="2019-05-26T13:43:00Z">
            <w:r w:rsidR="00CC1F83" w:rsidDel="00A71BD8">
              <w:rPr>
                <w:noProof/>
                <w:webHidden/>
              </w:rPr>
              <w:delText>38</w:delText>
            </w:r>
          </w:del>
          <w:r w:rsidR="00CC1F83">
            <w:rPr>
              <w:noProof/>
              <w:webHidden/>
            </w:rPr>
            <w:fldChar w:fldCharType="end"/>
          </w:r>
          <w:r>
            <w:rPr>
              <w:noProof/>
            </w:rPr>
            <w:fldChar w:fldCharType="end"/>
          </w:r>
        </w:p>
        <w:p w14:paraId="64D28EF6" w14:textId="77B928D9"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"_Toc530873182" </w:instrText>
          </w:r>
          <w:r>
            <w:fldChar w:fldCharType="separate"/>
          </w:r>
          <w:r w:rsidR="00CC1F83" w:rsidRPr="00972B65">
            <w:rPr>
              <w:rStyle w:val="Hyperlink"/>
              <w:noProof/>
            </w:rPr>
            <w:t>Quick-Example List</w:t>
          </w:r>
          <w:r w:rsidR="00CC1F83">
            <w:rPr>
              <w:noProof/>
              <w:webHidden/>
            </w:rPr>
            <w:tab/>
          </w:r>
          <w:r w:rsidR="00CC1F83">
            <w:rPr>
              <w:noProof/>
              <w:webHidden/>
            </w:rPr>
            <w:fldChar w:fldCharType="begin"/>
          </w:r>
          <w:r w:rsidR="00CC1F83">
            <w:rPr>
              <w:noProof/>
              <w:webHidden/>
            </w:rPr>
            <w:instrText xml:space="preserve"> PAGEREF _Toc530873182 \h </w:instrText>
          </w:r>
          <w:r w:rsidR="00CC1F83">
            <w:rPr>
              <w:noProof/>
              <w:webHidden/>
            </w:rPr>
          </w:r>
          <w:r w:rsidR="00CC1F83">
            <w:rPr>
              <w:noProof/>
              <w:webHidden/>
            </w:rPr>
            <w:fldChar w:fldCharType="separate"/>
          </w:r>
          <w:ins w:id="54" w:author="Ricardo... Jacome.." w:date="2019-05-26T13:43:00Z">
            <w:r w:rsidR="00A71BD8">
              <w:rPr>
                <w:noProof/>
                <w:webHidden/>
              </w:rPr>
              <w:t>46</w:t>
            </w:r>
          </w:ins>
          <w:del w:id="55" w:author="Ricardo... Jacome.." w:date="2019-05-26T13:43:00Z">
            <w:r w:rsidR="00CC1F83" w:rsidDel="00A71BD8">
              <w:rPr>
                <w:noProof/>
                <w:webHidden/>
              </w:rPr>
              <w:delText>38</w:delText>
            </w:r>
          </w:del>
          <w:r w:rsidR="00CC1F83">
            <w:rPr>
              <w:noProof/>
              <w:webHidden/>
            </w:rPr>
            <w:fldChar w:fldCharType="end"/>
          </w:r>
          <w:r>
            <w:rPr>
              <w:noProof/>
            </w:rPr>
            <w:fldChar w:fldCharType="end"/>
          </w:r>
        </w:p>
        <w:p w14:paraId="7CC363FB" w14:textId="1561052B" w:rsidR="00CC1F83" w:rsidRDefault="00C21172">
          <w:pPr>
            <w:pStyle w:val="TOC1"/>
            <w:tabs>
              <w:tab w:val="right" w:leader="dot" w:pos="9570"/>
            </w:tabs>
            <w:rPr>
              <w:rFonts w:asciiTheme="minorHAnsi" w:eastAsiaTheme="minorEastAsia" w:hAnsiTheme="minorHAnsi"/>
              <w:noProof/>
              <w:sz w:val="22"/>
            </w:rPr>
          </w:pPr>
          <w:r>
            <w:fldChar w:fldCharType="begin"/>
          </w:r>
          <w:r>
            <w:instrText xml:space="preserve"> HYPERLINK \l "_Toc530873183" </w:instrText>
          </w:r>
          <w:r>
            <w:fldChar w:fldCharType="separate"/>
          </w:r>
          <w:r w:rsidR="00CC1F83" w:rsidRPr="00972B65">
            <w:rPr>
              <w:rStyle w:val="Hyperlink"/>
              <w:noProof/>
            </w:rPr>
            <w:t>Chapter 8: Key Summary, Pro-Tips and Suggested Readings</w:t>
          </w:r>
          <w:r w:rsidR="00CC1F83">
            <w:rPr>
              <w:noProof/>
              <w:webHidden/>
            </w:rPr>
            <w:tab/>
          </w:r>
          <w:r w:rsidR="00CC1F83">
            <w:rPr>
              <w:noProof/>
              <w:webHidden/>
            </w:rPr>
            <w:fldChar w:fldCharType="begin"/>
          </w:r>
          <w:r w:rsidR="00CC1F83">
            <w:rPr>
              <w:noProof/>
              <w:webHidden/>
            </w:rPr>
            <w:instrText xml:space="preserve"> PAGEREF _Toc530873183 \h </w:instrText>
          </w:r>
          <w:r w:rsidR="00CC1F83">
            <w:rPr>
              <w:noProof/>
              <w:webHidden/>
            </w:rPr>
          </w:r>
          <w:r w:rsidR="00CC1F83">
            <w:rPr>
              <w:noProof/>
              <w:webHidden/>
            </w:rPr>
            <w:fldChar w:fldCharType="separate"/>
          </w:r>
          <w:ins w:id="56" w:author="Ricardo... Jacome.." w:date="2019-05-26T13:43:00Z">
            <w:r w:rsidR="00A71BD8">
              <w:rPr>
                <w:noProof/>
                <w:webHidden/>
              </w:rPr>
              <w:t>48</w:t>
            </w:r>
          </w:ins>
          <w:del w:id="57" w:author="Ricardo... Jacome.." w:date="2019-05-26T13:43:00Z">
            <w:r w:rsidR="00CC1F83" w:rsidDel="00A71BD8">
              <w:rPr>
                <w:noProof/>
                <w:webHidden/>
              </w:rPr>
              <w:delText>40</w:delText>
            </w:r>
          </w:del>
          <w:r w:rsidR="00CC1F83">
            <w:rPr>
              <w:noProof/>
              <w:webHidden/>
            </w:rPr>
            <w:fldChar w:fldCharType="end"/>
          </w:r>
          <w:r>
            <w:rPr>
              <w:noProof/>
            </w:rPr>
            <w:fldChar w:fldCharType="end"/>
          </w:r>
        </w:p>
        <w:p w14:paraId="6EDF949C" w14:textId="461011AC" w:rsidR="00CC1F83" w:rsidRDefault="00C21172">
          <w:pPr>
            <w:pStyle w:val="TOC2"/>
            <w:tabs>
              <w:tab w:val="right" w:leader="dot" w:pos="9570"/>
            </w:tabs>
            <w:rPr>
              <w:rFonts w:asciiTheme="minorHAnsi" w:eastAsiaTheme="minorEastAsia" w:hAnsiTheme="minorHAnsi"/>
              <w:noProof/>
              <w:sz w:val="22"/>
            </w:rPr>
          </w:pPr>
          <w:r>
            <w:fldChar w:fldCharType="begin"/>
          </w:r>
          <w:r>
            <w:instrText xml:space="preserve"> HYPERLINK \l "_Toc530873184" </w:instrText>
          </w:r>
          <w:r>
            <w:fldChar w:fldCharType="separate"/>
          </w:r>
          <w:r w:rsidR="00CC1F83" w:rsidRPr="00972B65">
            <w:rPr>
              <w:rStyle w:val="Hyperlink"/>
              <w:noProof/>
            </w:rPr>
            <w:t>Notes to consider:</w:t>
          </w:r>
          <w:r w:rsidR="00CC1F83">
            <w:rPr>
              <w:noProof/>
              <w:webHidden/>
            </w:rPr>
            <w:tab/>
          </w:r>
          <w:r w:rsidR="00CC1F83">
            <w:rPr>
              <w:noProof/>
              <w:webHidden/>
            </w:rPr>
            <w:fldChar w:fldCharType="begin"/>
          </w:r>
          <w:r w:rsidR="00CC1F83">
            <w:rPr>
              <w:noProof/>
              <w:webHidden/>
            </w:rPr>
            <w:instrText xml:space="preserve"> PAGEREF _Toc530873184 \h </w:instrText>
          </w:r>
          <w:r w:rsidR="00CC1F83">
            <w:rPr>
              <w:noProof/>
              <w:webHidden/>
            </w:rPr>
          </w:r>
          <w:r w:rsidR="00CC1F83">
            <w:rPr>
              <w:noProof/>
              <w:webHidden/>
            </w:rPr>
            <w:fldChar w:fldCharType="separate"/>
          </w:r>
          <w:ins w:id="58" w:author="Ricardo... Jacome.." w:date="2019-05-26T13:43:00Z">
            <w:r w:rsidR="00A71BD8">
              <w:rPr>
                <w:noProof/>
                <w:webHidden/>
              </w:rPr>
              <w:t>49</w:t>
            </w:r>
          </w:ins>
          <w:del w:id="59" w:author="Ricardo... Jacome.." w:date="2019-05-26T13:43:00Z">
            <w:r w:rsidR="00CC1F83" w:rsidDel="00A71BD8">
              <w:rPr>
                <w:noProof/>
                <w:webHidden/>
              </w:rPr>
              <w:delText>41</w:delText>
            </w:r>
          </w:del>
          <w:r w:rsidR="00CC1F83">
            <w:rPr>
              <w:noProof/>
              <w:webHidden/>
            </w:rPr>
            <w:fldChar w:fldCharType="end"/>
          </w:r>
          <w:r>
            <w:rPr>
              <w:noProof/>
            </w:rPr>
            <w:fldChar w:fldCharType="end"/>
          </w:r>
        </w:p>
        <w:p w14:paraId="12550B67" w14:textId="7182BF29" w:rsidR="00CC1F83" w:rsidRDefault="00C21172">
          <w:pPr>
            <w:pStyle w:val="TOC2"/>
            <w:tabs>
              <w:tab w:val="right" w:leader="dot" w:pos="9570"/>
            </w:tabs>
            <w:rPr>
              <w:rFonts w:asciiTheme="minorHAnsi" w:eastAsiaTheme="minorEastAsia" w:hAnsiTheme="minorHAnsi"/>
              <w:noProof/>
              <w:sz w:val="22"/>
            </w:rPr>
          </w:pPr>
          <w:r>
            <w:lastRenderedPageBreak/>
            <w:fldChar w:fldCharType="begin"/>
          </w:r>
          <w:r>
            <w:instrText xml:space="preserve"> HYPERLINK \l "_Toc530873185" </w:instrText>
          </w:r>
          <w:r>
            <w:fldChar w:fldCharType="separate"/>
          </w:r>
          <w:r w:rsidR="00CC1F83" w:rsidRPr="00972B65">
            <w:rPr>
              <w:rStyle w:val="Hyperlink"/>
              <w:noProof/>
            </w:rPr>
            <w:t>Suggested Readings</w:t>
          </w:r>
          <w:r w:rsidR="00CC1F83">
            <w:rPr>
              <w:noProof/>
              <w:webHidden/>
            </w:rPr>
            <w:tab/>
          </w:r>
          <w:r w:rsidR="00CC1F83">
            <w:rPr>
              <w:noProof/>
              <w:webHidden/>
            </w:rPr>
            <w:fldChar w:fldCharType="begin"/>
          </w:r>
          <w:r w:rsidR="00CC1F83">
            <w:rPr>
              <w:noProof/>
              <w:webHidden/>
            </w:rPr>
            <w:instrText xml:space="preserve"> PAGEREF _Toc530873185 \h </w:instrText>
          </w:r>
          <w:r w:rsidR="00CC1F83">
            <w:rPr>
              <w:noProof/>
              <w:webHidden/>
            </w:rPr>
          </w:r>
          <w:r w:rsidR="00CC1F83">
            <w:rPr>
              <w:noProof/>
              <w:webHidden/>
            </w:rPr>
            <w:fldChar w:fldCharType="separate"/>
          </w:r>
          <w:ins w:id="60" w:author="Ricardo... Jacome.." w:date="2019-05-26T13:43:00Z">
            <w:r w:rsidR="00A71BD8">
              <w:rPr>
                <w:noProof/>
                <w:webHidden/>
              </w:rPr>
              <w:t>49</w:t>
            </w:r>
          </w:ins>
          <w:del w:id="61" w:author="Ricardo... Jacome.." w:date="2019-05-26T13:43:00Z">
            <w:r w:rsidR="00CC1F83" w:rsidDel="00A71BD8">
              <w:rPr>
                <w:noProof/>
                <w:webHidden/>
              </w:rPr>
              <w:delText>41</w:delText>
            </w:r>
          </w:del>
          <w:r w:rsidR="00CC1F83">
            <w:rPr>
              <w:noProof/>
              <w:webHidden/>
            </w:rPr>
            <w:fldChar w:fldCharType="end"/>
          </w:r>
          <w:r>
            <w:rPr>
              <w:noProof/>
            </w:rPr>
            <w:fldChar w:fldCharType="end"/>
          </w:r>
        </w:p>
        <w:p w14:paraId="550489EC" w14:textId="13297A1E"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75E458A7" w14:textId="48EF4622" w:rsidR="00FB138C" w:rsidRDefault="00E359AA" w:rsidP="00BA6D5E">
      <w:pPr>
        <w:pStyle w:val="Heading1"/>
        <w:rPr>
          <w:ins w:id="62" w:author="Ricardo... Jacome.." w:date="2019-05-25T21:15:00Z"/>
        </w:rPr>
      </w:pPr>
      <w:bookmarkStart w:id="63" w:name="_Toc530873154"/>
      <w:bookmarkStart w:id="64" w:name="_Hlk9770721"/>
      <w:r>
        <w:lastRenderedPageBreak/>
        <w:t>Preface</w:t>
      </w:r>
      <w:bookmarkEnd w:id="63"/>
    </w:p>
    <w:p w14:paraId="689F8B8B" w14:textId="77777777" w:rsidR="00BA6D5E" w:rsidRPr="00A71BD8" w:rsidRDefault="00BA6D5E" w:rsidP="00BA6D5E">
      <w:pPr>
        <w:jc w:val="both"/>
        <w:rPr>
          <w:ins w:id="65" w:author="Ricardo... Jacome.." w:date="2019-05-25T21:15:00Z"/>
          <w:rPrChange w:id="66" w:author="Ricardo... Jacome.." w:date="2019-05-26T13:44:00Z">
            <w:rPr>
              <w:ins w:id="67" w:author="Ricardo... Jacome.." w:date="2019-05-25T21:15:00Z"/>
              <w:color w:val="FF0000"/>
            </w:rPr>
          </w:rPrChange>
        </w:rPr>
      </w:pPr>
      <w:ins w:id="68" w:author="Ricardo... Jacome.." w:date="2019-05-25T21:15:00Z">
        <w:r w:rsidRPr="00A71BD8">
          <w:rPr>
            <w:rPrChange w:id="69" w:author="Ricardo... Jacome.." w:date="2019-05-26T13:44:00Z">
              <w:rPr>
                <w:color w:val="FF0000"/>
              </w:rPr>
            </w:rPrChange>
          </w:rPr>
          <w:t xml:space="preserve">This book is my personal attempt to make a difference in the stigma that exists when it comes to investing in stocks. If you believe that investing is not for you, keep this book. If you think it is hard to understand, read this book. If you want to start building your wealth, start with this book. </w:t>
        </w:r>
      </w:ins>
    </w:p>
    <w:p w14:paraId="4BB94251" w14:textId="77777777" w:rsidR="00BA6D5E" w:rsidRPr="00A71BD8" w:rsidRDefault="00BA6D5E" w:rsidP="00BA6D5E">
      <w:pPr>
        <w:jc w:val="both"/>
        <w:rPr>
          <w:ins w:id="70" w:author="Ricardo... Jacome.." w:date="2019-05-25T21:15:00Z"/>
          <w:rPrChange w:id="71" w:author="Ricardo... Jacome.." w:date="2019-05-26T13:44:00Z">
            <w:rPr>
              <w:ins w:id="72" w:author="Ricardo... Jacome.." w:date="2019-05-25T21:15:00Z"/>
              <w:color w:val="FF0000"/>
            </w:rPr>
          </w:rPrChange>
        </w:rPr>
      </w:pPr>
      <w:ins w:id="73" w:author="Ricardo... Jacome.." w:date="2019-05-25T21:15:00Z">
        <w:r w:rsidRPr="00A71BD8">
          <w:rPr>
            <w:rPrChange w:id="74" w:author="Ricardo... Jacome.." w:date="2019-05-26T13:44:00Z">
              <w:rPr>
                <w:color w:val="FF0000"/>
              </w:rPr>
            </w:rPrChange>
          </w:rPr>
          <w:t xml:space="preserve">Investing is something that every individual should have some degree of knowledge. Regardless of your profession, income level, or even age (as soon as you learn basic algebra, investing is something you can pick up quickly).  Everyone’s goal, I would assume is to become successful, to obtain higher salaries, to obtain a better quality of life. Whether is for you or your beloved ones, the desire to become wealthier is embedded in most of us as humans. For this reason, investing holds the key to attain that level of wealth we desire. If you invest in your body and you will become healthy, invest in your classes and you will get better grades, invest in your money and you will get wealthy.  </w:t>
        </w:r>
      </w:ins>
    </w:p>
    <w:p w14:paraId="1D31E9B5" w14:textId="77777777" w:rsidR="00BA6D5E" w:rsidRPr="00A71BD8" w:rsidRDefault="00BA6D5E" w:rsidP="00BA6D5E">
      <w:pPr>
        <w:jc w:val="both"/>
        <w:rPr>
          <w:ins w:id="75" w:author="Ricardo... Jacome.." w:date="2019-05-25T21:15:00Z"/>
          <w:rPrChange w:id="76" w:author="Ricardo... Jacome.." w:date="2019-05-26T13:44:00Z">
            <w:rPr>
              <w:ins w:id="77" w:author="Ricardo... Jacome.." w:date="2019-05-25T21:15:00Z"/>
              <w:color w:val="FF0000"/>
            </w:rPr>
          </w:rPrChange>
        </w:rPr>
      </w:pPr>
      <w:ins w:id="78" w:author="Ricardo... Jacome.." w:date="2019-05-25T21:15:00Z">
        <w:r w:rsidRPr="00A71BD8">
          <w:rPr>
            <w:rPrChange w:id="79" w:author="Ricardo... Jacome.." w:date="2019-05-26T13:44:00Z">
              <w:rPr>
                <w:color w:val="FF0000"/>
              </w:rPr>
            </w:rPrChange>
          </w:rPr>
          <w:t xml:space="preserve">This book covers the essence of what investing really entails but will go in detail for one type of investment, which is Stocks. Stocks have a reputation of being risky because they are perceived as a gamble. Ironically, even experts treat it as gambles countless times. If that was the case, buying stocks would be the same as buying lottery tickets. Just a decision based out of chance. If chance would be the deciding factor on stocks, the number of millionaires from stocks and lottery should be similar, and it’s not. In fact, the research shows that 70 percent of lottery winners end up bankrupt [1]. The reality is that stocks are a form of investment that will forever change the way you look at money. </w:t>
        </w:r>
      </w:ins>
    </w:p>
    <w:p w14:paraId="1EDF74C9" w14:textId="77777777" w:rsidR="00BA6D5E" w:rsidRPr="00A71BD8" w:rsidRDefault="00BA6D5E" w:rsidP="00BA6D5E">
      <w:pPr>
        <w:jc w:val="both"/>
        <w:rPr>
          <w:ins w:id="80" w:author="Ricardo... Jacome.." w:date="2019-05-25T21:15:00Z"/>
          <w:rPrChange w:id="81" w:author="Ricardo... Jacome.." w:date="2019-05-26T13:44:00Z">
            <w:rPr>
              <w:ins w:id="82" w:author="Ricardo... Jacome.." w:date="2019-05-25T21:15:00Z"/>
              <w:color w:val="FF0000"/>
            </w:rPr>
          </w:rPrChange>
        </w:rPr>
      </w:pPr>
      <w:ins w:id="83" w:author="Ricardo... Jacome.." w:date="2019-05-25T21:15:00Z">
        <w:r w:rsidRPr="00A71BD8">
          <w:rPr>
            <w:rPrChange w:id="84" w:author="Ricardo... Jacome.." w:date="2019-05-26T13:44:00Z">
              <w:rPr>
                <w:color w:val="FF0000"/>
              </w:rPr>
            </w:rPrChange>
          </w:rPr>
          <w:t xml:space="preserve">So now that I have said all of these, you might ask: How do I start then? Keep reading and by the end of this book you will have the tools to turn a small monetary sum into the wealth you deserve. The title of this is inspired as an analogy of growing a plant that will give you a fruit (image your favorite fruit). In order to grow this fruit, there are many steps to take even before the seeds start to become roots! Location of the seeds, how much shadow, sun, water, and more importantly, how much time? Even though this book is not about gardening, the analogy works the same, and this book will bring you to obtain the roots of your wealth tree. It will give you all the tools you need to start planting, growing, and finally reaping the sweet fruit you desire.  </w:t>
        </w:r>
      </w:ins>
    </w:p>
    <w:p w14:paraId="1E626A62" w14:textId="196B7B3B" w:rsidR="00BA6D5E" w:rsidRPr="00BA6D5E" w:rsidRDefault="00BA6D5E">
      <w:pPr>
        <w:jc w:val="both"/>
        <w:pPrChange w:id="85" w:author="Ricardo... Jacome.." w:date="2019-05-25T21:15:00Z">
          <w:pPr>
            <w:pStyle w:val="Heading1"/>
          </w:pPr>
        </w:pPrChange>
      </w:pPr>
      <w:ins w:id="86" w:author="Ricardo... Jacome.." w:date="2019-05-25T21:15:00Z">
        <w:r>
          <w:fldChar w:fldCharType="begin"/>
        </w:r>
        <w:r>
          <w:instrText xml:space="preserve"> HYPERLINK "https://www.nefe.org/press-room/news/2018/research-statistic-on-financial-windfalls-and-bankruptcy.aspx" </w:instrText>
        </w:r>
        <w:r>
          <w:fldChar w:fldCharType="separate"/>
        </w:r>
        <w:r>
          <w:rPr>
            <w:rStyle w:val="Hyperlink"/>
          </w:rPr>
          <w:t>https://www.nefe.org/press-room/news/2018/research-statistic-on-financial-windfalls-and-bankruptcy.aspx</w:t>
        </w:r>
        <w:r>
          <w:fldChar w:fldCharType="end"/>
        </w:r>
      </w:ins>
    </w:p>
    <w:p w14:paraId="5F35A159" w14:textId="51711DE6" w:rsidR="00B61D95" w:rsidRPr="008B49BC" w:rsidRDefault="00970FA1" w:rsidP="00B61D95">
      <w:pPr>
        <w:jc w:val="both"/>
        <w:rPr>
          <w:highlight w:val="cyan"/>
          <w:rPrChange w:id="87" w:author="Ricardo... Jacome.." w:date="2019-05-27T16:34:00Z">
            <w:rPr/>
          </w:rPrChange>
        </w:rPr>
      </w:pPr>
      <w:r w:rsidRPr="008B49BC">
        <w:rPr>
          <w:highlight w:val="cyan"/>
          <w:rPrChange w:id="88" w:author="Ricardo... Jacome.." w:date="2019-05-27T16:34:00Z">
            <w:rPr/>
          </w:rPrChange>
        </w:rPr>
        <w:t xml:space="preserve">I have always been a simple person who likes complicated topics. When it comes to the stock market, I realized soon that many experts agreed in </w:t>
      </w:r>
      <w:r w:rsidR="002079CB" w:rsidRPr="008B49BC">
        <w:rPr>
          <w:highlight w:val="cyan"/>
          <w:rPrChange w:id="89" w:author="Ricardo... Jacome.." w:date="2019-05-27T16:34:00Z">
            <w:rPr/>
          </w:rPrChange>
        </w:rPr>
        <w:t>one thing,</w:t>
      </w:r>
      <w:r w:rsidRPr="008B49BC">
        <w:rPr>
          <w:highlight w:val="cyan"/>
          <w:rPrChange w:id="90" w:author="Ricardo... Jacome.." w:date="2019-05-27T16:34:00Z">
            <w:rPr/>
          </w:rPrChange>
        </w:rPr>
        <w:t xml:space="preserve"> “no one can predict the future”, and I agree, to a certain extent. Throughout research experiences I have encountered many people who have seemed to “predict the future”, even though it was seemingly “impossible”. So, if that was the case, how were these people predicting the market so accurate? To </w:t>
      </w:r>
      <w:r w:rsidR="00C608BA" w:rsidRPr="008B49BC">
        <w:rPr>
          <w:highlight w:val="cyan"/>
          <w:rPrChange w:id="91" w:author="Ricardo... Jacome.." w:date="2019-05-27T16:34:00Z">
            <w:rPr/>
          </w:rPrChange>
        </w:rPr>
        <w:t>begin with</w:t>
      </w:r>
      <w:r w:rsidRPr="008B49BC">
        <w:rPr>
          <w:highlight w:val="cyan"/>
          <w:rPrChange w:id="92" w:author="Ricardo... Jacome.." w:date="2019-05-27T16:34:00Z">
            <w:rPr/>
          </w:rPrChange>
        </w:rPr>
        <w:t>, the greatest investor of all time Warren Buffet once mentioned</w:t>
      </w:r>
      <w:r w:rsidR="002B750C" w:rsidRPr="008B49BC">
        <w:rPr>
          <w:highlight w:val="cyan"/>
          <w:rPrChange w:id="93" w:author="Ricardo... Jacome.." w:date="2019-05-27T16:34:00Z">
            <w:rPr/>
          </w:rPrChange>
        </w:rPr>
        <w:t xml:space="preserve"> in an interview:</w:t>
      </w:r>
      <w:r w:rsidRPr="008B49BC">
        <w:rPr>
          <w:highlight w:val="cyan"/>
          <w:rPrChange w:id="94" w:author="Ricardo... Jacome.." w:date="2019-05-27T16:34:00Z">
            <w:rPr/>
          </w:rPrChange>
        </w:rPr>
        <w:t xml:space="preserve"> “If all </w:t>
      </w:r>
      <w:r w:rsidR="002B750C" w:rsidRPr="008B49BC">
        <w:rPr>
          <w:highlight w:val="cyan"/>
          <w:rPrChange w:id="95" w:author="Ricardo... Jacome.." w:date="2019-05-27T16:34:00Z">
            <w:rPr/>
          </w:rPrChange>
        </w:rPr>
        <w:t xml:space="preserve">traders would treat their investments as a real business, then most traders would be successful”. The idea communicated here resonated with me strongly. Remember, investing is not a gamble. You are not predicting the future out of luck. You are predicting the future out of knowledge. And that knowledge is what I have come to share with you, and everyone else who wants to learn. </w:t>
      </w:r>
      <w:r w:rsidRPr="008B49BC">
        <w:rPr>
          <w:highlight w:val="cyan"/>
          <w:rPrChange w:id="96" w:author="Ricardo... Jacome.." w:date="2019-05-27T16:34:00Z">
            <w:rPr/>
          </w:rPrChange>
        </w:rPr>
        <w:t xml:space="preserve">  </w:t>
      </w:r>
    </w:p>
    <w:p w14:paraId="390045D4" w14:textId="5938B5C0" w:rsidR="002B750C" w:rsidRPr="008B49BC" w:rsidRDefault="002B750C" w:rsidP="00B61D95">
      <w:pPr>
        <w:jc w:val="both"/>
        <w:rPr>
          <w:highlight w:val="cyan"/>
          <w:rPrChange w:id="97" w:author="Ricardo... Jacome.." w:date="2019-05-27T16:34:00Z">
            <w:rPr/>
          </w:rPrChange>
        </w:rPr>
      </w:pPr>
      <w:r w:rsidRPr="008B49BC">
        <w:rPr>
          <w:highlight w:val="cyan"/>
          <w:rPrChange w:id="98" w:author="Ricardo... Jacome.." w:date="2019-05-27T16:34:00Z">
            <w:rPr/>
          </w:rPrChange>
        </w:rPr>
        <w:lastRenderedPageBreak/>
        <w:t>I have been teaching students for a couple of years</w:t>
      </w:r>
      <w:r w:rsidR="002079CB" w:rsidRPr="008B49BC">
        <w:rPr>
          <w:highlight w:val="cyan"/>
          <w:rPrChange w:id="99" w:author="Ricardo... Jacome.." w:date="2019-05-27T16:34:00Z">
            <w:rPr/>
          </w:rPrChange>
        </w:rPr>
        <w:t xml:space="preserve"> in many subjects</w:t>
      </w:r>
      <w:r w:rsidRPr="008B49BC">
        <w:rPr>
          <w:highlight w:val="cyan"/>
          <w:rPrChange w:id="100" w:author="Ricardo... Jacome.." w:date="2019-05-27T16:34:00Z">
            <w:rPr/>
          </w:rPrChange>
        </w:rPr>
        <w:t xml:space="preserve">, and there is something that most of them share. Students want to learn fast and simple. Sadly, that option is not always present, and the resources are not always that fast to grasp. Or are they? </w:t>
      </w:r>
    </w:p>
    <w:p w14:paraId="165E8DAA" w14:textId="394E3300" w:rsidR="00826925" w:rsidRPr="008B49BC" w:rsidRDefault="002B750C" w:rsidP="00B61D95">
      <w:pPr>
        <w:jc w:val="both"/>
        <w:rPr>
          <w:highlight w:val="cyan"/>
          <w:rPrChange w:id="101" w:author="Ricardo... Jacome.." w:date="2019-05-27T16:34:00Z">
            <w:rPr/>
          </w:rPrChange>
        </w:rPr>
      </w:pPr>
      <w:r w:rsidRPr="008B49BC">
        <w:rPr>
          <w:highlight w:val="cyan"/>
          <w:rPrChange w:id="102" w:author="Ricardo... Jacome.." w:date="2019-05-27T16:34:00Z">
            <w:rPr/>
          </w:rPrChange>
        </w:rPr>
        <w:t xml:space="preserve">Learning anything efficiently requires you to understand the basic simple blocks of the subject in order to build up from there. You do not run without walking first, but you do not walk without crawling first. This is the same procedure when learning </w:t>
      </w:r>
      <w:r w:rsidRPr="008B49BC">
        <w:rPr>
          <w:highlight w:val="cyan"/>
          <w:u w:val="single"/>
          <w:rPrChange w:id="103" w:author="Ricardo... Jacome.." w:date="2019-05-27T16:34:00Z">
            <w:rPr>
              <w:u w:val="single"/>
            </w:rPr>
          </w:rPrChange>
        </w:rPr>
        <w:t>anything</w:t>
      </w:r>
      <w:r w:rsidRPr="008B49BC">
        <w:rPr>
          <w:highlight w:val="cyan"/>
          <w:rPrChange w:id="104" w:author="Ricardo... Jacome.." w:date="2019-05-27T16:34:00Z">
            <w:rPr/>
          </w:rPrChange>
        </w:rPr>
        <w:t>. Everyone is different, and some people might go faster from crawling to walking, and from walking to running. But if you know the very basic steps first. You are sure to do well on the long-run. I could apply this example to many subjects, but here is the one of your interest. Investing! If you think carefully, I would believe investing is almost close to running</w:t>
      </w:r>
      <w:r w:rsidR="003064DA" w:rsidRPr="008B49BC">
        <w:rPr>
          <w:highlight w:val="cyan"/>
          <w:rPrChange w:id="105" w:author="Ricardo... Jacome.." w:date="2019-05-27T16:34:00Z">
            <w:rPr/>
          </w:rPrChange>
        </w:rPr>
        <w:t>, and learning to crawl is this guide</w:t>
      </w:r>
      <w:r w:rsidRPr="008B49BC">
        <w:rPr>
          <w:highlight w:val="cyan"/>
          <w:rPrChange w:id="106" w:author="Ricardo... Jacome.." w:date="2019-05-27T16:34:00Z">
            <w:rPr/>
          </w:rPrChange>
        </w:rPr>
        <w:t xml:space="preserve">. So that is where most people who invest in the stock market fail. They start </w:t>
      </w:r>
      <w:r w:rsidR="00826925" w:rsidRPr="008B49BC">
        <w:rPr>
          <w:highlight w:val="cyan"/>
          <w:rPrChange w:id="107" w:author="Ricardo... Jacome.." w:date="2019-05-27T16:34:00Z">
            <w:rPr/>
          </w:rPrChange>
        </w:rPr>
        <w:t>investing without learning the building blocks first. Sometimes because they are too eager to start, or simply they do not have the right knowledge to start.</w:t>
      </w:r>
    </w:p>
    <w:p w14:paraId="7C3AD795" w14:textId="25DA2729" w:rsidR="00B61D95" w:rsidRPr="008B49BC" w:rsidRDefault="00826925" w:rsidP="00B61D95">
      <w:pPr>
        <w:jc w:val="both"/>
        <w:rPr>
          <w:highlight w:val="cyan"/>
          <w:rPrChange w:id="108" w:author="Ricardo... Jacome.." w:date="2019-05-27T16:34:00Z">
            <w:rPr/>
          </w:rPrChange>
        </w:rPr>
      </w:pPr>
      <w:r w:rsidRPr="008B49BC">
        <w:rPr>
          <w:highlight w:val="cyan"/>
          <w:rPrChange w:id="109" w:author="Ricardo... Jacome.." w:date="2019-05-27T16:34:00Z">
            <w:rPr/>
          </w:rPrChange>
        </w:rPr>
        <w:t xml:space="preserve">So now, sit down and be prepared to </w:t>
      </w:r>
      <w:r w:rsidR="003064DA" w:rsidRPr="008B49BC">
        <w:rPr>
          <w:highlight w:val="cyan"/>
          <w:rPrChange w:id="110" w:author="Ricardo... Jacome.." w:date="2019-05-27T16:34:00Z">
            <w:rPr/>
          </w:rPrChange>
        </w:rPr>
        <w:t>learn</w:t>
      </w:r>
      <w:r w:rsidRPr="008B49BC">
        <w:rPr>
          <w:highlight w:val="cyan"/>
          <w:rPrChange w:id="111" w:author="Ricardo... Jacome.." w:date="2019-05-27T16:34:00Z">
            <w:rPr/>
          </w:rPrChange>
        </w:rPr>
        <w:t>, if you are a fast reader you can finish this in one day. If you are</w:t>
      </w:r>
      <w:r w:rsidR="00C608BA" w:rsidRPr="008B49BC">
        <w:rPr>
          <w:highlight w:val="cyan"/>
          <w:rPrChange w:id="112" w:author="Ricardo... Jacome.." w:date="2019-05-27T16:34:00Z">
            <w:rPr/>
          </w:rPrChange>
        </w:rPr>
        <w:t xml:space="preserve"> a</w:t>
      </w:r>
      <w:r w:rsidRPr="008B49BC">
        <w:rPr>
          <w:highlight w:val="cyan"/>
          <w:rPrChange w:id="113" w:author="Ricardo... Jacome.." w:date="2019-05-27T16:34:00Z">
            <w:rPr/>
          </w:rPrChange>
        </w:rPr>
        <w:t xml:space="preserve"> steady reader, you can read it in less than a week. But don’t try to rush through it. Let all the information sink in, and obtain that mentality needed to know how to “beat the market”.  </w:t>
      </w:r>
    </w:p>
    <w:p w14:paraId="3C6FCA11" w14:textId="77777777" w:rsidR="00B61D95" w:rsidRPr="008B49BC" w:rsidRDefault="00B61D95" w:rsidP="00B61D95">
      <w:pPr>
        <w:jc w:val="both"/>
        <w:rPr>
          <w:highlight w:val="cyan"/>
          <w:rPrChange w:id="114" w:author="Ricardo... Jacome.." w:date="2019-05-27T16:34:00Z">
            <w:rPr/>
          </w:rPrChange>
        </w:rPr>
      </w:pPr>
      <w:r w:rsidRPr="008B49BC">
        <w:rPr>
          <w:highlight w:val="cyan"/>
          <w:rPrChange w:id="115" w:author="Ricardo... Jacome.." w:date="2019-05-27T16:34:00Z">
            <w:rPr/>
          </w:rPrChange>
        </w:rPr>
        <w:t>Be wise, be eager, and always be a learner.</w:t>
      </w:r>
    </w:p>
    <w:p w14:paraId="22E131F3" w14:textId="77777777" w:rsidR="00826925" w:rsidRPr="008B49BC" w:rsidRDefault="00826925" w:rsidP="00B61D95">
      <w:pPr>
        <w:jc w:val="both"/>
        <w:rPr>
          <w:highlight w:val="cyan"/>
          <w:rPrChange w:id="116" w:author="Ricardo... Jacome.." w:date="2019-05-27T16:34:00Z">
            <w:rPr/>
          </w:rPrChange>
        </w:rPr>
      </w:pPr>
    </w:p>
    <w:p w14:paraId="7B87C60C" w14:textId="77777777" w:rsidR="00826925" w:rsidRPr="008B49BC" w:rsidRDefault="00826925" w:rsidP="00B61D95">
      <w:pPr>
        <w:jc w:val="both"/>
        <w:rPr>
          <w:highlight w:val="cyan"/>
          <w:rPrChange w:id="117" w:author="Ricardo... Jacome.." w:date="2019-05-27T16:34:00Z">
            <w:rPr/>
          </w:rPrChange>
        </w:rPr>
      </w:pPr>
    </w:p>
    <w:p w14:paraId="277BCDB1" w14:textId="18763EA8" w:rsidR="00826925" w:rsidRPr="00B61D95" w:rsidRDefault="00826925" w:rsidP="00B61D95">
      <w:pPr>
        <w:jc w:val="both"/>
        <w:sectPr w:rsidR="00826925" w:rsidRPr="00B61D95">
          <w:footerReference w:type="default" r:id="rId10"/>
          <w:pgSz w:w="12240" w:h="15840"/>
          <w:pgMar w:top="1400" w:right="1320" w:bottom="280" w:left="1340" w:header="0" w:footer="1040" w:gutter="0"/>
          <w:pgNumType w:start="5"/>
          <w:cols w:space="720"/>
        </w:sectPr>
      </w:pPr>
      <w:r w:rsidRPr="008B49BC">
        <w:rPr>
          <w:highlight w:val="cyan"/>
          <w:rPrChange w:id="118" w:author="Ricardo... Jacome.." w:date="2019-05-27T16:34:00Z">
            <w:rPr/>
          </w:rPrChange>
        </w:rPr>
        <w:t>-The author</w:t>
      </w:r>
    </w:p>
    <w:p w14:paraId="7A7BC166" w14:textId="77777777" w:rsidR="00F43A33" w:rsidRPr="00803FBB" w:rsidRDefault="00F43A33" w:rsidP="00803FBB">
      <w:pPr>
        <w:jc w:val="both"/>
      </w:pPr>
    </w:p>
    <w:p w14:paraId="7468AEBE" w14:textId="4D25F2F5" w:rsidR="00E1403D" w:rsidRDefault="00E1403D" w:rsidP="00E1403D">
      <w:pPr>
        <w:pStyle w:val="Heading1"/>
      </w:pPr>
      <w:bookmarkStart w:id="119" w:name="_Toc530873155"/>
      <w:r>
        <w:t>Overview</w:t>
      </w:r>
      <w:bookmarkEnd w:id="119"/>
    </w:p>
    <w:p w14:paraId="210C00CB" w14:textId="4CD4085A" w:rsidR="00464F71" w:rsidRPr="00464F71" w:rsidDel="00493FA2" w:rsidRDefault="00464F71" w:rsidP="00464F71">
      <w:pPr>
        <w:jc w:val="both"/>
        <w:rPr>
          <w:del w:id="120" w:author="Ricardo... Jacome.." w:date="2019-05-25T21:16:00Z"/>
          <w:rFonts w:cs="Times New Roman"/>
          <w:szCs w:val="24"/>
        </w:rPr>
      </w:pPr>
      <w:del w:id="121" w:author="Ricardo... Jacome.." w:date="2019-05-25T21:16:00Z">
        <w:r w:rsidRPr="00464F71" w:rsidDel="00493FA2">
          <w:rPr>
            <w:rFonts w:cs="Times New Roman"/>
            <w:szCs w:val="24"/>
          </w:rPr>
          <w:delTex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delText>
        </w:r>
        <w:r w:rsidR="008805E8" w:rsidDel="00493FA2">
          <w:rPr>
            <w:rFonts w:cs="Times New Roman"/>
            <w:szCs w:val="24"/>
          </w:rPr>
          <w:delText>T</w:delText>
        </w:r>
        <w:r w:rsidRPr="00464F71" w:rsidDel="00493FA2">
          <w:rPr>
            <w:rFonts w:cs="Times New Roman"/>
            <w:szCs w:val="24"/>
          </w:rPr>
          <w:delTex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delText>
        </w:r>
      </w:del>
    </w:p>
    <w:p w14:paraId="648741FD" w14:textId="77777777" w:rsidR="00464F71" w:rsidRPr="00464F71" w:rsidRDefault="00464F71" w:rsidP="00464F71">
      <w:pPr>
        <w:jc w:val="both"/>
        <w:rPr>
          <w:rFonts w:cs="Times New Roman"/>
          <w:szCs w:val="24"/>
        </w:rPr>
      </w:pPr>
    </w:p>
    <w:p w14:paraId="33FB635F" w14:textId="2DA6827E" w:rsidR="00464F71" w:rsidRPr="00464F71" w:rsidRDefault="00464F71" w:rsidP="00464F71">
      <w:pPr>
        <w:jc w:val="both"/>
        <w:rPr>
          <w:rFonts w:cs="Times New Roman"/>
          <w:sz w:val="20"/>
          <w:szCs w:val="20"/>
        </w:rPr>
        <w:sectPr w:rsidR="00464F71" w:rsidRPr="00464F71">
          <w:pgSz w:w="12240" w:h="15840"/>
          <w:pgMar w:top="1400" w:right="1320" w:bottom="280" w:left="1340" w:header="0" w:footer="1040" w:gutter="0"/>
          <w:cols w:space="720"/>
        </w:sect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p>
    <w:p w14:paraId="228712FA" w14:textId="03E80C0E" w:rsidR="009859AD" w:rsidRDefault="00DF3E2B" w:rsidP="00D91E74">
      <w:pPr>
        <w:pStyle w:val="Heading1"/>
      </w:pPr>
      <w:bookmarkStart w:id="122" w:name="_Toc530873156"/>
      <w:del w:id="123" w:author="Ricardo... Jacome.." w:date="2019-05-26T12:34:00Z">
        <w:r w:rsidDel="00B80A0C">
          <w:lastRenderedPageBreak/>
          <w:delText xml:space="preserve">Chapter 1: </w:delText>
        </w:r>
      </w:del>
      <w:r w:rsidR="00753A05">
        <w:t>Introduction</w:t>
      </w:r>
      <w:bookmarkEnd w:id="122"/>
    </w:p>
    <w:p w14:paraId="2D47B20C" w14:textId="77777777" w:rsidR="00AC3FE7" w:rsidRPr="00AC3FE7" w:rsidRDefault="00AC3FE7" w:rsidP="00AC3FE7"/>
    <w:p w14:paraId="0A92BD26" w14:textId="118DD2BB" w:rsidR="00B914BF" w:rsidRDefault="00B914BF" w:rsidP="00B914BF">
      <w:pPr>
        <w:pStyle w:val="Heading2"/>
      </w:pPr>
      <w:bookmarkStart w:id="124" w:name="_Toc530873157"/>
      <w:r>
        <w:t>Why use this?</w:t>
      </w:r>
      <w:bookmarkEnd w:id="124"/>
    </w:p>
    <w:p w14:paraId="17DDD250" w14:textId="418C9CF9" w:rsidR="00840931" w:rsidRDefault="00840931" w:rsidP="005732AF">
      <w:pPr>
        <w:jc w:val="both"/>
        <w:rPr>
          <w:rFonts w:eastAsia="Times New Roman" w:cs="Times New Roman"/>
          <w:szCs w:val="24"/>
        </w:rPr>
      </w:pPr>
      <w:del w:id="125" w:author="Ricardo... Jacome.." w:date="2019-05-25T21:17:00Z">
        <w:r w:rsidDel="00493FA2">
          <w:rPr>
            <w:rFonts w:eastAsia="Times New Roman" w:cs="Times New Roman"/>
            <w:szCs w:val="24"/>
          </w:rPr>
          <w:delText xml:space="preserve">Well, </w:delText>
        </w:r>
      </w:del>
      <w:r>
        <w:rPr>
          <w:rFonts w:eastAsia="Times New Roman" w:cs="Times New Roman"/>
          <w:szCs w:val="24"/>
        </w:rPr>
        <w:t xml:space="preserve">I imagine you want to make some extra money. Whatever your goal might be, whether is to obtain luxury, travel around the globe, or </w:t>
      </w:r>
      <w:del w:id="126" w:author="Ricardo... Jacome.." w:date="2019-05-27T16:30:00Z">
        <w:r w:rsidDel="00400363">
          <w:rPr>
            <w:rFonts w:eastAsia="Times New Roman" w:cs="Times New Roman"/>
            <w:szCs w:val="24"/>
          </w:rPr>
          <w:delText>being financial security</w:delText>
        </w:r>
      </w:del>
      <w:ins w:id="127" w:author="Ricardo... Jacome.." w:date="2019-05-27T16:30:00Z">
        <w:r w:rsidR="00400363">
          <w:rPr>
            <w:rFonts w:eastAsia="Times New Roman" w:cs="Times New Roman"/>
            <w:szCs w:val="24"/>
          </w:rPr>
          <w:t>bring financial freedom</w:t>
        </w:r>
      </w:ins>
      <w:r>
        <w:rPr>
          <w:rFonts w:eastAsia="Times New Roman" w:cs="Times New Roman"/>
          <w:szCs w:val="24"/>
        </w:rPr>
        <w:t xml:space="preserve"> to your life, everything will start to materialize as soon as you finish and understand this guide.</w:t>
      </w:r>
    </w:p>
    <w:p w14:paraId="6607AEED" w14:textId="0249311A" w:rsidR="00B05BE1"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 is based on personal experience. When I first started buying stocks, back in university, I found that many definitions were confusing, tutorials were mainly just people rambling on stuff that did not help, and if you really wanted to get professional education you needed to pay a lot. I researched for many years in books and I believe that there is still not a </w:t>
      </w:r>
      <w:r w:rsidRPr="005732AF">
        <w:rPr>
          <w:rFonts w:eastAsia="Times New Roman" w:cs="Times New Roman"/>
          <w:b/>
          <w:szCs w:val="24"/>
          <w:u w:val="thick"/>
        </w:rPr>
        <w:t>quick</w:t>
      </w:r>
      <w:r w:rsidRPr="005732AF">
        <w:rPr>
          <w:rFonts w:eastAsia="Times New Roman" w:cs="Times New Roman"/>
          <w:szCs w:val="24"/>
        </w:rPr>
        <w:t xml:space="preserve">, </w:t>
      </w:r>
      <w:r w:rsidRPr="005732AF">
        <w:rPr>
          <w:rFonts w:eastAsia="Times New Roman" w:cs="Times New Roman"/>
          <w:b/>
          <w:szCs w:val="24"/>
          <w:u w:val="thick"/>
        </w:rPr>
        <w:t>straight to the point</w:t>
      </w:r>
      <w:r w:rsidRPr="005732AF">
        <w:rPr>
          <w:rFonts w:eastAsia="Times New Roman" w:cs="Times New Roman"/>
          <w:szCs w:val="24"/>
        </w:rPr>
        <w:t xml:space="preserve">, and </w:t>
      </w:r>
      <w:r w:rsidRPr="005732AF">
        <w:rPr>
          <w:rFonts w:eastAsia="Times New Roman" w:cs="Times New Roman"/>
          <w:b/>
          <w:szCs w:val="24"/>
          <w:u w:val="thick"/>
        </w:rPr>
        <w:t>useful</w:t>
      </w:r>
      <w:r w:rsidRPr="005732AF">
        <w:rPr>
          <w:rFonts w:eastAsia="Times New Roman" w:cs="Times New Roman"/>
          <w:b/>
          <w:szCs w:val="24"/>
        </w:rPr>
        <w:t xml:space="preserve"> </w:t>
      </w:r>
      <w:r w:rsidRPr="005732AF">
        <w:rPr>
          <w:rFonts w:eastAsia="Times New Roman" w:cs="Times New Roman"/>
          <w:szCs w:val="24"/>
        </w:rPr>
        <w:t xml:space="preserve">guide in how to buy or sell stocks. Furthermore, there is nothing that answers the most important questions in investing while being considerably </w:t>
      </w:r>
      <w:r w:rsidRPr="005732AF">
        <w:rPr>
          <w:rFonts w:eastAsia="Times New Roman" w:cs="Times New Roman"/>
          <w:b/>
          <w:szCs w:val="24"/>
          <w:u w:val="thick"/>
        </w:rPr>
        <w:t>cheap</w:t>
      </w:r>
      <w:r w:rsidRPr="005732AF">
        <w:rPr>
          <w:rFonts w:eastAsia="Times New Roman" w:cs="Times New Roman"/>
          <w:szCs w:val="24"/>
        </w:rPr>
        <w:t>.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In case you did not know, buying learning tools such as this one, is a great investment. And this will be the stepping stone you need in order to reach your desired wealth. </w:t>
      </w:r>
    </w:p>
    <w:p w14:paraId="35578CB7" w14:textId="171619C1" w:rsidR="009C43CD" w:rsidRPr="005732AF" w:rsidRDefault="009C43CD" w:rsidP="005732AF">
      <w:pPr>
        <w:jc w:val="both"/>
        <w:rPr>
          <w:rFonts w:eastAsia="Times New Roman" w:cs="Times New Roman"/>
          <w:szCs w:val="24"/>
        </w:rPr>
      </w:pPr>
      <w:r>
        <w:rPr>
          <w:rFonts w:eastAsia="Times New Roman" w:cs="Times New Roman"/>
          <w:szCs w:val="24"/>
        </w:rPr>
        <w:t xml:space="preserve">Learning about the stock market is filled with definitions and information that is often not needed to understand a concept. Throughout reading many investment books I have found that authors tend to focus on telling a story rather than teach you the exact facts and tools needed. </w:t>
      </w:r>
      <w:ins w:id="128" w:author="Ricardo... Jacome.." w:date="2019-05-26T11:12:00Z">
        <w:r w:rsidR="00C21172">
          <w:rPr>
            <w:rFonts w:eastAsia="Times New Roman" w:cs="Times New Roman"/>
            <w:szCs w:val="24"/>
          </w:rPr>
          <w:t>I have often read</w:t>
        </w:r>
      </w:ins>
      <w:del w:id="129" w:author="Ricardo... Jacome.." w:date="2019-05-26T11:12:00Z">
        <w:r w:rsidDel="00C21172">
          <w:rPr>
            <w:rFonts w:eastAsia="Times New Roman" w:cs="Times New Roman"/>
            <w:szCs w:val="24"/>
          </w:rPr>
          <w:delText>There is one author that says tha</w:delText>
        </w:r>
      </w:del>
      <w:del w:id="130" w:author="Ricardo... Jacome.." w:date="2019-05-26T11:13:00Z">
        <w:r w:rsidDel="00C21172">
          <w:rPr>
            <w:rFonts w:eastAsia="Times New Roman" w:cs="Times New Roman"/>
            <w:szCs w:val="24"/>
          </w:rPr>
          <w:delText>t</w:delText>
        </w:r>
      </w:del>
      <w:r>
        <w:rPr>
          <w:rFonts w:eastAsia="Times New Roman" w:cs="Times New Roman"/>
          <w:szCs w:val="24"/>
        </w:rPr>
        <w:t xml:space="preserve"> </w:t>
      </w:r>
      <w:ins w:id="131" w:author="Ricardo... Jacome.." w:date="2019-05-26T11:13:00Z">
        <w:r w:rsidR="00C21172">
          <w:rPr>
            <w:rFonts w:eastAsia="Times New Roman" w:cs="Times New Roman"/>
            <w:szCs w:val="24"/>
          </w:rPr>
          <w:t xml:space="preserve">that </w:t>
        </w:r>
      </w:ins>
      <w:r>
        <w:rPr>
          <w:rFonts w:eastAsia="Times New Roman" w:cs="Times New Roman"/>
          <w:szCs w:val="24"/>
        </w:rPr>
        <w:t>a couple of monkeys playing darts can predict the stock market better than average people. Guess what? I am here to tell you the right mentality and the right approach to understand, visualize, rationalize stocks</w:t>
      </w:r>
      <w:r w:rsidR="00970FA1">
        <w:rPr>
          <w:rFonts w:eastAsia="Times New Roman" w:cs="Times New Roman"/>
          <w:szCs w:val="24"/>
        </w:rPr>
        <w:t>, and beat monkeys</w:t>
      </w:r>
      <w:r>
        <w:rPr>
          <w:rFonts w:eastAsia="Times New Roman" w:cs="Times New Roman"/>
          <w:szCs w:val="24"/>
        </w:rPr>
        <w:t xml:space="preserve">. </w:t>
      </w:r>
    </w:p>
    <w:p w14:paraId="08DA1399" w14:textId="77777777" w:rsidR="005732AF" w:rsidRPr="005732AF" w:rsidRDefault="005732AF" w:rsidP="005732AF"/>
    <w:p w14:paraId="74253A8B" w14:textId="36BA6238" w:rsidR="00102124" w:rsidRDefault="00753A05" w:rsidP="00D91E74">
      <w:pPr>
        <w:pStyle w:val="Heading2"/>
      </w:pPr>
      <w:bookmarkStart w:id="132" w:name="_Toc530873158"/>
      <w:del w:id="133" w:author="Ricardo... Jacome.." w:date="2019-05-25T21:18:00Z">
        <w:r w:rsidDel="00493FA2">
          <w:delText>How to read this</w:delText>
        </w:r>
      </w:del>
      <w:ins w:id="134" w:author="Ricardo... Jacome.." w:date="2019-05-25T21:18:00Z">
        <w:r w:rsidR="00493FA2">
          <w:t>Keep in Mind</w:t>
        </w:r>
      </w:ins>
      <w:r>
        <w:t>.</w:t>
      </w:r>
      <w:bookmarkEnd w:id="132"/>
    </w:p>
    <w:p w14:paraId="6B727D66" w14:textId="45FAE1E3" w:rsidR="005732AF" w:rsidRDefault="005732AF" w:rsidP="005732AF">
      <w:pPr>
        <w:jc w:val="both"/>
        <w:rPr>
          <w:ins w:id="135" w:author="Ricardo... Jacome.." w:date="2019-05-26T11:37:00Z"/>
          <w:rFonts w:cs="Times New Roman"/>
          <w:szCs w:val="24"/>
        </w:rPr>
      </w:pPr>
      <w:r w:rsidRPr="005732AF">
        <w:rPr>
          <w:rFonts w:cs="Times New Roman"/>
          <w:szCs w:val="24"/>
        </w:rPr>
        <w:t>Aside from this initial introduction, every piece of information will be presented sharp and to the point.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 to have this guide with him while making initial purchases.</w:t>
      </w:r>
      <w:del w:id="136" w:author="Ricardo... Jacome.." w:date="2019-05-25T21:18:00Z">
        <w:r w:rsidRPr="005732AF" w:rsidDel="00493FA2">
          <w:rPr>
            <w:rFonts w:cs="Times New Roman"/>
            <w:szCs w:val="24"/>
          </w:rPr>
          <w:delText xml:space="preserve"> For example</w:delText>
        </w:r>
      </w:del>
      <w:r w:rsidRPr="005732AF">
        <w:rPr>
          <w:rFonts w:cs="Times New Roman"/>
          <w:szCs w:val="24"/>
        </w:rPr>
        <w:t xml:space="preserve">, this guide contains examples of trends and lists of different stock categories to always watch out for. </w:t>
      </w:r>
      <w:del w:id="137" w:author="Ricardo... Jacome.." w:date="2019-05-25T21:18:00Z">
        <w:r w:rsidRPr="005732AF" w:rsidDel="00493FA2">
          <w:rPr>
            <w:rFonts w:cs="Times New Roman"/>
            <w:szCs w:val="24"/>
          </w:rPr>
          <w:delText xml:space="preserve">So, </w:delText>
        </w:r>
      </w:del>
      <w:r w:rsidRPr="005732AF">
        <w:rPr>
          <w:rFonts w:cs="Times New Roman"/>
          <w:szCs w:val="24"/>
        </w:rPr>
        <w:t xml:space="preserve">in these trend cases is good to have a guide (either printed or opened in a screen) for comparison. Even though there are always </w:t>
      </w:r>
      <w:ins w:id="138" w:author="Ricardo... Jacome.." w:date="2019-05-25T21:18:00Z">
        <w:r w:rsidR="00493FA2">
          <w:rPr>
            <w:rFonts w:cs="Times New Roman"/>
            <w:szCs w:val="24"/>
          </w:rPr>
          <w:t xml:space="preserve">things to consider </w:t>
        </w:r>
      </w:ins>
      <w:del w:id="139" w:author="Ricardo... Jacome.." w:date="2019-05-25T21:18:00Z">
        <w:r w:rsidRPr="005732AF" w:rsidDel="00493FA2">
          <w:rPr>
            <w:rFonts w:cs="Times New Roman"/>
            <w:szCs w:val="24"/>
          </w:rPr>
          <w:delText xml:space="preserve">new strategies to learn </w:delText>
        </w:r>
      </w:del>
      <w:r w:rsidRPr="005732AF">
        <w:rPr>
          <w:rFonts w:cs="Times New Roman"/>
          <w:szCs w:val="24"/>
        </w:rPr>
        <w:t>while buying, this guide also has some quick-examples where you can see how different stocks behave and what is the appropriate mentality when looking at them. This guide is a kick-start for stock investing and is aimed to provide a background from the very early grounds. Literally starting on what an investment is, and how there are many types of investments</w:t>
      </w:r>
      <w:r w:rsidR="001377E1">
        <w:rPr>
          <w:rFonts w:cs="Times New Roman"/>
          <w:szCs w:val="24"/>
        </w:rPr>
        <w:t xml:space="preserve">. Once you have all the right tools, it will be just matter of time to start growing your wealth. </w:t>
      </w:r>
    </w:p>
    <w:p w14:paraId="773C6740" w14:textId="77777777" w:rsidR="00A631B9" w:rsidRDefault="00A631B9" w:rsidP="00A631B9">
      <w:pPr>
        <w:jc w:val="both"/>
        <w:rPr>
          <w:ins w:id="140" w:author="Ricardo... Jacome.." w:date="2019-05-26T11:37:00Z"/>
        </w:rPr>
      </w:pPr>
      <w:ins w:id="141" w:author="Ricardo... Jacome.." w:date="2019-05-26T11:37:00Z">
        <w:r>
          <w:lastRenderedPageBreak/>
          <w:t xml:space="preserve">Whether you know nothing about the stock market, or have many years of expertise, this book is made to offer a comprehensive exploration of the right mindset that is needed to become a successful investor. However, this mindset starts by having a </w:t>
        </w:r>
        <w:r w:rsidRPr="00A631B9">
          <w:rPr>
            <w:b/>
            <w:rPrChange w:id="142" w:author="Ricardo... Jacome.." w:date="2019-05-26T11:37:00Z">
              <w:rPr/>
            </w:rPrChange>
          </w:rPr>
          <w:t>solid understanding about the roots of investing</w:t>
        </w:r>
        <w:r>
          <w:t xml:space="preserve">. Thus, this book will aim to provide a structured mentality to tackle any future stock investments you can have in mind. </w:t>
        </w:r>
      </w:ins>
    </w:p>
    <w:p w14:paraId="44B88E6B" w14:textId="77777777" w:rsidR="00A631B9" w:rsidRDefault="00A631B9" w:rsidP="005732AF">
      <w:pPr>
        <w:jc w:val="both"/>
        <w:rPr>
          <w:ins w:id="143" w:author="Ricardo... Jacome.." w:date="2019-05-25T21:20:00Z"/>
          <w:rFonts w:cs="Times New Roman"/>
          <w:szCs w:val="24"/>
        </w:rPr>
      </w:pPr>
    </w:p>
    <w:p w14:paraId="4349057B" w14:textId="2A76A8EC" w:rsidR="00CF08E4" w:rsidRPr="005732AF" w:rsidRDefault="00CF08E4">
      <w:pPr>
        <w:pStyle w:val="Heading2"/>
        <w:pPrChange w:id="144" w:author="Ricardo... Jacome.." w:date="2019-05-25T21:21:00Z">
          <w:pPr>
            <w:jc w:val="both"/>
          </w:pPr>
        </w:pPrChange>
      </w:pPr>
      <w:ins w:id="145" w:author="Ricardo... Jacome.." w:date="2019-05-25T21:20:00Z">
        <w:r>
          <w:t>Structure of Th</w:t>
        </w:r>
      </w:ins>
      <w:ins w:id="146" w:author="Ricardo... Jacome.." w:date="2019-05-25T21:21:00Z">
        <w:r>
          <w:t>e Guide</w:t>
        </w:r>
      </w:ins>
    </w:p>
    <w:p w14:paraId="607E45DC" w14:textId="13CDBFBD" w:rsidR="005732AF" w:rsidDel="00A631B9" w:rsidRDefault="005732AF" w:rsidP="005732AF">
      <w:pPr>
        <w:jc w:val="both"/>
        <w:rPr>
          <w:del w:id="147" w:author="Ricardo... Jacome.." w:date="2019-05-25T21:20:00Z"/>
          <w:rFonts w:cs="Times New Roman"/>
          <w:szCs w:val="24"/>
        </w:rPr>
      </w:pPr>
      <w:del w:id="148" w:author="Ricardo... Jacome.." w:date="2019-05-25T21:20:00Z">
        <w:r w:rsidRPr="005732AF" w:rsidDel="00CF08E4">
          <w:rPr>
            <w:rFonts w:cs="Times New Roman"/>
            <w:szCs w:val="24"/>
          </w:rPr>
          <w:delTex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delText>
        </w:r>
      </w:del>
    </w:p>
    <w:p w14:paraId="57418263" w14:textId="031B599B" w:rsidR="00A631B9" w:rsidRPr="00A631B9" w:rsidRDefault="00A631B9">
      <w:pPr>
        <w:rPr>
          <w:ins w:id="149" w:author="Ricardo... Jacome.." w:date="2019-05-26T11:37:00Z"/>
          <w:u w:val="single"/>
          <w:rPrChange w:id="150" w:author="Ricardo... Jacome.." w:date="2019-05-26T11:41:00Z">
            <w:rPr>
              <w:ins w:id="151" w:author="Ricardo... Jacome.." w:date="2019-05-26T11:37:00Z"/>
              <w:rFonts w:cs="Times New Roman"/>
              <w:szCs w:val="24"/>
            </w:rPr>
          </w:rPrChange>
        </w:rPr>
        <w:pPrChange w:id="152" w:author="Ricardo... Jacome.." w:date="2019-05-26T11:41:00Z">
          <w:pPr>
            <w:jc w:val="both"/>
          </w:pPr>
        </w:pPrChange>
      </w:pPr>
      <w:ins w:id="153" w:author="Ricardo... Jacome.." w:date="2019-05-26T11:37:00Z">
        <w:r>
          <w:t>E</w:t>
        </w:r>
      </w:ins>
      <w:ins w:id="154" w:author="Ricardo... Jacome.." w:date="2019-05-26T11:48:00Z">
        <w:r w:rsidR="00055D81">
          <w:t xml:space="preserve">very subsequent </w:t>
        </w:r>
      </w:ins>
      <w:ins w:id="155" w:author="Ricardo... Jacome.." w:date="2019-05-26T11:37:00Z">
        <w:r>
          <w:t xml:space="preserve">chapter of this book will be divided into 2 sections called “The </w:t>
        </w:r>
      </w:ins>
      <w:ins w:id="156" w:author="Ricardo... Jacome.." w:date="2019-05-26T11:38:00Z">
        <w:r>
          <w:t>B</w:t>
        </w:r>
      </w:ins>
      <w:ins w:id="157" w:author="Ricardo... Jacome.." w:date="2019-05-26T11:37:00Z">
        <w:r>
          <w:t xml:space="preserve">asics”, and “The Mindset”. The </w:t>
        </w:r>
      </w:ins>
      <w:ins w:id="158" w:author="Ricardo... Jacome.." w:date="2019-05-26T11:38:00Z">
        <w:r>
          <w:t>B</w:t>
        </w:r>
      </w:ins>
      <w:ins w:id="159" w:author="Ricardo... Jacome.." w:date="2019-05-26T11:37:00Z">
        <w:r>
          <w:t xml:space="preserve">asics will cover mainly definitions that need to be clear in order to understand the Mindset section. If you have invested before and have a firm understanding of what it involves, you might find this section as a refresher. However, if you are an expert in investing and are completely ready to learn new techniques, feel free to skim through The Basics and </w:t>
        </w:r>
      </w:ins>
      <w:ins w:id="160" w:author="Ricardo... Jacome.." w:date="2019-05-27T16:31:00Z">
        <w:r w:rsidR="00400363">
          <w:t>go</w:t>
        </w:r>
      </w:ins>
      <w:ins w:id="161" w:author="Ricardo... Jacome.." w:date="2019-05-26T11:37:00Z">
        <w:r>
          <w:t xml:space="preserve"> straight for the Mindset section</w:t>
        </w:r>
        <w:r w:rsidRPr="00A631B9">
          <w:t xml:space="preserve">. </w:t>
        </w:r>
        <w:r w:rsidRPr="00A631B9">
          <w:rPr>
            <w:u w:val="single"/>
            <w:rPrChange w:id="162" w:author="Ricardo... Jacome.." w:date="2019-05-26T11:41:00Z">
              <w:rPr>
                <w:highlight w:val="yellow"/>
              </w:rPr>
            </w:rPrChange>
          </w:rPr>
          <w:t>Beware that you can always learn something new out of something old!</w:t>
        </w:r>
      </w:ins>
    </w:p>
    <w:p w14:paraId="7E28FD05" w14:textId="44062859" w:rsidR="00FC3728" w:rsidRDefault="00FC3728" w:rsidP="00102124">
      <w:pPr>
        <w:jc w:val="both"/>
        <w:rPr>
          <w:rFonts w:cs="Times New Roman"/>
          <w:szCs w:val="24"/>
        </w:rPr>
      </w:pPr>
      <w:r w:rsidRPr="00A631B9">
        <w:rPr>
          <w:rFonts w:cs="Times New Roman"/>
          <w:szCs w:val="24"/>
          <w:highlight w:val="cyan"/>
          <w:rPrChange w:id="163" w:author="Ricardo... Jacome.." w:date="2019-05-26T11:41:00Z">
            <w:rPr>
              <w:rFonts w:cs="Times New Roman"/>
              <w:szCs w:val="24"/>
            </w:rPr>
          </w:rPrChange>
        </w:rPr>
        <w:t>The first chapter is focused on how companies work, to give readers and in-depth understanding of why is it that stock even exists.</w:t>
      </w:r>
      <w:r w:rsidR="006B6BE8" w:rsidRPr="00A631B9">
        <w:rPr>
          <w:rFonts w:cs="Times New Roman"/>
          <w:szCs w:val="24"/>
          <w:highlight w:val="cyan"/>
          <w:rPrChange w:id="164" w:author="Ricardo... Jacome.." w:date="2019-05-26T11:41:00Z">
            <w:rPr>
              <w:rFonts w:cs="Times New Roman"/>
              <w:szCs w:val="24"/>
            </w:rPr>
          </w:rPrChange>
        </w:rPr>
        <w:t xml:space="preserve"> The subsequent chapters talk about different types of trends and what do those mean.</w:t>
      </w:r>
      <w:r w:rsidRPr="00A631B9">
        <w:rPr>
          <w:rFonts w:cs="Times New Roman"/>
          <w:szCs w:val="24"/>
          <w:highlight w:val="cyan"/>
          <w:rPrChange w:id="165" w:author="Ricardo... Jacome.." w:date="2019-05-26T11:41:00Z">
            <w:rPr>
              <w:rFonts w:cs="Times New Roman"/>
              <w:szCs w:val="24"/>
            </w:rPr>
          </w:rPrChange>
        </w:rPr>
        <w:t xml:space="preserve"> Usually every chapter is </w:t>
      </w:r>
      <w:commentRangeStart w:id="166"/>
      <w:r w:rsidRPr="00A631B9">
        <w:rPr>
          <w:rFonts w:cs="Times New Roman"/>
          <w:szCs w:val="24"/>
          <w:highlight w:val="cyan"/>
          <w:rPrChange w:id="167" w:author="Ricardo... Jacome.." w:date="2019-05-26T11:41:00Z">
            <w:rPr>
              <w:rFonts w:cs="Times New Roman"/>
              <w:szCs w:val="24"/>
            </w:rPr>
          </w:rPrChange>
        </w:rPr>
        <w:t>independent</w:t>
      </w:r>
      <w:commentRangeEnd w:id="166"/>
      <w:r w:rsidR="00A631B9">
        <w:rPr>
          <w:rStyle w:val="CommentReference"/>
          <w:rFonts w:eastAsia="Times New Roman" w:cs="Times New Roman"/>
        </w:rPr>
        <w:commentReference w:id="166"/>
      </w:r>
      <w:r w:rsidRPr="00A631B9">
        <w:rPr>
          <w:rFonts w:cs="Times New Roman"/>
          <w:szCs w:val="24"/>
          <w:highlight w:val="cyan"/>
          <w:rPrChange w:id="168" w:author="Ricardo... Jacome.." w:date="2019-05-26T11:41:00Z">
            <w:rPr>
              <w:rFonts w:cs="Times New Roman"/>
              <w:szCs w:val="24"/>
            </w:rPr>
          </w:rPrChange>
        </w:rPr>
        <w:t xml:space="preserve"> of the other, except for the </w:t>
      </w:r>
      <w:r w:rsidR="0031590F" w:rsidRPr="00A631B9">
        <w:rPr>
          <w:rFonts w:cs="Times New Roman"/>
          <w:color w:val="00B0F0"/>
          <w:szCs w:val="24"/>
          <w:highlight w:val="cyan"/>
          <w:rPrChange w:id="169" w:author="Ricardo... Jacome.." w:date="2019-05-26T11:41:00Z">
            <w:rPr>
              <w:rFonts w:cs="Times New Roman"/>
              <w:color w:val="00B0F0"/>
              <w:szCs w:val="24"/>
            </w:rPr>
          </w:rPrChange>
        </w:rPr>
        <w:t>F</w:t>
      </w:r>
      <w:r w:rsidRPr="00A631B9">
        <w:rPr>
          <w:rFonts w:cs="Times New Roman"/>
          <w:color w:val="00B0F0"/>
          <w:szCs w:val="24"/>
          <w:highlight w:val="cyan"/>
          <w:rPrChange w:id="170" w:author="Ricardo... Jacome.." w:date="2019-05-26T11:41:00Z">
            <w:rPr>
              <w:rFonts w:cs="Times New Roman"/>
              <w:color w:val="00B0F0"/>
              <w:szCs w:val="24"/>
            </w:rPr>
          </w:rPrChange>
        </w:rPr>
        <w:t xml:space="preserve">irst </w:t>
      </w:r>
      <w:r w:rsidR="0031590F" w:rsidRPr="00A631B9">
        <w:rPr>
          <w:rFonts w:cs="Times New Roman"/>
          <w:color w:val="00B0F0"/>
          <w:szCs w:val="24"/>
          <w:highlight w:val="cyan"/>
          <w:rPrChange w:id="171" w:author="Ricardo... Jacome.." w:date="2019-05-26T11:41:00Z">
            <w:rPr>
              <w:rFonts w:cs="Times New Roman"/>
              <w:color w:val="00B0F0"/>
              <w:szCs w:val="24"/>
            </w:rPr>
          </w:rPrChange>
        </w:rPr>
        <w:t>C</w:t>
      </w:r>
      <w:r w:rsidRPr="00A631B9">
        <w:rPr>
          <w:rFonts w:cs="Times New Roman"/>
          <w:color w:val="00B0F0"/>
          <w:szCs w:val="24"/>
          <w:highlight w:val="cyan"/>
          <w:rPrChange w:id="172" w:author="Ricardo... Jacome.." w:date="2019-05-26T11:41:00Z">
            <w:rPr>
              <w:rFonts w:cs="Times New Roman"/>
              <w:color w:val="00B0F0"/>
              <w:szCs w:val="24"/>
            </w:rPr>
          </w:rPrChange>
        </w:rPr>
        <w:t xml:space="preserve">hapter </w:t>
      </w:r>
      <w:r w:rsidRPr="00A631B9">
        <w:rPr>
          <w:rFonts w:cs="Times New Roman"/>
          <w:szCs w:val="24"/>
          <w:highlight w:val="cyan"/>
          <w:rPrChange w:id="173" w:author="Ricardo... Jacome.." w:date="2019-05-26T11:41:00Z">
            <w:rPr>
              <w:rFonts w:cs="Times New Roman"/>
              <w:szCs w:val="24"/>
            </w:rPr>
          </w:rPrChange>
        </w:rPr>
        <w:t xml:space="preserve">and the </w:t>
      </w:r>
      <w:r w:rsidR="0031590F" w:rsidRPr="00A631B9">
        <w:rPr>
          <w:rFonts w:cs="Times New Roman"/>
          <w:color w:val="00B0F0"/>
          <w:szCs w:val="24"/>
          <w:highlight w:val="cyan"/>
          <w:rPrChange w:id="174" w:author="Ricardo... Jacome.." w:date="2019-05-26T11:41:00Z">
            <w:rPr>
              <w:rFonts w:cs="Times New Roman"/>
              <w:color w:val="00B0F0"/>
              <w:szCs w:val="24"/>
            </w:rPr>
          </w:rPrChange>
        </w:rPr>
        <w:t>Q</w:t>
      </w:r>
      <w:r w:rsidRPr="00A631B9">
        <w:rPr>
          <w:rFonts w:cs="Times New Roman"/>
          <w:color w:val="00B0F0"/>
          <w:szCs w:val="24"/>
          <w:highlight w:val="cyan"/>
          <w:rPrChange w:id="175" w:author="Ricardo... Jacome.." w:date="2019-05-26T11:41:00Z">
            <w:rPr>
              <w:rFonts w:cs="Times New Roman"/>
              <w:color w:val="00B0F0"/>
              <w:szCs w:val="24"/>
            </w:rPr>
          </w:rPrChange>
        </w:rPr>
        <w:t>uick-</w:t>
      </w:r>
      <w:r w:rsidR="0031590F" w:rsidRPr="00A631B9">
        <w:rPr>
          <w:rFonts w:cs="Times New Roman"/>
          <w:color w:val="00B0F0"/>
          <w:szCs w:val="24"/>
          <w:highlight w:val="cyan"/>
          <w:rPrChange w:id="176" w:author="Ricardo... Jacome.." w:date="2019-05-26T11:41:00Z">
            <w:rPr>
              <w:rFonts w:cs="Times New Roman"/>
              <w:color w:val="00B0F0"/>
              <w:szCs w:val="24"/>
            </w:rPr>
          </w:rPrChange>
        </w:rPr>
        <w:t>E</w:t>
      </w:r>
      <w:r w:rsidRPr="00A631B9">
        <w:rPr>
          <w:rFonts w:cs="Times New Roman"/>
          <w:color w:val="00B0F0"/>
          <w:szCs w:val="24"/>
          <w:highlight w:val="cyan"/>
          <w:rPrChange w:id="177" w:author="Ricardo... Jacome.." w:date="2019-05-26T11:41:00Z">
            <w:rPr>
              <w:rFonts w:cs="Times New Roman"/>
              <w:color w:val="00B0F0"/>
              <w:szCs w:val="24"/>
            </w:rPr>
          </w:rPrChange>
        </w:rPr>
        <w:t xml:space="preserve">xamples </w:t>
      </w:r>
      <w:r w:rsidR="0031590F" w:rsidRPr="00A631B9">
        <w:rPr>
          <w:rFonts w:cs="Times New Roman"/>
          <w:color w:val="00B0F0"/>
          <w:szCs w:val="24"/>
          <w:highlight w:val="cyan"/>
          <w:rPrChange w:id="178" w:author="Ricardo... Jacome.." w:date="2019-05-26T11:41:00Z">
            <w:rPr>
              <w:rFonts w:cs="Times New Roman"/>
              <w:color w:val="00B0F0"/>
              <w:szCs w:val="24"/>
            </w:rPr>
          </w:rPrChange>
        </w:rPr>
        <w:t>C</w:t>
      </w:r>
      <w:r w:rsidRPr="00A631B9">
        <w:rPr>
          <w:rFonts w:cs="Times New Roman"/>
          <w:color w:val="00B0F0"/>
          <w:szCs w:val="24"/>
          <w:highlight w:val="cyan"/>
          <w:rPrChange w:id="179" w:author="Ricardo... Jacome.." w:date="2019-05-26T11:41:00Z">
            <w:rPr>
              <w:rFonts w:cs="Times New Roman"/>
              <w:color w:val="00B0F0"/>
              <w:szCs w:val="24"/>
            </w:rPr>
          </w:rPrChange>
        </w:rPr>
        <w:t>hapter</w:t>
      </w:r>
      <w:r w:rsidRPr="00A631B9">
        <w:rPr>
          <w:rFonts w:cs="Times New Roman"/>
          <w:szCs w:val="24"/>
          <w:highlight w:val="cyan"/>
          <w:rPrChange w:id="180" w:author="Ricardo... Jacome.." w:date="2019-05-26T11:41:00Z">
            <w:rPr>
              <w:rFonts w:cs="Times New Roman"/>
              <w:szCs w:val="24"/>
            </w:rPr>
          </w:rPrChange>
        </w:rPr>
        <w:t xml:space="preserve">, where </w:t>
      </w:r>
      <w:r w:rsidR="00D66C1A" w:rsidRPr="00A631B9">
        <w:rPr>
          <w:rFonts w:cs="Times New Roman"/>
          <w:szCs w:val="24"/>
          <w:highlight w:val="cyan"/>
          <w:rPrChange w:id="181" w:author="Ricardo... Jacome.." w:date="2019-05-26T11:41:00Z">
            <w:rPr>
              <w:rFonts w:cs="Times New Roman"/>
              <w:szCs w:val="24"/>
            </w:rPr>
          </w:rPrChange>
        </w:rPr>
        <w:t>information</w:t>
      </w:r>
      <w:r w:rsidRPr="00A631B9">
        <w:rPr>
          <w:rFonts w:cs="Times New Roman"/>
          <w:szCs w:val="24"/>
          <w:highlight w:val="cyan"/>
          <w:rPrChange w:id="182" w:author="Ricardo... Jacome.." w:date="2019-05-26T11:41:00Z">
            <w:rPr>
              <w:rFonts w:cs="Times New Roman"/>
              <w:szCs w:val="24"/>
            </w:rPr>
          </w:rPrChange>
        </w:rPr>
        <w:t xml:space="preserve"> from previous chapters </w:t>
      </w:r>
      <w:r w:rsidR="00D66C1A" w:rsidRPr="00A631B9">
        <w:rPr>
          <w:rFonts w:cs="Times New Roman"/>
          <w:szCs w:val="24"/>
          <w:highlight w:val="cyan"/>
          <w:rPrChange w:id="183" w:author="Ricardo... Jacome.." w:date="2019-05-26T11:41:00Z">
            <w:rPr>
              <w:rFonts w:cs="Times New Roman"/>
              <w:szCs w:val="24"/>
            </w:rPr>
          </w:rPrChange>
        </w:rPr>
        <w:t>is</w:t>
      </w:r>
      <w:r w:rsidRPr="00A631B9">
        <w:rPr>
          <w:rFonts w:cs="Times New Roman"/>
          <w:szCs w:val="24"/>
          <w:highlight w:val="cyan"/>
          <w:rPrChange w:id="184" w:author="Ricardo... Jacome.." w:date="2019-05-26T11:41:00Z">
            <w:rPr>
              <w:rFonts w:cs="Times New Roman"/>
              <w:szCs w:val="24"/>
            </w:rPr>
          </w:rPrChange>
        </w:rPr>
        <w:t xml:space="preserve"> used to culminate in trade decisions. Many words will be bold which means that these are key things to remember. </w:t>
      </w:r>
      <w:r w:rsidR="00006041" w:rsidRPr="00A631B9">
        <w:rPr>
          <w:rFonts w:cs="Times New Roman"/>
          <w:szCs w:val="24"/>
          <w:highlight w:val="cyan"/>
          <w:rPrChange w:id="185" w:author="Ricardo... Jacome.." w:date="2019-05-26T11:41:00Z">
            <w:rPr>
              <w:rFonts w:cs="Times New Roman"/>
              <w:szCs w:val="24"/>
            </w:rPr>
          </w:rPrChange>
        </w:rPr>
        <w:t xml:space="preserve">Also, some Quick-Examples will be listed out throughout the guide that give a good insight on how to think about companies from a stock-purchasing perspective. </w:t>
      </w:r>
      <w:r w:rsidR="0031590F" w:rsidRPr="00A631B9">
        <w:rPr>
          <w:rFonts w:cs="Times New Roman"/>
          <w:szCs w:val="24"/>
          <w:highlight w:val="cyan"/>
          <w:rPrChange w:id="186" w:author="Ricardo... Jacome.." w:date="2019-05-26T11:41:00Z">
            <w:rPr>
              <w:rFonts w:cs="Times New Roman"/>
              <w:szCs w:val="24"/>
            </w:rPr>
          </w:rPrChange>
        </w:rPr>
        <w:t xml:space="preserve">Finally, the guide offers a </w:t>
      </w:r>
      <w:r w:rsidR="00DE3468" w:rsidRPr="00A631B9">
        <w:rPr>
          <w:rFonts w:cs="Times New Roman"/>
          <w:color w:val="00B0F0"/>
          <w:szCs w:val="24"/>
          <w:highlight w:val="cyan"/>
          <w:rPrChange w:id="187" w:author="Ricardo... Jacome.." w:date="2019-05-26T11:41:00Z">
            <w:rPr>
              <w:rFonts w:cs="Times New Roman"/>
              <w:color w:val="00B0F0"/>
              <w:szCs w:val="24"/>
            </w:rPr>
          </w:rPrChange>
        </w:rPr>
        <w:t xml:space="preserve">Suggested Readings </w:t>
      </w:r>
      <w:r w:rsidR="0031590F" w:rsidRPr="00A631B9">
        <w:rPr>
          <w:rFonts w:cs="Times New Roman"/>
          <w:szCs w:val="24"/>
          <w:highlight w:val="cyan"/>
          <w:rPrChange w:id="188" w:author="Ricardo... Jacome.." w:date="2019-05-26T11:41:00Z">
            <w:rPr>
              <w:rFonts w:cs="Times New Roman"/>
              <w:szCs w:val="24"/>
            </w:rPr>
          </w:rPrChange>
        </w:rPr>
        <w:t xml:space="preserve">for online tools and further reading, along with a </w:t>
      </w:r>
      <w:r w:rsidR="0031590F" w:rsidRPr="00A631B9">
        <w:rPr>
          <w:rFonts w:cs="Times New Roman"/>
          <w:color w:val="00B0F0"/>
          <w:szCs w:val="24"/>
          <w:highlight w:val="cyan"/>
          <w:rPrChange w:id="189" w:author="Ricardo... Jacome.." w:date="2019-05-26T11:41:00Z">
            <w:rPr>
              <w:rFonts w:cs="Times New Roman"/>
              <w:color w:val="00B0F0"/>
              <w:szCs w:val="24"/>
            </w:rPr>
          </w:rPrChange>
        </w:rPr>
        <w:t>Key</w:t>
      </w:r>
      <w:r w:rsidR="00DE3468" w:rsidRPr="00A631B9">
        <w:rPr>
          <w:rFonts w:cs="Times New Roman"/>
          <w:color w:val="00B0F0"/>
          <w:szCs w:val="24"/>
          <w:highlight w:val="cyan"/>
          <w:rPrChange w:id="190" w:author="Ricardo... Jacome.." w:date="2019-05-26T11:41:00Z">
            <w:rPr>
              <w:rFonts w:cs="Times New Roman"/>
              <w:color w:val="00B0F0"/>
              <w:szCs w:val="24"/>
            </w:rPr>
          </w:rPrChange>
        </w:rPr>
        <w:t xml:space="preserve"> Summary</w:t>
      </w:r>
      <w:r w:rsidR="0031590F" w:rsidRPr="00A631B9">
        <w:rPr>
          <w:rFonts w:cs="Times New Roman"/>
          <w:color w:val="00B0F0"/>
          <w:szCs w:val="24"/>
          <w:highlight w:val="cyan"/>
          <w:rPrChange w:id="191" w:author="Ricardo... Jacome.." w:date="2019-05-26T11:41:00Z">
            <w:rPr>
              <w:rFonts w:cs="Times New Roman"/>
              <w:color w:val="00B0F0"/>
              <w:szCs w:val="24"/>
            </w:rPr>
          </w:rPrChange>
        </w:rPr>
        <w:t xml:space="preserve"> </w:t>
      </w:r>
      <w:r w:rsidR="0031590F" w:rsidRPr="00A631B9">
        <w:rPr>
          <w:rFonts w:cs="Times New Roman"/>
          <w:szCs w:val="24"/>
          <w:highlight w:val="cyan"/>
          <w:rPrChange w:id="192" w:author="Ricardo... Jacome.." w:date="2019-05-26T11:41:00Z">
            <w:rPr>
              <w:rFonts w:cs="Times New Roman"/>
              <w:szCs w:val="24"/>
            </w:rPr>
          </w:rPrChange>
        </w:rPr>
        <w:t xml:space="preserve">that gives a “take-away” summary of the guide. </w:t>
      </w:r>
      <w:r w:rsidR="001377E1" w:rsidRPr="00A631B9">
        <w:rPr>
          <w:rFonts w:cs="Times New Roman"/>
          <w:szCs w:val="24"/>
          <w:highlight w:val="cyan"/>
          <w:rPrChange w:id="193" w:author="Ricardo... Jacome.." w:date="2019-05-26T11:41:00Z">
            <w:rPr>
              <w:rFonts w:cs="Times New Roman"/>
              <w:szCs w:val="24"/>
            </w:rPr>
          </w:rPrChange>
        </w:rPr>
        <w:t>Once you have all the right tools from this guide, it will be just matter of time to start growing your wealth.</w:t>
      </w:r>
      <w:r w:rsidR="001377E1">
        <w:rPr>
          <w:rFonts w:cs="Times New Roman"/>
          <w:szCs w:val="24"/>
        </w:rPr>
        <w:t xml:space="preserve"> </w:t>
      </w:r>
    </w:p>
    <w:p w14:paraId="370DA8D9" w14:textId="384725D8" w:rsidR="00A16AFC" w:rsidDel="00493FA2" w:rsidRDefault="00A16AFC" w:rsidP="00D91E74">
      <w:pPr>
        <w:pStyle w:val="Heading2"/>
        <w:rPr>
          <w:del w:id="194" w:author="Ricardo... Jacome.." w:date="2019-05-25T21:19:00Z"/>
        </w:rPr>
      </w:pPr>
      <w:bookmarkStart w:id="195" w:name="_Toc530873159"/>
      <w:del w:id="196" w:author="Ricardo... Jacome.." w:date="2019-05-25T21:19:00Z">
        <w:r w:rsidDel="00493FA2">
          <w:delText>Why Robinhood?</w:delText>
        </w:r>
        <w:bookmarkEnd w:id="195"/>
      </w:del>
    </w:p>
    <w:p w14:paraId="4C603B09" w14:textId="483DC7E6" w:rsidR="005732AF" w:rsidRPr="005732AF" w:rsidDel="00493FA2" w:rsidRDefault="005732AF" w:rsidP="005732AF">
      <w:pPr>
        <w:spacing w:before="28" w:after="0"/>
        <w:ind w:left="100" w:right="78"/>
        <w:jc w:val="both"/>
        <w:rPr>
          <w:del w:id="197" w:author="Ricardo... Jacome.." w:date="2019-05-25T21:19:00Z"/>
          <w:rFonts w:eastAsia="Times New Roman" w:cs="Times New Roman"/>
          <w:szCs w:val="24"/>
        </w:rPr>
        <w:sectPr w:rsidR="005732AF" w:rsidRPr="005732AF" w:rsidDel="00493FA2">
          <w:pgSz w:w="12240" w:h="15840"/>
          <w:pgMar w:top="1380" w:right="1320" w:bottom="280" w:left="1340" w:header="0" w:footer="1040" w:gutter="0"/>
          <w:cols w:space="720"/>
        </w:sectPr>
      </w:pPr>
      <w:del w:id="198" w:author="Ricardo... Jacome.." w:date="2019-05-25T21:19:00Z">
        <w:r w:rsidRPr="005732AF" w:rsidDel="00493FA2">
          <w:rPr>
            <w:rFonts w:eastAsia="Times New Roman" w:cs="Times New Roman"/>
            <w:szCs w:val="24"/>
          </w:rPr>
          <w:delTex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delText>
        </w:r>
      </w:del>
    </w:p>
    <w:p w14:paraId="67E2CD53" w14:textId="782326C3" w:rsidR="00AC3FE7" w:rsidRDefault="00DF3E2B" w:rsidP="00D66C1A">
      <w:pPr>
        <w:pStyle w:val="Heading1"/>
      </w:pPr>
      <w:bookmarkStart w:id="199" w:name="_Toc530873160"/>
      <w:r>
        <w:t xml:space="preserve">Chapter </w:t>
      </w:r>
      <w:ins w:id="200" w:author="Ricardo... Jacome.." w:date="2019-05-26T12:35:00Z">
        <w:r w:rsidR="00B80A0C">
          <w:t>1</w:t>
        </w:r>
      </w:ins>
      <w:del w:id="201" w:author="Ricardo... Jacome.." w:date="2019-05-26T12:35:00Z">
        <w:r w:rsidDel="00B80A0C">
          <w:delText>2</w:delText>
        </w:r>
      </w:del>
      <w:r>
        <w:t xml:space="preserve">: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199"/>
    </w:p>
    <w:p w14:paraId="5AA930A4" w14:textId="70B3B64A" w:rsidR="000D21AE" w:rsidRDefault="000D21AE" w:rsidP="000D21AE">
      <w:pPr>
        <w:rPr>
          <w:ins w:id="202" w:author="Ricardo... Jacome.." w:date="2019-05-26T11:48:00Z"/>
        </w:rPr>
      </w:pPr>
    </w:p>
    <w:p w14:paraId="39652460" w14:textId="6D34C7E2" w:rsidR="00055D81" w:rsidRPr="00055D81" w:rsidRDefault="00055D81" w:rsidP="000D21AE">
      <w:pPr>
        <w:rPr>
          <w:sz w:val="36"/>
          <w:szCs w:val="36"/>
          <w:rPrChange w:id="203" w:author="Ricardo... Jacome.." w:date="2019-05-26T11:48:00Z">
            <w:rPr/>
          </w:rPrChange>
        </w:rPr>
      </w:pPr>
      <w:ins w:id="204" w:author="Ricardo... Jacome.." w:date="2019-05-26T11:48:00Z">
        <w:r w:rsidRPr="00055D81">
          <w:rPr>
            <w:sz w:val="36"/>
            <w:szCs w:val="36"/>
            <w:rPrChange w:id="205" w:author="Ricardo... Jacome.." w:date="2019-05-26T11:48:00Z">
              <w:rPr/>
            </w:rPrChange>
          </w:rPr>
          <w:t xml:space="preserve">The Basics </w:t>
        </w:r>
      </w:ins>
    </w:p>
    <w:p w14:paraId="24B0C94E" w14:textId="7CAE9B94" w:rsidR="0066404C" w:rsidRDefault="005732AF" w:rsidP="005732AF">
      <w:pPr>
        <w:jc w:val="both"/>
        <w:rPr>
          <w:ins w:id="206" w:author="Ricardo... Jacome.." w:date="2019-05-26T12:13:00Z"/>
        </w:rPr>
      </w:pPr>
      <w:r w:rsidRPr="005732AF">
        <w:rPr>
          <w:rFonts w:cs="Times New Roman"/>
          <w:szCs w:val="24"/>
        </w:rPr>
        <w:t xml:space="preserve">When you begin investing, you need to understand that there are many types of investments. Many people believe that investing refers to </w:t>
      </w:r>
      <w:ins w:id="207" w:author="Ricardo... Jacome.." w:date="2019-05-26T11:43:00Z">
        <w:r w:rsidR="00A631B9">
          <w:rPr>
            <w:rFonts w:cs="Times New Roman"/>
            <w:szCs w:val="24"/>
          </w:rPr>
          <w:t>a certain thing</w:t>
        </w:r>
      </w:ins>
      <w:ins w:id="208" w:author="Ricardo... Jacome.." w:date="2019-05-26T11:56:00Z">
        <w:r w:rsidR="00E30327">
          <w:rPr>
            <w:rFonts w:cs="Times New Roman"/>
            <w:szCs w:val="24"/>
          </w:rPr>
          <w:t xml:space="preserve"> </w:t>
        </w:r>
      </w:ins>
      <w:del w:id="209" w:author="Ricardo... Jacome.." w:date="2019-05-26T11:43:00Z">
        <w:r w:rsidRPr="005732AF" w:rsidDel="00A631B9">
          <w:rPr>
            <w:rFonts w:cs="Times New Roman"/>
            <w:szCs w:val="24"/>
          </w:rPr>
          <w:delText xml:space="preserve">stocks </w:delText>
        </w:r>
      </w:del>
      <w:r w:rsidRPr="005732AF">
        <w:rPr>
          <w:rFonts w:cs="Times New Roman"/>
          <w:szCs w:val="24"/>
        </w:rPr>
        <w:t>only, and that is not the case.</w:t>
      </w:r>
      <w:ins w:id="210" w:author="Ricardo... Jacome.." w:date="2019-05-26T11:46:00Z">
        <w:r w:rsidR="00055D81">
          <w:rPr>
            <w:rFonts w:cs="Times New Roman"/>
            <w:szCs w:val="24"/>
          </w:rPr>
          <w:t xml:space="preserve"> </w:t>
        </w:r>
      </w:ins>
      <w:ins w:id="211" w:author="Ricardo... Jacome.." w:date="2019-05-26T11:49:00Z">
        <w:r w:rsidR="00055D81">
          <w:rPr>
            <w:rFonts w:cs="Times New Roman"/>
            <w:szCs w:val="24"/>
          </w:rPr>
          <w:t>One of my favorite definit</w:t>
        </w:r>
      </w:ins>
      <w:ins w:id="212" w:author="Ricardo... Jacome.." w:date="2019-05-26T11:50:00Z">
        <w:r w:rsidR="00055D81">
          <w:rPr>
            <w:rFonts w:cs="Times New Roman"/>
            <w:szCs w:val="24"/>
          </w:rPr>
          <w:t xml:space="preserve">ions of Investment comes from G. </w:t>
        </w:r>
        <w:proofErr w:type="spellStart"/>
        <w:r w:rsidR="00055D81">
          <w:rPr>
            <w:rFonts w:cs="Times New Roman"/>
            <w:szCs w:val="24"/>
          </w:rPr>
          <w:t>Malkiel</w:t>
        </w:r>
        <w:proofErr w:type="spellEnd"/>
        <w:r w:rsidR="00055D81">
          <w:rPr>
            <w:rFonts w:cs="Times New Roman"/>
            <w:szCs w:val="24"/>
          </w:rPr>
          <w:t>: “</w:t>
        </w:r>
        <w:r w:rsidR="00055D81">
          <w:t xml:space="preserve">I view investing as a method of purchasing assets to gain profit in the form of reasonably predictable income (dividends, interest, or rentals) and/or appreciation over the long </w:t>
        </w:r>
      </w:ins>
      <w:ins w:id="213" w:author="Ricardo... Jacome.." w:date="2019-05-26T11:51:00Z">
        <w:r w:rsidR="00055D81">
          <w:t>term” [2]</w:t>
        </w:r>
      </w:ins>
      <w:ins w:id="214" w:author="Ricardo... Jacome.." w:date="2019-05-26T11:50:00Z">
        <w:r w:rsidR="00055D81">
          <w:t xml:space="preserve">. </w:t>
        </w:r>
      </w:ins>
      <w:ins w:id="215" w:author="Ricardo... Jacome.." w:date="2019-05-26T11:53:00Z">
        <w:r w:rsidR="00055D81">
          <w:t>Many examples come to mind that can serve as an investment. Real state, if you</w:t>
        </w:r>
      </w:ins>
      <w:ins w:id="216" w:author="Ricardo... Jacome.." w:date="2019-05-26T11:54:00Z">
        <w:r w:rsidR="00055D81">
          <w:t xml:space="preserve"> invest money to obtain a property and rent it out, in the long term you will generate income</w:t>
        </w:r>
        <w:r w:rsidR="00E30327">
          <w:t>.</w:t>
        </w:r>
      </w:ins>
      <w:ins w:id="217" w:author="Ricardo... Jacome.." w:date="2019-05-26T11:55:00Z">
        <w:r w:rsidR="00E30327">
          <w:t xml:space="preserve"> Invest in gold, wait a couple of years and sell it for a higher price that you originally bought it for. Invest in stocks, and in the long term you will end up with many d</w:t>
        </w:r>
      </w:ins>
      <w:ins w:id="218" w:author="Ricardo... Jacome.." w:date="2019-05-26T11:56:00Z">
        <w:r w:rsidR="00E30327">
          <w:t xml:space="preserve">ividends that will come from the company. The </w:t>
        </w:r>
      </w:ins>
      <w:ins w:id="219" w:author="Ricardo... Jacome.." w:date="2019-05-26T11:57:00Z">
        <w:r w:rsidR="00E30327">
          <w:t xml:space="preserve">more investments you have, the higher the rate of return will be. Think about it as the fruit example given before, the more seeds you plant, and the different variety of fruits you choose, the more </w:t>
        </w:r>
      </w:ins>
      <w:ins w:id="220" w:author="Ricardo... Jacome.." w:date="2019-05-26T11:58:00Z">
        <w:r w:rsidR="00E30327">
          <w:t xml:space="preserve">fructiferous your results will be. The best </w:t>
        </w:r>
        <w:r w:rsidR="00E30327">
          <w:lastRenderedPageBreak/>
          <w:t>thing about multiple investments, is the fact that if one is not being successful, you c</w:t>
        </w:r>
      </w:ins>
      <w:ins w:id="221" w:author="Ricardo... Jacome.." w:date="2019-05-26T11:59:00Z">
        <w:r w:rsidR="00E30327">
          <w:t>an still profit from others.</w:t>
        </w:r>
      </w:ins>
      <w:ins w:id="222" w:author="Ricardo... Jacome.." w:date="2019-05-26T12:10:00Z">
        <w:r w:rsidR="0066404C">
          <w:t xml:space="preserve"> </w:t>
        </w:r>
      </w:ins>
      <w:ins w:id="223" w:author="Ricardo... Jacome.." w:date="2019-05-26T12:13:00Z">
        <w:r w:rsidR="0066404C">
          <w:t xml:space="preserve">Some </w:t>
        </w:r>
      </w:ins>
      <w:ins w:id="224" w:author="Ricardo... Jacome.." w:date="2019-05-26T12:14:00Z">
        <w:r w:rsidR="0066404C">
          <w:t xml:space="preserve">forms of </w:t>
        </w:r>
      </w:ins>
      <w:ins w:id="225" w:author="Ricardo... Jacome.." w:date="2019-05-26T12:13:00Z">
        <w:r w:rsidR="0066404C">
          <w:t>investments are:</w:t>
        </w:r>
      </w:ins>
    </w:p>
    <w:p w14:paraId="3671C24B" w14:textId="7FF6A876" w:rsidR="0066404C" w:rsidRDefault="0066404C" w:rsidP="005732AF">
      <w:pPr>
        <w:jc w:val="both"/>
        <w:rPr>
          <w:ins w:id="226" w:author="Ricardo... Jacome.." w:date="2019-05-26T12:11:00Z"/>
        </w:rPr>
      </w:pPr>
      <w:ins w:id="227" w:author="Ricardo... Jacome.." w:date="2019-05-26T12:13:00Z">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w:t>
        </w:r>
        <w:proofErr w:type="gramStart"/>
        <w:r w:rsidRPr="6F6A6322">
          <w:rPr>
            <w:rFonts w:eastAsia="Times New Roman" w:cs="Times New Roman"/>
            <w:szCs w:val="24"/>
          </w:rPr>
          <w:t>bond-holders</w:t>
        </w:r>
        <w:proofErr w:type="gramEnd"/>
        <w:r w:rsidRPr="6F6A6322">
          <w:rPr>
            <w:rFonts w:eastAsia="Times New Roman" w:cs="Times New Roman"/>
            <w:szCs w:val="24"/>
          </w:rPr>
          <w:t xml:space="preserve">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ins>
    </w:p>
    <w:p w14:paraId="688379FD" w14:textId="2368F691" w:rsidR="0066404C" w:rsidRDefault="0066404C" w:rsidP="0066404C">
      <w:pPr>
        <w:jc w:val="both"/>
        <w:rPr>
          <w:ins w:id="228" w:author="Ricardo... Jacome.." w:date="2019-05-26T12:12:00Z"/>
          <w:rFonts w:eastAsia="Times New Roman" w:cs="Times New Roman"/>
          <w:szCs w:val="24"/>
        </w:rPr>
      </w:pPr>
      <w:ins w:id="229" w:author="Ricardo... Jacome.." w:date="2019-05-26T12:11:00Z">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ins>
    </w:p>
    <w:p w14:paraId="6C08F6A2" w14:textId="77777777" w:rsidR="0066404C" w:rsidRDefault="0066404C" w:rsidP="0066404C">
      <w:pPr>
        <w:jc w:val="both"/>
        <w:rPr>
          <w:ins w:id="230" w:author="Ricardo... Jacome.." w:date="2019-05-26T12:12:00Z"/>
        </w:rPr>
      </w:pPr>
      <w:ins w:id="231" w:author="Ricardo... Jacome.." w:date="2019-05-26T12:12:00Z">
        <w:r w:rsidRPr="6F6A6322">
          <w:rPr>
            <w:rFonts w:eastAsia="Times New Roman" w:cs="Times New Roman"/>
            <w:b/>
            <w:bCs/>
            <w:szCs w:val="24"/>
          </w:rPr>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ins>
    </w:p>
    <w:p w14:paraId="73824AFB" w14:textId="63DD29B4" w:rsidR="0066404C" w:rsidRPr="00B80A0C" w:rsidRDefault="0066404C" w:rsidP="005732AF">
      <w:pPr>
        <w:jc w:val="both"/>
        <w:rPr>
          <w:ins w:id="232" w:author="Ricardo... Jacome.." w:date="2019-05-26T11:59:00Z"/>
          <w:rFonts w:eastAsia="Times New Roman" w:cs="Times New Roman"/>
          <w:szCs w:val="24"/>
          <w:rPrChange w:id="233" w:author="Ricardo... Jacome.." w:date="2019-05-26T12:32:00Z">
            <w:rPr>
              <w:ins w:id="234" w:author="Ricardo... Jacome.." w:date="2019-05-26T11:59:00Z"/>
            </w:rPr>
          </w:rPrChange>
        </w:rPr>
      </w:pPr>
      <w:ins w:id="235" w:author="Ricardo... Jacome.." w:date="2019-05-26T12:12:00Z">
        <w:r w:rsidRPr="6F6A6322">
          <w:rPr>
            <w:rFonts w:eastAsia="Times New Roman" w:cs="Times New Roman"/>
            <w:b/>
            <w:bCs/>
            <w:szCs w:val="24"/>
          </w:rPr>
          <w:t>Cryptocurrencies:</w:t>
        </w:r>
        <w:r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 </w:t>
        </w:r>
      </w:ins>
    </w:p>
    <w:p w14:paraId="07B156B5" w14:textId="6482AB07" w:rsidR="00E30327" w:rsidDel="00B80A0C" w:rsidRDefault="0066404C" w:rsidP="00102124">
      <w:pPr>
        <w:jc w:val="both"/>
        <w:rPr>
          <w:del w:id="236" w:author="Ricardo... Jacome.." w:date="2019-05-26T12:09:00Z"/>
        </w:rPr>
      </w:pPr>
      <w:bookmarkStart w:id="237" w:name="_Hlk9764963"/>
      <w:ins w:id="238" w:author="Ricardo... Jacome.." w:date="2019-05-26T12:09:00Z">
        <w:r>
          <w:t>If you are interested in investing on any of those categories, I have provided at the end of the book many recommendations on other types of investments to keep growing from multiple income sources</w:t>
        </w:r>
      </w:ins>
      <w:ins w:id="239" w:author="Ricardo... Jacome.." w:date="2019-05-26T12:32:00Z">
        <w:r w:rsidR="00B80A0C">
          <w:t>.</w:t>
        </w:r>
      </w:ins>
    </w:p>
    <w:p w14:paraId="29399C10" w14:textId="77777777" w:rsidR="00B80A0C" w:rsidRPr="00E30327" w:rsidRDefault="00B80A0C" w:rsidP="005732AF">
      <w:pPr>
        <w:jc w:val="both"/>
        <w:rPr>
          <w:ins w:id="240" w:author="Ricardo... Jacome.." w:date="2019-05-26T12:32:00Z"/>
        </w:rPr>
      </w:pPr>
    </w:p>
    <w:bookmarkEnd w:id="237"/>
    <w:p w14:paraId="493605EC" w14:textId="75810C9F" w:rsidR="005C69DA" w:rsidDel="00E30327" w:rsidRDefault="007F02D3" w:rsidP="00102124">
      <w:pPr>
        <w:jc w:val="both"/>
        <w:rPr>
          <w:del w:id="241" w:author="Ricardo... Jacome.." w:date="2019-05-26T11:43:00Z"/>
          <w:rFonts w:cs="Times New Roman"/>
          <w:szCs w:val="24"/>
        </w:rPr>
      </w:pPr>
      <w:del w:id="242" w:author="Ricardo... Jacome.." w:date="2019-05-26T11:43:00Z">
        <w:r w:rsidRPr="00AB7DAD" w:rsidDel="00A631B9">
          <w:rPr>
            <w:rFonts w:cs="Times New Roman"/>
            <w:b/>
            <w:color w:val="009999"/>
            <w:szCs w:val="24"/>
            <w:u w:val="single"/>
          </w:rPr>
          <w:delText>Robinhood Note:</w:delText>
        </w:r>
        <w:r w:rsidR="00173E55" w:rsidRPr="007F02D3" w:rsidDel="00A631B9">
          <w:rPr>
            <w:rFonts w:cs="Times New Roman"/>
            <w:color w:val="00FFCC"/>
            <w:szCs w:val="24"/>
          </w:rPr>
          <w:delText xml:space="preserve"> </w:delText>
        </w:r>
        <w:r w:rsidR="005C69DA" w:rsidDel="00A631B9">
          <w:rPr>
            <w:rFonts w:cs="Times New Roman"/>
            <w:szCs w:val="24"/>
          </w:rPr>
          <w:delText xml:space="preserve">It is important to note that Robinhood does not support all types of investment. However, </w:delText>
        </w:r>
        <w:r w:rsidR="00173E55" w:rsidDel="00A631B9">
          <w:rPr>
            <w:rFonts w:cs="Times New Roman"/>
            <w:szCs w:val="24"/>
          </w:rPr>
          <w:delText>all types of</w:delText>
        </w:r>
        <w:r w:rsidR="005C69DA" w:rsidDel="00A631B9">
          <w:rPr>
            <w:rFonts w:cs="Times New Roman"/>
            <w:szCs w:val="24"/>
          </w:rPr>
          <w:delText xml:space="preserve"> investment options can be found from other platforms.</w:delText>
        </w:r>
      </w:del>
    </w:p>
    <w:p w14:paraId="72CE19A2" w14:textId="445FE7C1" w:rsidR="00E30327" w:rsidRPr="00E30327" w:rsidRDefault="00E30327" w:rsidP="00102124">
      <w:pPr>
        <w:jc w:val="both"/>
        <w:rPr>
          <w:ins w:id="243" w:author="Ricardo... Jacome.." w:date="2019-05-26T12:01:00Z"/>
          <w:rFonts w:cs="Times New Roman"/>
          <w:sz w:val="36"/>
          <w:szCs w:val="36"/>
          <w:rPrChange w:id="244" w:author="Ricardo... Jacome.." w:date="2019-05-26T12:01:00Z">
            <w:rPr>
              <w:ins w:id="245" w:author="Ricardo... Jacome.." w:date="2019-05-26T12:01:00Z"/>
              <w:rFonts w:cs="Times New Roman"/>
              <w:szCs w:val="24"/>
            </w:rPr>
          </w:rPrChange>
        </w:rPr>
      </w:pPr>
      <w:ins w:id="246" w:author="Ricardo... Jacome.." w:date="2019-05-26T12:01:00Z">
        <w:r w:rsidRPr="00E30327">
          <w:rPr>
            <w:rFonts w:cs="Times New Roman"/>
            <w:sz w:val="36"/>
            <w:szCs w:val="36"/>
            <w:rPrChange w:id="247" w:author="Ricardo... Jacome.." w:date="2019-05-26T12:01:00Z">
              <w:rPr>
                <w:rFonts w:cs="Times New Roman"/>
                <w:szCs w:val="24"/>
              </w:rPr>
            </w:rPrChange>
          </w:rPr>
          <w:t>Stock Investment</w:t>
        </w:r>
        <w:r>
          <w:rPr>
            <w:rFonts w:cs="Times New Roman"/>
            <w:sz w:val="36"/>
            <w:szCs w:val="36"/>
          </w:rPr>
          <w:t>s</w:t>
        </w:r>
      </w:ins>
    </w:p>
    <w:p w14:paraId="3566A0C3" w14:textId="018423E1"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xml:space="preserve">. What this means, is that the owners of the company are getting their stock back to the company because it might be dangerous that a high percentage of these stocks </w:t>
      </w:r>
      <w:r w:rsidR="00AB3B11">
        <w:rPr>
          <w:rFonts w:cs="Times New Roman"/>
          <w:szCs w:val="24"/>
        </w:rPr>
        <w:t xml:space="preserve">is allocated </w:t>
      </w:r>
      <w:r w:rsidR="00F11F6C">
        <w:rPr>
          <w:rFonts w:cs="Times New Roman"/>
          <w:szCs w:val="24"/>
        </w:rPr>
        <w:t>wit</w:t>
      </w:r>
      <w:r w:rsidR="002C0493">
        <w:rPr>
          <w:rFonts w:cs="Times New Roman"/>
          <w:szCs w:val="24"/>
        </w:rPr>
        <w:t xml:space="preserve">h a different person rather than the current owner. If that happens, a new owner could obtain the company by owning more than 50% of the stocks. </w:t>
      </w:r>
      <w:del w:id="248" w:author="Ricardo... Jacome.." w:date="2019-05-26T12:02:00Z">
        <w:r w:rsidR="002C0493" w:rsidDel="00E30327">
          <w:rPr>
            <w:rFonts w:cs="Times New Roman"/>
            <w:szCs w:val="24"/>
          </w:rPr>
          <w:delText xml:space="preserve">Some other reasons </w:delText>
        </w:r>
        <w:r w:rsidR="005732AF" w:rsidDel="00E30327">
          <w:rPr>
            <w:rFonts w:cs="Times New Roman"/>
            <w:szCs w:val="24"/>
          </w:rPr>
          <w:delText xml:space="preserve">for buyback </w:delText>
        </w:r>
        <w:r w:rsidR="002C0493" w:rsidDel="00E30327">
          <w:rPr>
            <w:rFonts w:cs="Times New Roman"/>
            <w:szCs w:val="24"/>
          </w:rPr>
          <w:delText>include, paying less dividends or assuming an undervalued behavior.</w:delText>
        </w:r>
      </w:del>
      <w:ins w:id="249" w:author="Ricardo... Jacome.." w:date="2019-05-26T12:03:00Z">
        <w:r w:rsidR="00E30327">
          <w:rPr>
            <w:rFonts w:cs="Times New Roman"/>
            <w:szCs w:val="24"/>
          </w:rPr>
          <w:t xml:space="preserve"> For this and many more reasons, companies can sell their ownership in the form of stocks and repurchase it back as t</w:t>
        </w:r>
      </w:ins>
      <w:ins w:id="250" w:author="Ricardo... Jacome.." w:date="2019-05-26T12:04:00Z">
        <w:r w:rsidR="00E30327">
          <w:rPr>
            <w:rFonts w:cs="Times New Roman"/>
            <w:szCs w:val="24"/>
          </w:rPr>
          <w:t>hey need.</w:t>
        </w:r>
      </w:ins>
      <w:del w:id="251" w:author="Ricardo... Jacome.." w:date="2019-05-26T12:02:00Z">
        <w:r w:rsidR="002C0493" w:rsidDel="00E30327">
          <w:rPr>
            <w:rFonts w:cs="Times New Roman"/>
            <w:szCs w:val="24"/>
          </w:rPr>
          <w:delText xml:space="preserve"> </w:delText>
        </w:r>
        <w:r w:rsidR="002C0493" w:rsidRPr="002C0493" w:rsidDel="00E30327">
          <w:rPr>
            <w:rFonts w:cs="Times New Roman"/>
            <w:b/>
            <w:szCs w:val="24"/>
            <w:u w:val="single"/>
          </w:rPr>
          <w:delText xml:space="preserve"> </w:delText>
        </w:r>
      </w:del>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 xml:space="preserve">These are an incentive for people to buy their shares. This incentive offers a constant amount of money being paid up to the shareholders (or stock owners) at a regular interval. The time of pay and the number of dividends is different for every single company. They tend to offer </w:t>
      </w:r>
      <w:r w:rsidR="005732AF" w:rsidRPr="005732AF">
        <w:rPr>
          <w:rFonts w:cs="Times New Roman"/>
          <w:szCs w:val="24"/>
        </w:rPr>
        <w:lastRenderedPageBreak/>
        <w:t>these depending on their financial situations. If the company needs to raise money quickly, using dividends are an enticing option.</w:t>
      </w:r>
    </w:p>
    <w:p w14:paraId="3FAFBFFC" w14:textId="7B559D05"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ins w:id="252" w:author="Ricardo... Jacome.." w:date="2019-05-26T12:04:00Z">
        <w:r w:rsidR="00E30327">
          <w:rPr>
            <w:rFonts w:cs="Times New Roman"/>
            <w:szCs w:val="24"/>
          </w:rPr>
          <w:t xml:space="preserve"> </w:t>
        </w:r>
      </w:ins>
    </w:p>
    <w:p w14:paraId="12C81DDF" w14:textId="18815365" w:rsidR="00CD7F87" w:rsidRDefault="00CD7F87" w:rsidP="00102124">
      <w:pPr>
        <w:jc w:val="both"/>
        <w:rPr>
          <w:ins w:id="253" w:author="Ricardo... Jacome.." w:date="2019-05-26T12:05:00Z"/>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3B749B68" w14:textId="77777777" w:rsidR="00E30327" w:rsidRPr="00EF71F8" w:rsidRDefault="00E30327" w:rsidP="00E30327">
      <w:pPr>
        <w:pStyle w:val="Heading2"/>
        <w:rPr>
          <w:ins w:id="254" w:author="Ricardo... Jacome.." w:date="2019-05-26T12:05:00Z"/>
        </w:rPr>
      </w:pPr>
      <w:ins w:id="255" w:author="Ricardo... Jacome.." w:date="2019-05-26T12:05:00Z">
        <w:r w:rsidRPr="00B914BF">
          <w:t>W</w:t>
        </w:r>
        <w:r>
          <w:t>here are Stock Transactions made?</w:t>
        </w:r>
      </w:ins>
    </w:p>
    <w:p w14:paraId="346901BE" w14:textId="21949B5E" w:rsidR="00E30327" w:rsidRDefault="00E30327" w:rsidP="00102124">
      <w:pPr>
        <w:jc w:val="both"/>
        <w:rPr>
          <w:ins w:id="256" w:author="Ricardo... Jacome.." w:date="2019-05-26T12:19:00Z"/>
        </w:rPr>
      </w:pPr>
      <w:ins w:id="257" w:author="Ricardo... Jacome.." w:date="2019-05-26T12:05:00Z">
        <w:r>
          <w:t xml:space="preserve">Finally, let us clarify what is “the market.”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location the market is. For NYSE, trading hours go from 9:30 am to 4:00 pm EST (Eastern Time). </w:t>
        </w:r>
      </w:ins>
    </w:p>
    <w:p w14:paraId="5D192763" w14:textId="6A4E93F6" w:rsidR="001D4ACB" w:rsidRDefault="001D4ACB" w:rsidP="00102124">
      <w:pPr>
        <w:jc w:val="both"/>
        <w:rPr>
          <w:ins w:id="258" w:author="Ricardo... Jacome.." w:date="2019-05-26T12:19:00Z"/>
          <w:sz w:val="36"/>
          <w:szCs w:val="36"/>
        </w:rPr>
      </w:pPr>
      <w:ins w:id="259" w:author="Ricardo... Jacome.." w:date="2019-05-26T12:19:00Z">
        <w:r w:rsidRPr="001D4ACB">
          <w:rPr>
            <w:sz w:val="36"/>
            <w:szCs w:val="36"/>
            <w:rPrChange w:id="260" w:author="Ricardo... Jacome.." w:date="2019-05-26T12:19:00Z">
              <w:rPr/>
            </w:rPrChange>
          </w:rPr>
          <w:t>The Mindset</w:t>
        </w:r>
      </w:ins>
    </w:p>
    <w:p w14:paraId="638F361B" w14:textId="7F8D6CF4" w:rsidR="001D4ACB" w:rsidRPr="001D4ACB" w:rsidRDefault="001D4ACB" w:rsidP="00102124">
      <w:pPr>
        <w:jc w:val="both"/>
        <w:rPr>
          <w:szCs w:val="24"/>
        </w:rPr>
      </w:pPr>
      <w:ins w:id="261" w:author="Ricardo... Jacome.." w:date="2019-05-26T12:19:00Z">
        <w:r>
          <w:rPr>
            <w:szCs w:val="24"/>
          </w:rPr>
          <w:t xml:space="preserve">Now that we have </w:t>
        </w:r>
      </w:ins>
      <w:ins w:id="262" w:author="Ricardo... Jacome.." w:date="2019-05-26T12:20:00Z">
        <w:r>
          <w:rPr>
            <w:szCs w:val="24"/>
          </w:rPr>
          <w:t xml:space="preserve">all the basics for stock investment, we need to swim into the idea of why stocks </w:t>
        </w:r>
      </w:ins>
      <w:ins w:id="263" w:author="Ricardo... Jacome.." w:date="2019-05-26T12:21:00Z">
        <w:r>
          <w:rPr>
            <w:szCs w:val="24"/>
          </w:rPr>
          <w:t>exist</w:t>
        </w:r>
      </w:ins>
      <w:ins w:id="264" w:author="Ricardo... Jacome.." w:date="2019-05-26T12:20:00Z">
        <w:r>
          <w:rPr>
            <w:szCs w:val="24"/>
          </w:rPr>
          <w:t xml:space="preserve"> on the first place. If we understand the necessity of stocks for a company, we start to understand </w:t>
        </w:r>
      </w:ins>
      <w:ins w:id="265" w:author="Ricardo... Jacome.." w:date="2019-05-26T12:21:00Z">
        <w:r>
          <w:rPr>
            <w:szCs w:val="24"/>
          </w:rPr>
          <w:t xml:space="preserve">how </w:t>
        </w:r>
      </w:ins>
      <w:r w:rsidR="00AB3B11">
        <w:rPr>
          <w:szCs w:val="24"/>
        </w:rPr>
        <w:t>to choose from these</w:t>
      </w:r>
      <w:ins w:id="266" w:author="Ricardo... Jacome.." w:date="2019-05-26T12:21:00Z">
        <w:r>
          <w:rPr>
            <w:szCs w:val="24"/>
          </w:rPr>
          <w:t xml:space="preserve"> “potentials sources of income”.</w:t>
        </w:r>
      </w:ins>
    </w:p>
    <w:p w14:paraId="42D7FCD7" w14:textId="07B697A9" w:rsidR="002C0493" w:rsidRPr="00B914BF" w:rsidRDefault="002C0493" w:rsidP="002C0493">
      <w:pPr>
        <w:pStyle w:val="Heading2"/>
      </w:pPr>
      <w:bookmarkStart w:id="267" w:name="_Toc530873161"/>
      <w:r w:rsidRPr="00B914BF">
        <w:t>Why do stocks exist?</w:t>
      </w:r>
      <w:bookmarkEnd w:id="267"/>
    </w:p>
    <w:p w14:paraId="247F479E" w14:textId="5D8AF71E" w:rsidR="00F11F6C" w:rsidRDefault="00F11F6C" w:rsidP="00102124">
      <w:pPr>
        <w:jc w:val="both"/>
        <w:rPr>
          <w:rFonts w:cs="Times New Roman"/>
          <w:szCs w:val="24"/>
        </w:rPr>
      </w:pPr>
      <w:r>
        <w:rPr>
          <w:rFonts w:cs="Times New Roman"/>
          <w:szCs w:val="24"/>
        </w:rPr>
        <w:t xml:space="preserve"> </w:t>
      </w:r>
      <w:r w:rsidR="002C0493">
        <w:rPr>
          <w:rFonts w:cs="Times New Roman"/>
          <w:szCs w:val="24"/>
        </w:rPr>
        <w:t>If you have taken a basic accounting course</w:t>
      </w:r>
      <w:r w:rsidR="00AB3B11">
        <w:rPr>
          <w:rFonts w:cs="Times New Roman"/>
          <w:szCs w:val="24"/>
        </w:rPr>
        <w:t xml:space="preserve"> (not required)</w:t>
      </w:r>
      <w:r w:rsidR="002C0493">
        <w:rPr>
          <w:rFonts w:cs="Times New Roman"/>
          <w:szCs w:val="24"/>
        </w:rPr>
        <w:t xml:space="preserv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158E2787" w:rsidR="002C0493" w:rsidRDefault="002C0493" w:rsidP="00FC3728">
      <w:pPr>
        <w:jc w:val="both"/>
        <w:rPr>
          <w:rFonts w:cs="Times New Roman"/>
          <w:szCs w:val="24"/>
        </w:rPr>
      </w:pPr>
      <w:r>
        <w:rPr>
          <w:rFonts w:cs="Times New Roman"/>
          <w:szCs w:val="24"/>
        </w:rPr>
        <w:t>This equation basically says that all the goods or values that the company has (known as assets), is equal to the amount of debt (liabilities) and equity (stocks) that the company</w:t>
      </w:r>
      <w:r w:rsidR="00AB3B11">
        <w:rPr>
          <w:rFonts w:cs="Times New Roman"/>
          <w:szCs w:val="24"/>
        </w:rPr>
        <w:t xml:space="preserve"> currently possesses</w:t>
      </w:r>
      <w:r>
        <w:rPr>
          <w:rFonts w:cs="Times New Roman"/>
          <w:szCs w:val="24"/>
        </w:rPr>
        <w:t xml:space="preserve">. </w:t>
      </w:r>
      <w:r w:rsidR="00FC3728">
        <w:rPr>
          <w:rFonts w:cs="Times New Roman"/>
          <w:szCs w:val="24"/>
        </w:rPr>
        <w:t xml:space="preserve">There is no need to go in detail for this equation (there are entire books about it) because it is mainly used to understand how to </w:t>
      </w:r>
      <w:r w:rsidR="00AB3B11">
        <w:rPr>
          <w:rFonts w:cs="Times New Roman"/>
          <w:szCs w:val="24"/>
        </w:rPr>
        <w:t>micro-</w:t>
      </w:r>
      <w:r w:rsidR="00FC3728">
        <w:rPr>
          <w:rFonts w:cs="Times New Roman"/>
          <w:szCs w:val="24"/>
        </w:rPr>
        <w:t>manage a company</w:t>
      </w:r>
      <w:r w:rsidR="00AB3B11">
        <w:rPr>
          <w:rFonts w:cs="Times New Roman"/>
          <w:szCs w:val="24"/>
        </w:rPr>
        <w:t xml:space="preserve"> [4]</w:t>
      </w:r>
      <w:r w:rsidR="00FC3728">
        <w:rPr>
          <w:rFonts w:cs="Times New Roman"/>
          <w:szCs w:val="24"/>
        </w:rPr>
        <w:t>. However, it is important to note that the Assets represent everything on the company</w:t>
      </w:r>
      <w:r w:rsidR="00230422">
        <w:rPr>
          <w:rFonts w:cs="Times New Roman"/>
          <w:szCs w:val="24"/>
        </w:rPr>
        <w:t>:</w:t>
      </w:r>
      <w:r w:rsidR="00FC3728">
        <w:rPr>
          <w:rFonts w:cs="Times New Roman"/>
          <w:szCs w:val="24"/>
        </w:rPr>
        <w:t xml:space="preserve"> assets include all their possessions</w:t>
      </w:r>
      <w:r w:rsidR="00AB3B11">
        <w:rPr>
          <w:rFonts w:cs="Times New Roman"/>
          <w:szCs w:val="24"/>
        </w:rPr>
        <w:t xml:space="preserve"> (buildings, machines, anything that you can purchase)</w:t>
      </w:r>
      <w:r w:rsidR="00FC3728">
        <w:rPr>
          <w:rFonts w:cs="Times New Roman"/>
          <w:szCs w:val="24"/>
        </w:rPr>
        <w:t xml:space="preserve"> and profits. </w:t>
      </w:r>
      <w:ins w:id="268" w:author="Ricardo... Jacome.." w:date="2019-05-26T12:26:00Z">
        <w:r w:rsidR="00B80A0C">
          <w:rPr>
            <w:rFonts w:cs="Times New Roman"/>
            <w:szCs w:val="24"/>
          </w:rPr>
          <w:t>While</w:t>
        </w:r>
      </w:ins>
      <w:ins w:id="269" w:author="Ricardo... Jacome.." w:date="2019-05-26T12:23:00Z">
        <w:r w:rsidR="001D4ACB">
          <w:rPr>
            <w:rFonts w:cs="Times New Roman"/>
            <w:szCs w:val="24"/>
          </w:rPr>
          <w:t xml:space="preserve"> Assets</w:t>
        </w:r>
      </w:ins>
      <w:ins w:id="270" w:author="Ricardo... Jacome.." w:date="2019-05-26T12:26:00Z">
        <w:r w:rsidR="00B80A0C">
          <w:rPr>
            <w:rFonts w:cs="Times New Roman"/>
            <w:szCs w:val="24"/>
          </w:rPr>
          <w:t xml:space="preserve"> </w:t>
        </w:r>
      </w:ins>
      <w:ins w:id="271" w:author="Ricardo... Jacome.." w:date="2019-05-26T12:23:00Z">
        <w:r w:rsidR="001D4ACB">
          <w:rPr>
            <w:rFonts w:cs="Times New Roman"/>
            <w:szCs w:val="24"/>
          </w:rPr>
          <w:t>go up, Liability and Equity will go up as well.</w:t>
        </w:r>
      </w:ins>
      <w:r w:rsidR="00AB3B11">
        <w:rPr>
          <w:rFonts w:cs="Times New Roman"/>
          <w:szCs w:val="24"/>
        </w:rPr>
        <w:t xml:space="preserve"> When profits are high, the Assets side goes up, and so does the Owners Equity, which means that you, as an investor, benefit from that.</w:t>
      </w:r>
      <w:ins w:id="272" w:author="Ricardo... Jacome.." w:date="2019-05-26T12:23:00Z">
        <w:r w:rsidR="001D4ACB">
          <w:rPr>
            <w:rFonts w:cs="Times New Roman"/>
            <w:szCs w:val="24"/>
          </w:rPr>
          <w:t xml:space="preserve"> </w:t>
        </w:r>
      </w:ins>
      <w:r w:rsidR="00AB3B11">
        <w:rPr>
          <w:rFonts w:cs="Times New Roman"/>
          <w:szCs w:val="24"/>
        </w:rPr>
        <w:t>However, at the “early” stages of a company</w:t>
      </w:r>
      <w:r w:rsidR="00FC3728">
        <w:rPr>
          <w:rFonts w:cs="Times New Roman"/>
          <w:szCs w:val="24"/>
        </w:rPr>
        <w:t>, to make profits, it is needed to first get some borrowed money in the form of liabilities (bank loans, etc.) a</w:t>
      </w:r>
      <w:r w:rsidR="00AB3B11">
        <w:rPr>
          <w:rFonts w:cs="Times New Roman"/>
          <w:szCs w:val="24"/>
        </w:rPr>
        <w:t>nd/or</w:t>
      </w:r>
      <w:r w:rsidR="00FC3728">
        <w:rPr>
          <w:rFonts w:cs="Times New Roman"/>
          <w:szCs w:val="24"/>
        </w:rPr>
        <w:t xml:space="preserve"> </w:t>
      </w:r>
      <w:r w:rsidR="00DF3E2B">
        <w:rPr>
          <w:rFonts w:cs="Times New Roman"/>
          <w:szCs w:val="24"/>
        </w:rPr>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w:t>
      </w:r>
      <w:r>
        <w:rPr>
          <w:rFonts w:cs="Times New Roman"/>
          <w:szCs w:val="24"/>
        </w:rPr>
        <w:lastRenderedPageBreak/>
        <w:t>for equity, the company is not obligated to pay shareholders anything in the case the company goes b</w:t>
      </w:r>
      <w:r w:rsidR="00DF3E2B">
        <w:rPr>
          <w:rFonts w:cs="Times New Roman"/>
          <w:szCs w:val="24"/>
        </w:rPr>
        <w:t xml:space="preserve">ankrupt. </w:t>
      </w:r>
    </w:p>
    <w:p w14:paraId="412D7875" w14:textId="35F6E686" w:rsidR="00DF3E2B" w:rsidRPr="0069355C" w:rsidRDefault="00DF3E2B" w:rsidP="00FC3728">
      <w:pPr>
        <w:jc w:val="both"/>
        <w:rPr>
          <w:rFonts w:cs="Times New Roman"/>
          <w:szCs w:val="24"/>
          <w:u w:val="single"/>
        </w:rPr>
      </w:pPr>
      <w:r>
        <w:rPr>
          <w:rFonts w:cs="Times New Roman"/>
          <w:szCs w:val="24"/>
        </w:rPr>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w:t>
      </w:r>
      <w:ins w:id="273" w:author="Ricardo... Jacome.." w:date="2019-05-26T12:27:00Z">
        <w:r w:rsidR="00B80A0C">
          <w:rPr>
            <w:rFonts w:cs="Times New Roman"/>
            <w:szCs w:val="24"/>
          </w:rPr>
          <w:t xml:space="preserve"> Other reasons to sell stock instead of </w:t>
        </w:r>
      </w:ins>
      <w:r w:rsidR="00AB3B11">
        <w:rPr>
          <w:rFonts w:cs="Times New Roman"/>
          <w:szCs w:val="24"/>
        </w:rPr>
        <w:t xml:space="preserve">acquiring </w:t>
      </w:r>
      <w:ins w:id="274" w:author="Ricardo... Jacome.." w:date="2019-05-26T12:27:00Z">
        <w:r w:rsidR="00B80A0C">
          <w:rPr>
            <w:rFonts w:cs="Times New Roman"/>
            <w:szCs w:val="24"/>
          </w:rPr>
          <w:t>loans is that</w:t>
        </w:r>
      </w:ins>
      <w:del w:id="275" w:author="Ricardo... Jacome.." w:date="2019-05-26T12:27:00Z">
        <w:r w:rsidDel="00B80A0C">
          <w:rPr>
            <w:rFonts w:cs="Times New Roman"/>
            <w:szCs w:val="24"/>
          </w:rPr>
          <w:delText xml:space="preserve"> Sometimes, the</w:delText>
        </w:r>
      </w:del>
      <w:r>
        <w:rPr>
          <w:rFonts w:cs="Times New Roman"/>
          <w:szCs w:val="24"/>
        </w:rPr>
        <w:t xml:space="preserv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1EEEBB93"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w:t>
      </w:r>
      <w:ins w:id="276" w:author="Ricardo... Jacome.." w:date="2019-05-26T12:28:00Z">
        <w:r w:rsidR="00B80A0C">
          <w:rPr>
            <w:rFonts w:cs="Times New Roman"/>
            <w:szCs w:val="24"/>
          </w:rPr>
          <w:t xml:space="preserve">There are many definitions that are given for Stock Prices, some are simple, and some are complicated. </w:t>
        </w:r>
      </w:ins>
      <w:ins w:id="277" w:author="Ricardo... Jacome.." w:date="2019-05-26T12:29:00Z">
        <w:r w:rsidR="00B80A0C">
          <w:rPr>
            <w:rFonts w:cs="Times New Roman"/>
            <w:szCs w:val="24"/>
          </w:rPr>
          <w:t xml:space="preserve">Let us start with the simple one first </w:t>
        </w:r>
      </w:ins>
      <w:del w:id="278" w:author="Ricardo... Jacome.." w:date="2019-05-26T12:28:00Z">
        <w:r w:rsidDel="00B80A0C">
          <w:rPr>
            <w:rFonts w:cs="Times New Roman"/>
            <w:szCs w:val="24"/>
          </w:rPr>
          <w:delText>The idea is simple</w:delText>
        </w:r>
      </w:del>
      <w:r>
        <w:rPr>
          <w:rFonts w:cs="Times New Roman"/>
          <w:szCs w:val="24"/>
        </w:rPr>
        <w:t xml:space="preserv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r>
              <w:ins w:id="279" w:author="Ricardo... Jacome.." w:date="2019-05-26T12:29:00Z">
                <w:rPr>
                  <w:rFonts w:ascii="Cambria Math" w:hAnsi="Cambria Math" w:cs="Times New Roman"/>
                  <w:szCs w:val="24"/>
                </w:rPr>
                <m:t>s</m:t>
              </w:ins>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ins w:id="280" w:author="Ricardo... Jacome.." w:date="2019-05-26T12:30:00Z">
        <w:r w:rsidR="00B80A0C">
          <w:rPr>
            <w:rFonts w:eastAsiaTheme="minorEastAsia" w:cs="Times New Roman"/>
            <w:szCs w:val="24"/>
          </w:rPr>
          <w:t xml:space="preserve"> so each company will make as many shares available to the public as they need</w:t>
        </w:r>
      </w:ins>
      <w:del w:id="281" w:author="Ricardo... Jacome.." w:date="2019-05-26T12:29:00Z">
        <w:r w:rsidDel="00B80A0C">
          <w:rPr>
            <w:rFonts w:eastAsiaTheme="minorEastAsia" w:cs="Times New Roman"/>
            <w:szCs w:val="24"/>
          </w:rPr>
          <w:delText>.</w:delText>
        </w:r>
      </w:del>
      <w:r w:rsidR="00D02743">
        <w:rPr>
          <w:rFonts w:eastAsiaTheme="minorEastAsia" w:cs="Times New Roman"/>
          <w:szCs w:val="24"/>
        </w:rPr>
        <w:t xml:space="preserve"> </w:t>
      </w:r>
      <w:ins w:id="282" w:author="Ricardo... Jacome.." w:date="2019-05-26T12:31:00Z">
        <w:r w:rsidR="00B80A0C" w:rsidRPr="00B80A0C">
          <w:rPr>
            <w:rFonts w:eastAsiaTheme="minorEastAsia" w:cs="Times New Roman"/>
            <w:szCs w:val="24"/>
            <w:highlight w:val="cyan"/>
            <w:rPrChange w:id="283" w:author="Ricardo... Jacome.." w:date="2019-05-26T12:32:00Z">
              <w:rPr>
                <w:rFonts w:eastAsiaTheme="minorEastAsia" w:cs="Times New Roman"/>
                <w:szCs w:val="24"/>
              </w:rPr>
            </w:rPrChange>
          </w:rPr>
          <w:t>The stock price has more to it than just a number and will be explained later in Chapter X.</w:t>
        </w:r>
        <w:r w:rsidR="00B80A0C">
          <w:rPr>
            <w:rFonts w:eastAsiaTheme="minorEastAsia" w:cs="Times New Roman"/>
            <w:szCs w:val="24"/>
          </w:rPr>
          <w:t xml:space="preserve"> </w:t>
        </w:r>
      </w:ins>
    </w:p>
    <w:p w14:paraId="4A401BF6" w14:textId="0B60423B"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1E87322B" w:rsidR="00EF71F8" w:rsidRPr="00EF71F8" w:rsidDel="0066404C" w:rsidRDefault="00EF71F8" w:rsidP="00EF71F8">
      <w:pPr>
        <w:pStyle w:val="Heading2"/>
        <w:rPr>
          <w:del w:id="284" w:author="Ricardo... Jacome.." w:date="2019-05-26T12:09:00Z"/>
        </w:rPr>
      </w:pPr>
      <w:bookmarkStart w:id="285" w:name="_Toc530873162"/>
      <w:del w:id="286" w:author="Ricardo... Jacome.." w:date="2019-05-26T12:09:00Z">
        <w:r w:rsidRPr="00B914BF" w:rsidDel="0066404C">
          <w:delText>W</w:delText>
        </w:r>
        <w:r w:rsidDel="0066404C">
          <w:delText>here are Stock Transactions made?</w:delText>
        </w:r>
        <w:bookmarkEnd w:id="285"/>
      </w:del>
    </w:p>
    <w:p w14:paraId="31060BA0" w14:textId="35A13E90" w:rsidR="00EF71F8" w:rsidDel="0066404C" w:rsidRDefault="00EF71F8" w:rsidP="00FC3728">
      <w:pPr>
        <w:jc w:val="both"/>
        <w:rPr>
          <w:del w:id="287" w:author="Ricardo... Jacome.." w:date="2019-05-26T12:09:00Z"/>
        </w:rPr>
      </w:pPr>
      <w:del w:id="288" w:author="Ricardo... Jacome.." w:date="2019-05-26T12:09:00Z">
        <w:r w:rsidDel="0066404C">
          <w:delText>Finally, let us clarify what is “the market</w:delText>
        </w:r>
        <w:r w:rsidR="00B94A8D" w:rsidDel="0066404C">
          <w:delText>.</w:delText>
        </w:r>
        <w:r w:rsidDel="0066404C">
          <w:delTex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delText>
        </w:r>
        <w:r w:rsidR="00A271F5" w:rsidDel="0066404C">
          <w:delText>cation the market is</w:delText>
        </w:r>
        <w:r w:rsidDel="0066404C">
          <w:delText xml:space="preserve">. For NYSE, trading hours go from 9:30 am to 4:00 pm EST (Eastern Time). </w:delText>
        </w:r>
      </w:del>
    </w:p>
    <w:p w14:paraId="5DD1EAA3" w14:textId="6A0BA4FD" w:rsidR="00DF3E2B" w:rsidRDefault="00DF3E2B" w:rsidP="00DF3E2B">
      <w:pPr>
        <w:pStyle w:val="Heading2"/>
      </w:pPr>
      <w:bookmarkStart w:id="289" w:name="_Toc530873163"/>
      <w:r>
        <w:t>Different</w:t>
      </w:r>
      <w:ins w:id="290" w:author="Ricardo... Jacome.." w:date="2019-05-26T12:14:00Z">
        <w:r w:rsidR="0066404C">
          <w:t xml:space="preserve"> Stock</w:t>
        </w:r>
      </w:ins>
      <w:r>
        <w:t xml:space="preserve"> </w:t>
      </w:r>
      <w:r w:rsidR="0048764D">
        <w:t>I</w:t>
      </w:r>
      <w:r>
        <w:t xml:space="preserve">nvestment </w:t>
      </w:r>
      <w:r w:rsidR="0048764D">
        <w:t>T</w:t>
      </w:r>
      <w:r>
        <w:t>ypes</w:t>
      </w:r>
      <w:bookmarkEnd w:id="289"/>
    </w:p>
    <w:p w14:paraId="2AE486D8" w14:textId="5E2EDEB1"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w:t>
      </w:r>
      <w:ins w:id="291" w:author="Ricardo... Jacome.." w:date="2019-05-26T12:15:00Z">
        <w:r w:rsidR="0066404C">
          <w:rPr>
            <w:rFonts w:cs="Times New Roman"/>
            <w:szCs w:val="24"/>
          </w:rPr>
          <w:t>kinds of stock exists</w:t>
        </w:r>
      </w:ins>
      <w:del w:id="292" w:author="Ricardo... Jacome.." w:date="2019-05-26T12:15:00Z">
        <w:r w:rsidR="0069355C" w:rsidDel="0066404C">
          <w:rPr>
            <w:rFonts w:cs="Times New Roman"/>
            <w:szCs w:val="24"/>
          </w:rPr>
          <w:delText>els</w:delText>
        </w:r>
      </w:del>
      <w:del w:id="293" w:author="Ricardo... Jacome.." w:date="2019-05-26T12:14:00Z">
        <w:r w:rsidR="0069355C" w:rsidDel="0066404C">
          <w:rPr>
            <w:rFonts w:cs="Times New Roman"/>
            <w:szCs w:val="24"/>
          </w:rPr>
          <w:delText>e is out there to buy</w:delText>
        </w:r>
      </w:del>
      <w:r w:rsidR="0069355C">
        <w:rPr>
          <w:rFonts w:cs="Times New Roman"/>
          <w:szCs w:val="24"/>
        </w:rPr>
        <w:t>.</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w:t>
      </w:r>
      <w:ins w:id="294" w:author="Ricardo... Jacome.." w:date="2019-05-27T16:32:00Z">
        <w:r w:rsidR="008B49BC">
          <w:rPr>
            <w:rFonts w:cs="Times New Roman"/>
            <w:b/>
            <w:szCs w:val="24"/>
          </w:rPr>
          <w:t xml:space="preserve">an </w:t>
        </w:r>
      </w:ins>
      <w:r w:rsidR="0007066B">
        <w:rPr>
          <w:rFonts w:cs="Times New Roman"/>
          <w:b/>
          <w:szCs w:val="24"/>
        </w:rPr>
        <w:t xml:space="preserve">early </w:t>
      </w:r>
      <w:ins w:id="295" w:author="Ricardo... Jacome.." w:date="2019-05-27T16:32:00Z">
        <w:r w:rsidR="008B49BC">
          <w:rPr>
            <w:rFonts w:cs="Times New Roman"/>
            <w:b/>
            <w:szCs w:val="24"/>
          </w:rPr>
          <w:t>st</w:t>
        </w:r>
      </w:ins>
      <w:r w:rsidR="0007066B">
        <w:rPr>
          <w:rFonts w:cs="Times New Roman"/>
          <w:b/>
          <w:szCs w:val="24"/>
        </w:rPr>
        <w:t>age</w:t>
      </w:r>
      <w:ins w:id="296" w:author="Ricardo... Jacome.." w:date="2019-05-27T16:32:00Z">
        <w:r w:rsidR="008B49BC">
          <w:rPr>
            <w:rFonts w:cs="Times New Roman"/>
            <w:b/>
            <w:szCs w:val="24"/>
          </w:rPr>
          <w:t xml:space="preserve"> of investment</w:t>
        </w:r>
      </w:ins>
      <w:r w:rsidR="0007066B">
        <w:rPr>
          <w:rFonts w:cs="Times New Roman"/>
          <w:b/>
          <w:szCs w:val="24"/>
        </w:rPr>
        <w:t>,</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w:t>
      </w:r>
      <w:r w:rsidR="00AB3B11">
        <w:rPr>
          <w:rFonts w:cs="Times New Roman"/>
          <w:szCs w:val="24"/>
        </w:rPr>
        <w:t xml:space="preserve"> </w:t>
      </w:r>
      <w:r w:rsidR="0069355C">
        <w:rPr>
          <w:rFonts w:cs="Times New Roman"/>
          <w:szCs w:val="24"/>
        </w:rPr>
        <w:t>s</w:t>
      </w:r>
      <w:r w:rsidR="00AB3B11">
        <w:rPr>
          <w:rFonts w:cs="Times New Roman"/>
          <w:szCs w:val="24"/>
        </w:rPr>
        <w:t>ources of income</w:t>
      </w:r>
      <w:r w:rsidR="0069355C">
        <w:rPr>
          <w:rFonts w:cs="Times New Roman"/>
          <w:szCs w:val="24"/>
        </w:rPr>
        <w:t xml:space="preserve">.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1E93516E" w:rsidR="002716A8" w:rsidRPr="00EF71F8" w:rsidDel="0066404C" w:rsidRDefault="00EF71F8" w:rsidP="00EF71F8">
      <w:pPr>
        <w:rPr>
          <w:del w:id="297" w:author="Ricardo... Jacome.." w:date="2019-05-26T12:14:00Z"/>
          <w:i/>
          <w:iCs/>
          <w:highlight w:val="yellow"/>
        </w:rPr>
      </w:pPr>
      <w:del w:id="298" w:author="Ricardo... Jacome.." w:date="2019-05-26T12:14:00Z">
        <w:r w:rsidDel="0066404C">
          <w:rPr>
            <w:rFonts w:cs="Times New Roman"/>
            <w:i/>
            <w:szCs w:val="24"/>
          </w:rPr>
          <w:delText>Note that an asterisk * indicates that the investment is supported by Robinhood.</w:delText>
        </w:r>
      </w:del>
    </w:p>
    <w:p w14:paraId="6CAA0F38" w14:textId="46667909" w:rsidR="0069355C" w:rsidRDefault="00EF71F8" w:rsidP="00102124">
      <w:pPr>
        <w:jc w:val="both"/>
      </w:pPr>
      <w:del w:id="299"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del w:id="300" w:author="Ricardo... Jacome.." w:date="2019-05-26T12:14:00Z">
        <w:r w:rsidDel="0066404C">
          <w:rPr>
            <w:rFonts w:eastAsia="Times New Roman" w:cs="Times New Roman"/>
            <w:b/>
            <w:bCs/>
            <w:szCs w:val="24"/>
          </w:rPr>
          <w:lastRenderedPageBreak/>
          <w:delText>*</w:delText>
        </w:r>
      </w:del>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A3A9630" w:rsidR="0069355C" w:rsidDel="0066404C" w:rsidRDefault="6F6A6322" w:rsidP="00102124">
      <w:pPr>
        <w:jc w:val="both"/>
        <w:rPr>
          <w:del w:id="301" w:author="Ricardo... Jacome.." w:date="2019-05-26T12:12:00Z"/>
        </w:rPr>
      </w:pPr>
      <w:del w:id="302" w:author="Ricardo... Jacome.." w:date="2019-05-26T12:12:00Z">
        <w:r w:rsidRPr="6F6A6322" w:rsidDel="0066404C">
          <w:rPr>
            <w:rFonts w:eastAsia="Times New Roman" w:cs="Times New Roman"/>
            <w:b/>
            <w:bCs/>
            <w:szCs w:val="24"/>
          </w:rPr>
          <w:delText>Bonds:</w:delText>
        </w:r>
        <w:r w:rsidRPr="6F6A6322" w:rsidDel="0066404C">
          <w:rPr>
            <w:rFonts w:eastAsia="Times New Roman" w:cs="Times New Roman"/>
            <w:szCs w:val="24"/>
          </w:rPr>
          <w:delTex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delText>
        </w:r>
      </w:del>
    </w:p>
    <w:p w14:paraId="372134B8" w14:textId="60E24271" w:rsidR="0069355C" w:rsidRPr="0042000D" w:rsidRDefault="00EF71F8" w:rsidP="6F6A6322">
      <w:pPr>
        <w:jc w:val="both"/>
        <w:rPr>
          <w:rFonts w:eastAsia="Times New Roman" w:cs="Times New Roman"/>
          <w:szCs w:val="24"/>
        </w:rPr>
      </w:pPr>
      <w:del w:id="303" w:author="Ricardo... Jacome.." w:date="2019-05-26T12:14:00Z">
        <w:r w:rsidDel="0066404C">
          <w:rPr>
            <w:rFonts w:eastAsia="Times New Roman" w:cs="Times New Roman"/>
            <w:b/>
            <w:bCs/>
            <w:szCs w:val="24"/>
          </w:rPr>
          <w:delText>*</w:delText>
        </w:r>
      </w:del>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w:t>
      </w:r>
      <w:proofErr w:type="gramStart"/>
      <w:r w:rsidR="6F6A6322" w:rsidRPr="6F6A6322">
        <w:rPr>
          <w:rFonts w:eastAsia="Times New Roman" w:cs="Times New Roman"/>
          <w:szCs w:val="24"/>
        </w:rPr>
        <w:t>are in charge of</w:t>
      </w:r>
      <w:proofErr w:type="gramEnd"/>
      <w:r w:rsidR="6F6A6322" w:rsidRPr="6F6A6322">
        <w:rPr>
          <w:rFonts w:eastAsia="Times New Roman" w:cs="Times New Roman"/>
          <w:szCs w:val="24"/>
        </w:rPr>
        <w:t xml:space="preserve">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0038A2EB"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del w:id="304" w:author="Ricardo... Jacome.." w:date="2019-05-26T13:42:00Z">
        <w:r w:rsidR="00840931" w:rsidDel="00A71BD8">
          <w:rPr>
            <w:rFonts w:eastAsia="Times New Roman" w:cs="Times New Roman"/>
            <w:szCs w:val="24"/>
          </w:rPr>
          <w:delText>So</w:delText>
        </w:r>
      </w:del>
      <w:ins w:id="305" w:author="Ricardo... Jacome.." w:date="2019-05-26T13:42:00Z">
        <w:r w:rsidR="00A71BD8">
          <w:rPr>
            <w:rFonts w:eastAsia="Times New Roman" w:cs="Times New Roman"/>
            <w:szCs w:val="24"/>
          </w:rPr>
          <w:t>So,</w:t>
        </w:r>
      </w:ins>
      <w:r w:rsidR="00840931">
        <w:rPr>
          <w:rFonts w:eastAsia="Times New Roman" w:cs="Times New Roman"/>
          <w:szCs w:val="24"/>
        </w:rPr>
        <w:t xml:space="preserve"> if your portfolio grows faster than the S&amp;P, you are officially “beating the market”</w:t>
      </w:r>
      <w:ins w:id="306" w:author="Ricardo... Jacome.." w:date="2019-05-27T16:30:00Z">
        <w:r w:rsidR="00400363">
          <w:rPr>
            <w:rFonts w:eastAsia="Times New Roman" w:cs="Times New Roman"/>
            <w:szCs w:val="24"/>
          </w:rPr>
          <w:t>.</w:t>
        </w:r>
      </w:ins>
      <w:r w:rsidR="00840931">
        <w:rPr>
          <w:rFonts w:eastAsia="Times New Roman" w:cs="Times New Roman"/>
          <w:szCs w:val="24"/>
        </w:rPr>
        <w:t xml:space="preserve"> </w:t>
      </w:r>
    </w:p>
    <w:p w14:paraId="45F5E061" w14:textId="30E017A5"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w:t>
      </w:r>
      <w:r w:rsidR="00AB3B11">
        <w:rPr>
          <w:rFonts w:eastAsia="Times New Roman" w:cs="Times New Roman"/>
          <w:szCs w:val="24"/>
        </w:rPr>
        <w:t>T</w:t>
      </w:r>
      <w:r w:rsidRPr="6F6A6322">
        <w:rPr>
          <w:rFonts w:eastAsia="Times New Roman" w:cs="Times New Roman"/>
          <w:szCs w:val="24"/>
        </w:rPr>
        <w: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company either goes bankrupt or decides to not give money to the shareholders, there is nothing to do about it. </w:t>
      </w:r>
    </w:p>
    <w:p w14:paraId="365E4025" w14:textId="125ADB61" w:rsidR="0069355C" w:rsidDel="0066404C" w:rsidRDefault="6F6A6322" w:rsidP="00102124">
      <w:pPr>
        <w:jc w:val="both"/>
        <w:rPr>
          <w:del w:id="307" w:author="Ricardo... Jacome.." w:date="2019-05-26T12:12:00Z"/>
        </w:rPr>
      </w:pPr>
      <w:del w:id="308" w:author="Ricardo... Jacome.." w:date="2019-05-26T12:12:00Z">
        <w:r w:rsidRPr="6F6A6322" w:rsidDel="0066404C">
          <w:rPr>
            <w:rFonts w:eastAsia="Times New Roman" w:cs="Times New Roman"/>
            <w:b/>
            <w:bCs/>
            <w:szCs w:val="24"/>
          </w:rPr>
          <w:delText xml:space="preserve">Foreign Exchanges: </w:delText>
        </w:r>
        <w:r w:rsidRPr="6F6A6322" w:rsidDel="0066404C">
          <w:rPr>
            <w:rFonts w:eastAsia="Times New Roman" w:cs="Times New Roman"/>
            <w:szCs w:val="24"/>
          </w:rPr>
          <w:delText>This type of investments involves buying a currency (or money from other countries). The value of foreign exchanges depends heavily on economy, and also offers a slow growth. Recently it is a method not highly recommended.</w:delText>
        </w:r>
      </w:del>
    </w:p>
    <w:p w14:paraId="75FE70DF" w14:textId="0270B835" w:rsidR="0069355C" w:rsidDel="0066404C" w:rsidRDefault="00EF71F8" w:rsidP="00102124">
      <w:pPr>
        <w:jc w:val="both"/>
        <w:rPr>
          <w:del w:id="309" w:author="Ricardo... Jacome.." w:date="2019-05-26T12:12:00Z"/>
        </w:rPr>
      </w:pPr>
      <w:del w:id="310" w:author="Ricardo... Jacome.." w:date="2019-05-26T12:12:00Z">
        <w:r w:rsidDel="0066404C">
          <w:rPr>
            <w:rFonts w:eastAsia="Times New Roman" w:cs="Times New Roman"/>
            <w:b/>
            <w:bCs/>
            <w:szCs w:val="24"/>
          </w:rPr>
          <w:delText>*</w:delText>
        </w:r>
        <w:r w:rsidR="6F6A6322" w:rsidRPr="6F6A6322" w:rsidDel="0066404C">
          <w:rPr>
            <w:rFonts w:eastAsia="Times New Roman" w:cs="Times New Roman"/>
            <w:b/>
            <w:bCs/>
            <w:szCs w:val="24"/>
          </w:rPr>
          <w:delText>Cryptocurrencies:</w:delText>
        </w:r>
        <w:r w:rsidR="6F6A6322" w:rsidRPr="6F6A6322" w:rsidDel="0066404C">
          <w:rPr>
            <w:rFonts w:eastAsia="Times New Roman" w:cs="Times New Roman"/>
            <w:szCs w:val="24"/>
          </w:rPr>
          <w:delTex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delText>
        </w:r>
        <w:r w:rsidR="003F339A" w:rsidRPr="6F6A6322" w:rsidDel="0066404C">
          <w:rPr>
            <w:rFonts w:eastAsia="Times New Roman" w:cs="Times New Roman"/>
            <w:szCs w:val="24"/>
          </w:rPr>
          <w:delText>are always available for trading</w:delText>
        </w:r>
        <w:r w:rsidR="6F6A6322" w:rsidRPr="6F6A6322" w:rsidDel="0066404C">
          <w:rPr>
            <w:rFonts w:eastAsia="Times New Roman" w:cs="Times New Roman"/>
            <w:szCs w:val="24"/>
          </w:rPr>
          <w:delText xml:space="preserve">, all year. </w:delText>
        </w:r>
      </w:del>
    </w:p>
    <w:p w14:paraId="3343C09C" w14:textId="63708A96" w:rsidR="0069355C" w:rsidDel="0066404C" w:rsidRDefault="6F6A6322" w:rsidP="00102124">
      <w:pPr>
        <w:jc w:val="both"/>
        <w:rPr>
          <w:del w:id="311" w:author="Ricardo... Jacome.." w:date="2019-05-26T12:11:00Z"/>
          <w:rFonts w:cs="Times New Roman"/>
          <w:szCs w:val="24"/>
        </w:rPr>
      </w:pPr>
      <w:del w:id="312" w:author="Ricardo... Jacome.." w:date="2019-05-26T12:11:00Z">
        <w:r w:rsidRPr="6F6A6322" w:rsidDel="0066404C">
          <w:rPr>
            <w:rFonts w:eastAsia="Times New Roman" w:cs="Times New Roman"/>
            <w:b/>
            <w:bCs/>
            <w:szCs w:val="24"/>
          </w:rPr>
          <w:delText>Real Estate:</w:delText>
        </w:r>
        <w:r w:rsidRPr="6F6A6322" w:rsidDel="0066404C">
          <w:rPr>
            <w:rFonts w:eastAsia="Times New Roman" w:cs="Times New Roman"/>
            <w:szCs w:val="24"/>
          </w:rPr>
          <w:delTex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delText>
        </w:r>
      </w:del>
    </w:p>
    <w:p w14:paraId="54414208" w14:textId="40D17534" w:rsidR="006B6BE8" w:rsidRDefault="0024198B" w:rsidP="00102124">
      <w:pPr>
        <w:jc w:val="both"/>
        <w:rPr>
          <w:rFonts w:cs="Times New Roman"/>
          <w:szCs w:val="24"/>
        </w:rPr>
      </w:pPr>
      <w:del w:id="313" w:author="Ricardo... Jacome.." w:date="2019-05-26T12:15:00Z">
        <w:r w:rsidDel="0066404C">
          <w:rPr>
            <w:rFonts w:cs="Times New Roman"/>
            <w:szCs w:val="24"/>
          </w:rPr>
          <w:delText>N</w:delText>
        </w:r>
        <w:r w:rsidR="0069355C" w:rsidDel="0066404C">
          <w:rPr>
            <w:rFonts w:cs="Times New Roman"/>
            <w:szCs w:val="24"/>
          </w:rPr>
          <w:delText>ote that not every single type of investment possible</w:delText>
        </w:r>
        <w:r w:rsidR="00911B39" w:rsidDel="0066404C">
          <w:rPr>
            <w:rFonts w:cs="Times New Roman"/>
            <w:szCs w:val="24"/>
          </w:rPr>
          <w:delText xml:space="preserve"> is listed</w:delText>
        </w:r>
        <w:r w:rsidR="0069355C" w:rsidDel="0066404C">
          <w:rPr>
            <w:rFonts w:cs="Times New Roman"/>
            <w:szCs w:val="24"/>
          </w:rPr>
          <w:delText xml:space="preserve">, but just the main ones. </w:delText>
        </w:r>
      </w:del>
      <w:r w:rsidR="0069355C">
        <w:rPr>
          <w:rFonts w:cs="Times New Roman"/>
          <w:szCs w:val="24"/>
        </w:rPr>
        <w:t xml:space="preserve">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w:t>
      </w:r>
      <w:r w:rsidR="00AB3B11">
        <w:rPr>
          <w:rFonts w:cs="Times New Roman"/>
          <w:szCs w:val="24"/>
        </w:rPr>
        <w:t>M</w:t>
      </w:r>
      <w:r w:rsidR="00E1403D">
        <w:rPr>
          <w:rFonts w:cs="Times New Roman"/>
          <w:szCs w:val="24"/>
        </w:rPr>
        <w:t xml:space="preserve">any tools in this guide will not be efficient when entering real estate, but </w:t>
      </w:r>
      <w:r w:rsidR="00AB3B11">
        <w:rPr>
          <w:rFonts w:cs="Times New Roman"/>
          <w:szCs w:val="24"/>
        </w:rPr>
        <w:t>efficient</w:t>
      </w:r>
      <w:r w:rsidR="00E1403D">
        <w:rPr>
          <w:rFonts w:cs="Times New Roman"/>
          <w:szCs w:val="24"/>
        </w:rPr>
        <w:t xml:space="preserve"> in </w:t>
      </w:r>
      <w:r w:rsidR="00AB3B11">
        <w:rPr>
          <w:rFonts w:cs="Times New Roman"/>
          <w:szCs w:val="24"/>
        </w:rPr>
        <w:t xml:space="preserve">selecting </w:t>
      </w:r>
      <w:r w:rsidR="00E1403D">
        <w:rPr>
          <w:rFonts w:cs="Times New Roman"/>
          <w:szCs w:val="24"/>
        </w:rPr>
        <w:t xml:space="preserve">penny stocks.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profits</w:t>
      </w:r>
      <w:r w:rsidR="00AB3B11">
        <w:rPr>
          <w:rFonts w:cs="Times New Roman"/>
          <w:b/>
          <w:szCs w:val="24"/>
          <w:u w:val="single"/>
        </w:rPr>
        <w:t xml:space="preserve"> you can get</w:t>
      </w:r>
      <w:r w:rsidR="0007066B">
        <w:rPr>
          <w:rFonts w:cs="Times New Roman"/>
          <w:szCs w:val="24"/>
        </w:rPr>
        <w:t xml:space="preserve">. </w:t>
      </w:r>
    </w:p>
    <w:p w14:paraId="5971DE9B" w14:textId="38EC09C9" w:rsidR="00A02C22" w:rsidRDefault="00F43A33" w:rsidP="00102124">
      <w:pPr>
        <w:jc w:val="both"/>
        <w:rPr>
          <w:rFonts w:cs="Times New Roman"/>
          <w:szCs w:val="24"/>
        </w:rPr>
      </w:pPr>
      <w:r w:rsidRPr="00AB3B11">
        <w:rPr>
          <w:rFonts w:cs="Times New Roman"/>
          <w:szCs w:val="24"/>
          <w:highlight w:val="yellow"/>
        </w:rPr>
        <w:t xml:space="preserve">Remember </w:t>
      </w:r>
      <w:r w:rsidR="0000164C" w:rsidRPr="00AB3B11">
        <w:rPr>
          <w:rFonts w:cs="Times New Roman"/>
          <w:szCs w:val="24"/>
          <w:highlight w:val="yellow"/>
        </w:rPr>
        <w:t>at the preface where it was mentioned how retirement plans were investment options?</w:t>
      </w:r>
      <w:r w:rsidR="0000164C">
        <w:rPr>
          <w:rFonts w:cs="Times New Roman"/>
          <w:szCs w:val="24"/>
        </w:rPr>
        <w:t xml:space="preserve"> Well, there are </w:t>
      </w:r>
      <w:r w:rsidR="0000164C" w:rsidRPr="00A02C22">
        <w:rPr>
          <w:rFonts w:cs="Times New Roman"/>
          <w:b/>
          <w:szCs w:val="24"/>
        </w:rPr>
        <w:t>two main retirement plan options: 401k and 403b</w:t>
      </w:r>
      <w:r w:rsidR="0000164C">
        <w:rPr>
          <w:rFonts w:cs="Times New Roman"/>
          <w:szCs w:val="24"/>
        </w:rPr>
        <w:t xml:space="preserve">.  When you put money in these accounts, they get saved and get invested on the types of investments that were listed earlier. </w:t>
      </w:r>
      <w:r w:rsidR="0000164C">
        <w:rPr>
          <w:rFonts w:cs="Times New Roman"/>
          <w:szCs w:val="24"/>
        </w:rPr>
        <w:lastRenderedPageBreak/>
        <w:t xml:space="preserve">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from your monthly payments before taxes so that they quantity you get is </w:t>
      </w:r>
      <w:r w:rsidR="0000164C" w:rsidRPr="001D4ACB">
        <w:rPr>
          <w:rFonts w:cs="Times New Roman"/>
          <w:b/>
          <w:szCs w:val="24"/>
          <w:rPrChange w:id="314" w:author="Ricardo... Jacome.." w:date="2019-05-26T12:18:00Z">
            <w:rPr>
              <w:rFonts w:cs="Times New Roman"/>
              <w:szCs w:val="24"/>
            </w:rPr>
          </w:rPrChange>
        </w:rPr>
        <w:t>not affected by taxes</w:t>
      </w:r>
      <w:r w:rsidR="0000164C">
        <w:rPr>
          <w:rFonts w:cs="Times New Roman"/>
          <w:szCs w:val="24"/>
        </w:rPr>
        <w:t xml:space="preserve">. The accessibility part means that </w:t>
      </w:r>
      <w:r w:rsidR="0000164C" w:rsidRPr="001D4ACB">
        <w:rPr>
          <w:rFonts w:cs="Times New Roman"/>
          <w:b/>
          <w:szCs w:val="24"/>
          <w:rPrChange w:id="315" w:author="Ricardo... Jacome.." w:date="2019-05-26T12:18:00Z">
            <w:rPr>
              <w:rFonts w:cs="Times New Roman"/>
              <w:szCs w:val="24"/>
            </w:rPr>
          </w:rPrChange>
        </w:rPr>
        <w:t>the money is not available</w:t>
      </w:r>
      <w:r w:rsidR="0000164C">
        <w:rPr>
          <w:rFonts w:cs="Times New Roman"/>
          <w:szCs w:val="24"/>
        </w:rPr>
        <w:t xml:space="preserv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9204621" w14:textId="4EBB6FA3" w:rsidR="001D4ACB" w:rsidRDefault="00A02C22" w:rsidP="00A02C22">
      <w:pPr>
        <w:jc w:val="both"/>
        <w:rPr>
          <w:ins w:id="316" w:author="Ricardo... Jacome.." w:date="2019-05-26T12:17:00Z"/>
          <w:rFonts w:cs="Times New Roman"/>
          <w:szCs w:val="24"/>
        </w:rPr>
      </w:pPr>
      <w:r>
        <w:rPr>
          <w:rFonts w:cs="Times New Roman"/>
          <w:szCs w:val="24"/>
        </w:rPr>
        <w:t xml:space="preserve">However, we must look at another type of retirement option which is: Social Security. This type of plan is not an investment, but money that gets collected from taxes and is used to provide another 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proofErr w:type="gramStart"/>
      <w:r w:rsidR="0042000D">
        <w:rPr>
          <w:rFonts w:cs="Times New Roman"/>
          <w:szCs w:val="24"/>
        </w:rPr>
        <w:t>!)</w:t>
      </w:r>
      <w:ins w:id="317" w:author="Ricardo... Jacome.." w:date="2019-05-26T12:17:00Z">
        <w:r w:rsidR="001D4ACB">
          <w:rPr>
            <w:rFonts w:cs="Times New Roman"/>
            <w:szCs w:val="24"/>
          </w:rPr>
          <w:t>[</w:t>
        </w:r>
        <w:proofErr w:type="gramEnd"/>
        <w:r w:rsidR="001D4ACB">
          <w:rPr>
            <w:rFonts w:cs="Times New Roman"/>
            <w:szCs w:val="24"/>
          </w:rPr>
          <w:t>2]</w:t>
        </w:r>
      </w:ins>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w:t>
      </w:r>
    </w:p>
    <w:p w14:paraId="785C5B04" w14:textId="191B992C" w:rsidR="000D21AE" w:rsidRDefault="001D4ACB" w:rsidP="00A02C22">
      <w:pPr>
        <w:jc w:val="both"/>
        <w:rPr>
          <w:rFonts w:cs="Times New Roman"/>
          <w:szCs w:val="24"/>
        </w:rPr>
      </w:pPr>
      <w:ins w:id="318" w:author="Ricardo... Jacome.." w:date="2019-05-26T12:17:00Z">
        <w:r>
          <w:fldChar w:fldCharType="begin"/>
        </w:r>
        <w:r>
          <w:instrText xml:space="preserve"> HYPERLINK "https://www.ssa.gov/policy/docs/ssb/v70n3/v70n3p111.html" </w:instrText>
        </w:r>
        <w:r>
          <w:fldChar w:fldCharType="separate"/>
        </w:r>
        <w:r>
          <w:rPr>
            <w:rStyle w:val="Hyperlink"/>
          </w:rPr>
          <w:t>https://www.ssa.gov/policy/docs/ssb/v70n3/v70n3p111.html</w:t>
        </w:r>
        <w:r>
          <w:fldChar w:fldCharType="end"/>
        </w:r>
      </w:ins>
      <w:r w:rsidR="00A02C22">
        <w:rPr>
          <w:rFonts w:cs="Times New Roman"/>
          <w:szCs w:val="24"/>
        </w:rPr>
        <w:t xml:space="preserve"> </w:t>
      </w:r>
    </w:p>
    <w:p w14:paraId="3753C5E7" w14:textId="14F78C28" w:rsidR="006B6BE8" w:rsidRDefault="00F57E36" w:rsidP="006B6BE8">
      <w:pPr>
        <w:pStyle w:val="Heading1"/>
      </w:pPr>
      <w:bookmarkStart w:id="319" w:name="_Toc530873164"/>
      <w:ins w:id="320" w:author="Ricardo... Jacome.." w:date="2019-05-27T20:17:00Z">
        <w:r>
          <w:t xml:space="preserve">  </w:t>
        </w:r>
      </w:ins>
      <w:r w:rsidR="006B6BE8">
        <w:t xml:space="preserve">Chapter </w:t>
      </w:r>
      <w:ins w:id="321" w:author="Ricardo... Jacome.." w:date="2019-05-26T12:35:00Z">
        <w:r w:rsidR="00B80A0C">
          <w:t>2</w:t>
        </w:r>
      </w:ins>
      <w:del w:id="322" w:author="Ricardo... Jacome.." w:date="2019-05-26T12:35:00Z">
        <w:r w:rsidR="006B6BE8" w:rsidDel="00B80A0C">
          <w:delText>3</w:delText>
        </w:r>
      </w:del>
      <w:r w:rsidR="006B6BE8">
        <w:t xml:space="preserve">: </w:t>
      </w:r>
      <w:ins w:id="323" w:author="Ricardo... Jacome.." w:date="2019-05-26T12:35:00Z">
        <w:r w:rsidR="00B80A0C">
          <w:t xml:space="preserve">Stock </w:t>
        </w:r>
      </w:ins>
      <w:r w:rsidR="00FF2942">
        <w:t>Investing</w:t>
      </w:r>
      <w:ins w:id="324" w:author="Ricardo... Jacome.." w:date="2019-05-26T12:35:00Z">
        <w:r w:rsidR="00B80A0C">
          <w:t xml:space="preserve"> in a Nutshell</w:t>
        </w:r>
      </w:ins>
      <w:del w:id="325" w:author="Ricardo... Jacome.." w:date="2019-05-26T12:35:00Z">
        <w:r w:rsidR="006B6BE8" w:rsidDel="00B80A0C">
          <w:delText>Classification of Trends</w:delText>
        </w:r>
      </w:del>
      <w:bookmarkEnd w:id="319"/>
      <w:r w:rsidR="006B6BE8">
        <w:t xml:space="preserve"> </w:t>
      </w:r>
    </w:p>
    <w:p w14:paraId="1908E63F" w14:textId="0AF6DC14" w:rsidR="00DA3180" w:rsidRDefault="00DA3180" w:rsidP="00DA3180">
      <w:pPr>
        <w:rPr>
          <w:ins w:id="326" w:author="Ricardo... Jacome.." w:date="2019-05-26T12:35:00Z"/>
        </w:rPr>
      </w:pPr>
    </w:p>
    <w:p w14:paraId="3B65B00D" w14:textId="34C75554" w:rsidR="00B80A0C" w:rsidRPr="00B80A0C" w:rsidRDefault="00B80A0C" w:rsidP="00DA3180">
      <w:pPr>
        <w:rPr>
          <w:sz w:val="36"/>
          <w:szCs w:val="36"/>
          <w:rPrChange w:id="327" w:author="Ricardo... Jacome.." w:date="2019-05-26T12:36:00Z">
            <w:rPr/>
          </w:rPrChange>
        </w:rPr>
      </w:pPr>
      <w:ins w:id="328" w:author="Ricardo... Jacome.." w:date="2019-05-26T12:35:00Z">
        <w:r w:rsidRPr="00B80A0C">
          <w:rPr>
            <w:sz w:val="36"/>
            <w:szCs w:val="36"/>
            <w:rPrChange w:id="329" w:author="Ricardo... Jacome.." w:date="2019-05-26T12:36:00Z">
              <w:rPr/>
            </w:rPrChange>
          </w:rPr>
          <w:t>The Ba</w:t>
        </w:r>
      </w:ins>
      <w:ins w:id="330" w:author="Ricardo... Jacome.." w:date="2019-05-26T12:36:00Z">
        <w:r w:rsidRPr="00B80A0C">
          <w:rPr>
            <w:sz w:val="36"/>
            <w:szCs w:val="36"/>
            <w:rPrChange w:id="331" w:author="Ricardo... Jacome.." w:date="2019-05-26T12:36:00Z">
              <w:rPr/>
            </w:rPrChange>
          </w:rPr>
          <w:t>sics</w:t>
        </w:r>
      </w:ins>
    </w:p>
    <w:p w14:paraId="676CEF07" w14:textId="0FFE811D" w:rsidR="0048764D" w:rsidRDefault="00E5230D" w:rsidP="0048764D">
      <w:pPr>
        <w:jc w:val="both"/>
      </w:pPr>
      <w:r>
        <w:t>Now that investment types have been defined, it is time to go into the good stuff from this guide</w:t>
      </w:r>
      <w:r w:rsidR="00FF2942">
        <w:t>:</w:t>
      </w:r>
      <w:ins w:id="332" w:author="Ricardo... Jacome.." w:date="2019-05-26T12:38:00Z">
        <w:r w:rsidR="005127D8">
          <w:t xml:space="preserve"> </w:t>
        </w:r>
      </w:ins>
      <w:r w:rsidR="00FF2942">
        <w:t>“</w:t>
      </w:r>
      <w:ins w:id="333" w:author="Ricardo... Jacome.." w:date="2019-05-26T12:38:00Z">
        <w:r w:rsidR="005127D8">
          <w:t>How to understand stocks</w:t>
        </w:r>
      </w:ins>
      <w:r w:rsidR="00FF2942">
        <w:t>”</w:t>
      </w:r>
      <w:ins w:id="334" w:author="Ricardo... Jacome.." w:date="2019-05-26T12:38:00Z">
        <w:r w:rsidR="005127D8">
          <w:t xml:space="preserve">. Some investment books claim that </w:t>
        </w:r>
      </w:ins>
      <w:ins w:id="335" w:author="Ricardo... Jacome.." w:date="2019-05-26T12:39:00Z">
        <w:r w:rsidR="005127D8">
          <w:t>stocks behave in a random matter</w:t>
        </w:r>
      </w:ins>
      <w:ins w:id="336" w:author="Ricardo... Jacome.." w:date="2019-05-26T12:40:00Z">
        <w:r w:rsidR="005127D8">
          <w:t xml:space="preserve"> [3]</w:t>
        </w:r>
      </w:ins>
      <w:ins w:id="337" w:author="Ricardo... Jacome.." w:date="2019-05-26T12:39:00Z">
        <w:r w:rsidR="005127D8">
          <w:t>.</w:t>
        </w:r>
      </w:ins>
      <w:ins w:id="338" w:author="Ricardo... Jacome.." w:date="2019-05-26T12:40:00Z">
        <w:r w:rsidR="005127D8">
          <w:t xml:space="preserve"> </w:t>
        </w:r>
      </w:ins>
      <w:ins w:id="339" w:author="Ricardo... Jacome.." w:date="2019-05-26T12:39:00Z">
        <w:r w:rsidR="005127D8">
          <w:t>For this same reason, it is pretty much useless to try and predict which companies will go up and by how much</w:t>
        </w:r>
      </w:ins>
      <w:ins w:id="340" w:author="Ricardo... Jacome.." w:date="2019-05-26T12:40:00Z">
        <w:r w:rsidR="005127D8">
          <w:t>.</w:t>
        </w:r>
      </w:ins>
      <w:ins w:id="341" w:author="Ricardo... Jacome.." w:date="2019-05-26T12:42:00Z">
        <w:r w:rsidR="005127D8">
          <w:t xml:space="preserve"> </w:t>
        </w:r>
        <w:proofErr w:type="gramStart"/>
        <w:r w:rsidR="005127D8">
          <w:t>Generally speaking, this</w:t>
        </w:r>
        <w:proofErr w:type="gramEnd"/>
        <w:r w:rsidR="005127D8">
          <w:t xml:space="preserve"> is true. Many analysts apply what is called “Technical Analysis</w:t>
        </w:r>
      </w:ins>
      <w:ins w:id="342" w:author="Ricardo... Jacome.." w:date="2019-05-26T12:43:00Z">
        <w:r w:rsidR="005127D8">
          <w:t>”</w:t>
        </w:r>
      </w:ins>
      <w:ins w:id="343" w:author="Ricardo... Jacome.." w:date="2019-05-26T12:42:00Z">
        <w:r w:rsidR="005127D8">
          <w:t xml:space="preserve"> in which stock charts can help forecast the future behavior of the stock.</w:t>
        </w:r>
      </w:ins>
      <w:ins w:id="344" w:author="Ricardo... Jacome.." w:date="2019-05-26T12:43:00Z">
        <w:r w:rsidR="005127D8">
          <w:t xml:space="preserve"> In my personal experience</w:t>
        </w:r>
      </w:ins>
      <w:r w:rsidR="00FF2942">
        <w:t>, and based off research,</w:t>
      </w:r>
      <w:ins w:id="345" w:author="Ricardo... Jacome.." w:date="2019-05-26T12:43:00Z">
        <w:r w:rsidR="005127D8">
          <w:t xml:space="preserve"> technical analysis</w:t>
        </w:r>
      </w:ins>
      <w:ins w:id="346" w:author="Ricardo... Jacome.." w:date="2019-05-26T12:45:00Z">
        <w:r w:rsidR="005127D8">
          <w:t xml:space="preserve"> (</w:t>
        </w:r>
      </w:ins>
      <w:ins w:id="347" w:author="Ricardo... Jacome.." w:date="2019-05-26T12:46:00Z">
        <w:r w:rsidR="005127D8">
          <w:t>also known as charting)</w:t>
        </w:r>
      </w:ins>
      <w:ins w:id="348" w:author="Ricardo... Jacome.." w:date="2019-05-26T12:43:00Z">
        <w:r w:rsidR="005127D8">
          <w:t xml:space="preserve"> </w:t>
        </w:r>
        <w:r w:rsidR="005127D8" w:rsidRPr="005127D8">
          <w:rPr>
            <w:b/>
            <w:u w:val="single"/>
            <w:rPrChange w:id="349" w:author="Ricardo... Jacome.." w:date="2019-05-26T12:46:00Z">
              <w:rPr/>
            </w:rPrChange>
          </w:rPr>
          <w:t>will not provide</w:t>
        </w:r>
        <w:r w:rsidR="005127D8">
          <w:t xml:space="preserve"> you with any insightful information about the </w:t>
        </w:r>
      </w:ins>
      <w:ins w:id="350" w:author="Ricardo... Jacome.." w:date="2019-05-26T12:44:00Z">
        <w:r w:rsidR="005127D8">
          <w:t>companies’</w:t>
        </w:r>
      </w:ins>
      <w:ins w:id="351" w:author="Ricardo... Jacome.." w:date="2019-05-26T12:43:00Z">
        <w:r w:rsidR="005127D8">
          <w:t xml:space="preserve"> future performance. However,</w:t>
        </w:r>
      </w:ins>
      <w:ins w:id="352" w:author="Ricardo... Jacome.." w:date="2019-05-26T12:44:00Z">
        <w:r w:rsidR="005127D8">
          <w:t xml:space="preserve"> (you</w:t>
        </w:r>
      </w:ins>
      <w:ins w:id="353" w:author="Ricardo... Jacome.." w:date="2019-05-26T12:48:00Z">
        <w:r w:rsidR="000F7B97">
          <w:t xml:space="preserve"> should</w:t>
        </w:r>
      </w:ins>
      <w:ins w:id="354" w:author="Ricardo... Jacome.." w:date="2019-05-26T12:44:00Z">
        <w:r w:rsidR="005127D8">
          <w:t xml:space="preserve"> confir</w:t>
        </w:r>
      </w:ins>
      <w:ins w:id="355" w:author="Ricardo... Jacome.." w:date="2019-05-26T12:45:00Z">
        <w:r w:rsidR="005127D8">
          <w:t>m this yourself</w:t>
        </w:r>
      </w:ins>
      <w:r w:rsidR="00FF2942">
        <w:t xml:space="preserve"> if you don’t believe it</w:t>
      </w:r>
      <w:ins w:id="356" w:author="Ricardo... Jacome.." w:date="2019-05-26T12:45:00Z">
        <w:r w:rsidR="005127D8">
          <w:t>), there is one thing that charts will help you</w:t>
        </w:r>
      </w:ins>
      <w:ins w:id="357" w:author="Ricardo... Jacome.." w:date="2019-05-26T12:48:00Z">
        <w:r w:rsidR="000F7B97">
          <w:t xml:space="preserve"> on. That is,</w:t>
        </w:r>
      </w:ins>
      <w:ins w:id="358" w:author="Ricardo... Jacome.." w:date="2019-05-26T12:45:00Z">
        <w:r w:rsidR="005127D8">
          <w:t xml:space="preserve"> on selecting a stock as good candidate for investing or not.</w:t>
        </w:r>
      </w:ins>
      <w:del w:id="359" w:author="Ricardo... Jacome.." w:date="2019-05-26T12:36:00Z">
        <w:r w:rsidDel="005127D8">
          <w:delText xml:space="preserve"> How to understand what you are investi</w:delText>
        </w:r>
      </w:del>
      <w:r>
        <w:t xml:space="preserve"> </w:t>
      </w:r>
      <w:del w:id="360" w:author="Ricardo... Jacome.." w:date="2019-05-26T12:35:00Z">
        <w:r w:rsidDel="00B80A0C">
          <w:delText>Remember that this will be focusing on common stocks</w:delText>
        </w:r>
        <w:r w:rsidR="0048764D" w:rsidDel="00B80A0C">
          <w:delText xml:space="preserve">, so we will be using Robinhood to make our analysis and classifications. </w:delText>
        </w:r>
      </w:del>
      <w:ins w:id="361" w:author="Ricardo... Jacome.." w:date="2019-05-26T12:48:00Z">
        <w:r w:rsidR="000F7B97">
          <w:t xml:space="preserve">In order to do this, we will </w:t>
        </w:r>
      </w:ins>
      <w:ins w:id="362" w:author="Ricardo... Jacome.." w:date="2019-05-27T20:18:00Z">
        <w:r w:rsidR="00F57E36">
          <w:t>look</w:t>
        </w:r>
      </w:ins>
      <w:ins w:id="363" w:author="Ricardo... Jacome.." w:date="2019-05-26T12:48:00Z">
        <w:r w:rsidR="000F7B97">
          <w:t xml:space="preserve"> at the general trends of stocks. </w:t>
        </w:r>
      </w:ins>
      <w:r w:rsidR="0048764D">
        <w:t>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364" w:name="_Toc530873165"/>
      <w:r>
        <w:t>Upwards Trends</w:t>
      </w:r>
      <w:r w:rsidR="00840931">
        <w:t xml:space="preserve"> or “Bullish” Trends</w:t>
      </w:r>
      <w:bookmarkEnd w:id="364"/>
    </w:p>
    <w:p w14:paraId="0000B2D1" w14:textId="71405B17" w:rsidR="0048764D" w:rsidRDefault="0048764D" w:rsidP="00FF2942">
      <w:pPr>
        <w:jc w:val="both"/>
      </w:pPr>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lastRenderedPageBreak/>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12E4CB77" w:rsidR="00BC0BC2" w:rsidRDefault="002C7BE5" w:rsidP="0048764D">
      <w:pPr>
        <w:jc w:val="both"/>
      </w:pPr>
      <w:r>
        <w:t>An u</w:t>
      </w:r>
      <w:r w:rsidR="0048764D">
        <w:t>pward trend, as the name implies is characterized by going up and it can be shown with a straight line</w:t>
      </w:r>
      <w:r>
        <w:t xml:space="preserve"> as shown below</w:t>
      </w:r>
      <w:r w:rsidR="0048764D">
        <w:t xml:space="preserve">. This trend </w:t>
      </w:r>
      <w:r w:rsidR="00C36FE1">
        <w:t>tells</w:t>
      </w:r>
      <w:r w:rsidR="0048764D">
        <w:t xml:space="preserve"> us how well the company is doing</w:t>
      </w:r>
      <w:r>
        <w:t xml:space="preserve"> based on</w:t>
      </w:r>
      <w:r w:rsidR="0048764D">
        <w:t xml:space="preserve"> how </w:t>
      </w:r>
      <w:r>
        <w:t>s</w:t>
      </w:r>
      <w:r w:rsidR="0048764D">
        <w:t xml:space="preserve">teep the </w:t>
      </w:r>
      <w:r>
        <w:t>line looks</w:t>
      </w:r>
      <w:r w:rsidR="0048764D">
        <w:t>.</w:t>
      </w:r>
      <w:r>
        <w:t xml:space="preserve"> With this method, it is now possible to make comparisons in between companies by simply looking at those lines.</w:t>
      </w:r>
      <w:r w:rsidR="0048764D">
        <w:t xml:space="preserve"> Now we will show </w:t>
      </w:r>
      <w:r w:rsidR="00BC0BC2">
        <w:t>2</w:t>
      </w:r>
      <w:r w:rsidR="0048764D">
        <w:t xml:space="preserve"> stocks that offer upward trends and </w:t>
      </w:r>
      <w:r w:rsidR="00FF2942">
        <w:t>their</w:t>
      </w:r>
      <w:r w:rsidR="0048764D">
        <w:t xml:space="preserve"> “linear approximation”</w:t>
      </w:r>
      <w:ins w:id="365" w:author="Ricardo... Jacome.." w:date="2019-05-26T12:50:00Z">
        <w:r w:rsidR="000F7B97">
          <w:t xml:space="preserve"> (a single line that tries to follow the pattern</w:t>
        </w:r>
        <w:del w:id="366" w:author="Ricardo Jacome" w:date="2019-05-30T21:58:00Z">
          <w:r w:rsidR="000F7B97" w:rsidDel="002C7BE5">
            <w:delText xml:space="preserve"> of the stock</w:delText>
          </w:r>
        </w:del>
        <w:r w:rsidR="000F7B97">
          <w:t>)</w:t>
        </w:r>
      </w:ins>
      <w:r w:rsidR="00BC0BC2">
        <w:t xml:space="preserve"> in blue </w:t>
      </w:r>
      <w:r w:rsidR="0048764D">
        <w:t xml:space="preserve">to see how steep </w:t>
      </w:r>
      <w:del w:id="367" w:author="Ricardo Jacome" w:date="2019-05-30T21:59:00Z">
        <w:r w:rsidR="0048764D" w:rsidDel="002C7BE5">
          <w:delText>each one of</w:delText>
        </w:r>
        <w:r w:rsidR="00BC0BC2" w:rsidDel="002C7BE5">
          <w:delText xml:space="preserve"> them is</w:delText>
        </w:r>
      </w:del>
      <w:ins w:id="368" w:author="Ricardo Jacome" w:date="2019-05-30T21:59:00Z">
        <w:r>
          <w:t>lines are</w:t>
        </w:r>
      </w:ins>
      <w:r w:rsidR="00BC0BC2">
        <w:t>.</w:t>
      </w:r>
    </w:p>
    <w:p w14:paraId="61FE204D" w14:textId="7CA77561" w:rsidR="0048764D" w:rsidRDefault="00A271F5" w:rsidP="00A271F5">
      <w:pPr>
        <w:jc w:val="center"/>
      </w:pPr>
      <w:r>
        <w:rPr>
          <w:noProof/>
        </w:rPr>
        <w:lastRenderedPageBreak/>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121E1D05"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xml:space="preserve">. Apple has 34.45% and NVIDIA has 50.13%. Even though this analysis seems simple, you can run through other platforms where information shows too many trends that can be really confusing for the </w:t>
      </w:r>
      <w:r w:rsidR="00FF2942">
        <w:t>beginner</w:t>
      </w:r>
      <w:r w:rsidR="00617EBC">
        <w:t xml:space="preserve"> investors. To show how</w:t>
      </w:r>
      <w:r w:rsidR="00926D01">
        <w:t xml:space="preserve"> </w:t>
      </w:r>
      <w:r w:rsidR="00617EBC">
        <w:t>complicated this can get, let us see an example from Yahoo Finance that has some indicators</w:t>
      </w:r>
      <w:r w:rsidR="000A5C7D">
        <w:t>.</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DAC841F" w14:textId="477AE894" w:rsidR="00617EBC" w:rsidRDefault="00617EBC" w:rsidP="00617EBC">
      <w:pPr>
        <w:jc w:val="both"/>
        <w:rPr>
          <w:ins w:id="369" w:author="Ricardo... Jacome.." w:date="2019-05-26T12:52:00Z"/>
        </w:rPr>
      </w:pPr>
      <w:r>
        <w:t>This type of images should not discourage the early investors</w:t>
      </w:r>
      <w:r w:rsidR="00926D01">
        <w:t>.</w:t>
      </w:r>
      <w:ins w:id="370" w:author="Ricardo... Jacome.." w:date="2019-05-26T12:51:00Z">
        <w:r w:rsidR="000F7B97">
          <w:t xml:space="preserve"> </w:t>
        </w:r>
      </w:ins>
      <w:r w:rsidR="00FF2942">
        <w:t>These types of charts</w:t>
      </w:r>
      <w:ins w:id="371" w:author="Ricardo... Jacome.." w:date="2019-05-26T12:51:00Z">
        <w:r w:rsidR="000F7B97">
          <w:t xml:space="preserve"> </w:t>
        </w:r>
        <w:proofErr w:type="gramStart"/>
        <w:r w:rsidR="000F7B97">
          <w:t>offers</w:t>
        </w:r>
        <w:proofErr w:type="gramEnd"/>
        <w:r w:rsidR="000F7B97">
          <w:t xml:space="preserve"> many “charting tools” tha</w:t>
        </w:r>
      </w:ins>
      <w:r w:rsidR="00FF2942">
        <w:t>t</w:t>
      </w:r>
      <w:ins w:id="372" w:author="Ricardo... Jacome.." w:date="2019-05-26T12:51:00Z">
        <w:r w:rsidR="000F7B97">
          <w:t xml:space="preserve"> are trying to be used to </w:t>
        </w:r>
      </w:ins>
      <w:ins w:id="373" w:author="Ricardo... Jacome.." w:date="2019-05-26T12:52:00Z">
        <w:r w:rsidR="000F7B97">
          <w:t>predict the future but most likely fail.</w:t>
        </w:r>
      </w:ins>
      <w:r w:rsidR="00FF2942">
        <w:t xml:space="preserve"> Even though the linear approximation technique is useful to get an idea how well the company is doing, </w:t>
      </w:r>
      <w:r w:rsidR="00FF2942" w:rsidRPr="00AC771C">
        <w:rPr>
          <w:b/>
        </w:rPr>
        <w:t>is a bad idea to use it in small time frames</w:t>
      </w:r>
      <w:r w:rsidR="00FF2942">
        <w:t xml:space="preserve"> (anything less than a year).</w:t>
      </w:r>
      <w:r w:rsidR="00926D01">
        <w:t xml:space="preserve"> When in doubt,</w:t>
      </w:r>
      <w:r>
        <w:t xml:space="preserve"> always go back to the basics </w:t>
      </w:r>
      <w:r w:rsidR="00926D01">
        <w:t>of</w:t>
      </w:r>
      <w:r>
        <w:t xml:space="preserve"> identifying upwards trends. The key points to consider when looking at upwards trends are as follows:</w:t>
      </w:r>
    </w:p>
    <w:p w14:paraId="57AEDC1A" w14:textId="058ACFAA" w:rsidR="000F7B97" w:rsidRDefault="000F7B97" w:rsidP="00617EBC">
      <w:pPr>
        <w:jc w:val="both"/>
      </w:pPr>
    </w:p>
    <w:p w14:paraId="701F7AB4" w14:textId="394D5A51" w:rsidR="00617EBC" w:rsidRDefault="00617EBC" w:rsidP="00617EBC">
      <w:pPr>
        <w:pStyle w:val="ListParagraph"/>
        <w:numPr>
          <w:ilvl w:val="0"/>
          <w:numId w:val="1"/>
        </w:numPr>
        <w:jc w:val="both"/>
        <w:rPr>
          <w:ins w:id="374" w:author="Ricardo... Jacome.." w:date="2019-05-26T12:52:00Z"/>
        </w:rPr>
      </w:pPr>
      <w:r>
        <w:t xml:space="preserve">If you are comparing stocks, make sure they are being </w:t>
      </w:r>
      <w:r w:rsidRPr="002C7BE5">
        <w:rPr>
          <w:b/>
        </w:rPr>
        <w:t>compared at the same length of time</w:t>
      </w:r>
      <w:r>
        <w:t>.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678E99AF" w14:textId="2E4BBCBA" w:rsidR="000F7B97" w:rsidDel="000F7B97" w:rsidRDefault="000F7B97" w:rsidP="00617EBC">
      <w:pPr>
        <w:pStyle w:val="ListParagraph"/>
        <w:numPr>
          <w:ilvl w:val="0"/>
          <w:numId w:val="1"/>
        </w:numPr>
        <w:jc w:val="both"/>
        <w:rPr>
          <w:del w:id="375" w:author="Ricardo... Jacome.." w:date="2019-05-26T12:54:00Z"/>
        </w:rPr>
      </w:pPr>
    </w:p>
    <w:p w14:paraId="324F03D6" w14:textId="10304F39" w:rsidR="00FA54FD" w:rsidRDefault="00AC771C" w:rsidP="00FA54FD">
      <w:pPr>
        <w:pStyle w:val="ListParagraph"/>
        <w:numPr>
          <w:ilvl w:val="0"/>
          <w:numId w:val="1"/>
        </w:numPr>
        <w:jc w:val="both"/>
      </w:pPr>
      <w:r>
        <w:t>Never be</w:t>
      </w:r>
      <w:r w:rsidR="00617EBC">
        <w:t xml:space="preserve">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490CBD07"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w:t>
      </w:r>
      <w:r w:rsidRPr="00AC771C">
        <w:rPr>
          <w:b/>
        </w:rPr>
        <w:t>if the company has had a bad day, does not mean that is doing bad</w:t>
      </w:r>
      <w:ins w:id="376" w:author="Ricardo... Jacome.." w:date="2019-05-26T12:53:00Z">
        <w:r w:rsidR="000F7B97">
          <w:t xml:space="preserve">. </w:t>
        </w:r>
      </w:ins>
      <w:del w:id="377" w:author="Ricardo... Jacome.." w:date="2019-05-26T12:53:00Z">
        <w:r w:rsidDel="000F7B97">
          <w:delText>.</w:delText>
        </w:r>
        <w:r w:rsidR="00CB35D4" w:rsidDel="000F7B97">
          <w:delText xml:space="preserve"> If you are wondering why I did not show the </w:delText>
        </w:r>
        <w:r w:rsidR="00C36FE1" w:rsidDel="000F7B97">
          <w:delText>5-year</w:delText>
        </w:r>
        <w:r w:rsidR="00CB35D4" w:rsidDel="000F7B97">
          <w:delText xml:space="preserve"> graph instead of the 3-month is because Spotify has less than 5 years on Robinhood, so it would not be as nice to see the upward trend. Even then, the upward trend is shown for Spotify on the 5-year graph.</w:delText>
        </w:r>
      </w:del>
      <w:r>
        <w:t xml:space="preserve"> </w:t>
      </w:r>
      <w:r w:rsidR="00CB35D4">
        <w:t>Now, 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29126194" w:rsidR="00FA54FD" w:rsidRDefault="00FA54FD" w:rsidP="00FA54FD">
      <w:pPr>
        <w:pStyle w:val="ListParagraph"/>
        <w:numPr>
          <w:ilvl w:val="0"/>
          <w:numId w:val="1"/>
        </w:numPr>
        <w:jc w:val="both"/>
      </w:pPr>
      <w:r>
        <w:t xml:space="preserve">The reason why many investors don’t follow these ideas and start selling as soon as they see negative trends is because they </w:t>
      </w:r>
      <w:r w:rsidR="00AC771C">
        <w:t>are victims to their personal greed.</w:t>
      </w:r>
      <w:r>
        <w:t xml:space="preserve"> </w:t>
      </w:r>
      <w:r w:rsidR="00AC771C">
        <w:t>Rich people will obtain their money steadily</w:t>
      </w:r>
      <w:r>
        <w:t>.</w:t>
      </w:r>
      <w:r w:rsidR="00AC771C">
        <w:t xml:space="preserve"> Just as you </w:t>
      </w:r>
      <w:proofErr w:type="gramStart"/>
      <w:r w:rsidR="00AC771C">
        <w:t>have to</w:t>
      </w:r>
      <w:proofErr w:type="gramEnd"/>
      <w:r w:rsidR="00AC771C">
        <w:t xml:space="preserve"> wait to grow a plant and obtain fruits, money works the same way.</w:t>
      </w:r>
      <w:r>
        <w:t xml:space="preserve"> </w:t>
      </w:r>
      <w:r w:rsidR="00AC771C">
        <w:t xml:space="preserve">And even </w:t>
      </w:r>
      <w:r>
        <w:t xml:space="preserve">though </w:t>
      </w:r>
      <w:r w:rsidR="00AC771C">
        <w:t xml:space="preserve">it </w:t>
      </w:r>
      <w:r>
        <w:t xml:space="preserve">is possible to make fast money on the </w:t>
      </w:r>
      <w:r>
        <w:lastRenderedPageBreak/>
        <w:t>stock market, it is unlikely</w:t>
      </w:r>
      <w:r w:rsidR="00AC771C">
        <w:t>,</w:t>
      </w:r>
      <w:r>
        <w:t xml:space="preserve"> and hard to achieve. So, the strategies and layouts on this guide serve </w:t>
      </w:r>
      <w:del w:id="378" w:author="Ricardo... Jacome.." w:date="2019-05-26T12:54:00Z">
        <w:r w:rsidDel="000F7B97">
          <w:delText xml:space="preserve">again, </w:delText>
        </w:r>
      </w:del>
      <w:r>
        <w:t xml:space="preserve">for long-term investments. </w:t>
      </w:r>
    </w:p>
    <w:p w14:paraId="3D7201A3" w14:textId="6C2B66AE" w:rsidR="00DA3180" w:rsidRDefault="00DA3180" w:rsidP="00DA3180">
      <w:pPr>
        <w:pStyle w:val="ListParagraph"/>
        <w:numPr>
          <w:ilvl w:val="0"/>
          <w:numId w:val="1"/>
        </w:numPr>
        <w:jc w:val="both"/>
      </w:pPr>
      <w:r>
        <w:t xml:space="preserve">One safe baseline is to </w:t>
      </w:r>
      <w:r w:rsidRPr="00AC771C">
        <w:rPr>
          <w:b/>
          <w:u w:val="single"/>
        </w:rPr>
        <w:t>define upwards trends by at least 1 year of previous stock history</w:t>
      </w:r>
      <w:r>
        <w:t xml:space="preserve">. However, if the company does not have that much time in the market, more research might be needed given that it can be risky to invest in something rather new. </w:t>
      </w:r>
      <w:r w:rsidR="00AC771C">
        <w:t xml:space="preserve">Many </w:t>
      </w:r>
      <w:proofErr w:type="gramStart"/>
      <w:r w:rsidR="00AC771C">
        <w:t>analyst</w:t>
      </w:r>
      <w:proofErr w:type="gramEnd"/>
      <w:r w:rsidR="00BD785B">
        <w:t xml:space="preserve"> identify these trends in small time frames such as even hours or days and we will see why that is not useful at all in The Mindset section.</w:t>
      </w:r>
    </w:p>
    <w:p w14:paraId="3BA260C1" w14:textId="362238A5" w:rsidR="00DA3180" w:rsidDel="005018BD" w:rsidRDefault="00DA3180" w:rsidP="00DA3180">
      <w:pPr>
        <w:pStyle w:val="Heading2"/>
        <w:rPr>
          <w:del w:id="379" w:author="Ricardo... Jacome.." w:date="2019-05-26T13:21:00Z"/>
        </w:rPr>
      </w:pPr>
      <w:bookmarkStart w:id="380" w:name="_Toc530873166"/>
      <w:del w:id="381" w:author="Ricardo... Jacome.." w:date="2019-05-26T13:21:00Z">
        <w:r w:rsidDel="005018BD">
          <w:delText>Downward Trends</w:delText>
        </w:r>
        <w:r w:rsidR="00840931" w:rsidDel="005018BD">
          <w:delText xml:space="preserve"> or “Bearish” Trends</w:delText>
        </w:r>
        <w:bookmarkEnd w:id="380"/>
      </w:del>
    </w:p>
    <w:p w14:paraId="30CC4EC3" w14:textId="584157F0" w:rsidR="00602E66" w:rsidDel="005018BD" w:rsidRDefault="00DA3180" w:rsidP="00135BBE">
      <w:pPr>
        <w:jc w:val="both"/>
        <w:rPr>
          <w:del w:id="382" w:author="Ricardo... Jacome.." w:date="2019-05-26T13:21:00Z"/>
        </w:rPr>
      </w:pPr>
      <w:del w:id="383" w:author="Ricardo... Jacome.." w:date="2019-05-26T13:21:00Z">
        <w:r w:rsidRPr="002354FA" w:rsidDel="005018BD">
          <w:rPr>
            <w:b/>
            <w:u w:val="single"/>
          </w:rPr>
          <w:delText>These trends are the ones you need to avoid at all costs.</w:delText>
        </w:r>
        <w:r w:rsidRPr="00DA3180" w:rsidDel="005018BD">
          <w:rPr>
            <w:b/>
          </w:rPr>
          <w:delText xml:space="preserve"> </w:delText>
        </w:r>
        <w:r w:rsidDel="005018BD">
          <w:delText>The reason to avoid these stocks is simply because they are going down.</w:delText>
        </w:r>
        <w:r w:rsidR="00602E66" w:rsidDel="005018BD">
          <w:delText xml:space="preserve"> Some examples for downward trends are the following:</w:delText>
        </w:r>
      </w:del>
    </w:p>
    <w:p w14:paraId="6991C040" w14:textId="5E4DB615" w:rsidR="00602E66" w:rsidDel="005018BD" w:rsidRDefault="00A271F5" w:rsidP="00CB35D4">
      <w:pPr>
        <w:jc w:val="center"/>
        <w:rPr>
          <w:del w:id="384" w:author="Ricardo... Jacome.." w:date="2019-05-26T13:21:00Z"/>
        </w:rPr>
      </w:pPr>
      <w:del w:id="385" w:author="Ricardo... Jacome.." w:date="2019-05-26T13:21:00Z">
        <w:r w:rsidDel="005018BD">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sidDel="005018BD">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sidDel="005018BD">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771" cy="2701153"/>
                      </a:xfrm>
                      <a:prstGeom prst="rect">
                        <a:avLst/>
                      </a:prstGeom>
                    </pic:spPr>
                  </pic:pic>
                </a:graphicData>
              </a:graphic>
            </wp:inline>
          </w:drawing>
        </w:r>
        <w:r w:rsidR="00CB35D4" w:rsidDel="005018BD">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289" cy="2690855"/>
                      </a:xfrm>
                      <a:prstGeom prst="rect">
                        <a:avLst/>
                      </a:prstGeom>
                    </pic:spPr>
                  </pic:pic>
                </a:graphicData>
              </a:graphic>
            </wp:inline>
          </w:drawing>
        </w:r>
      </w:del>
    </w:p>
    <w:p w14:paraId="4D6861FA" w14:textId="0432F5E2" w:rsidR="00CB35D4" w:rsidDel="005018BD" w:rsidRDefault="00CB35D4" w:rsidP="00CB35D4">
      <w:pPr>
        <w:jc w:val="center"/>
        <w:rPr>
          <w:del w:id="386" w:author="Ricardo... Jacome.." w:date="2019-05-26T13:21:00Z"/>
        </w:rPr>
      </w:pPr>
      <w:del w:id="387" w:author="Ricardo... Jacome.." w:date="2019-05-26T13:21:00Z">
        <w:r w:rsidDel="005018BD">
          <w:delText>Downward Trend Examples</w:delText>
        </w:r>
      </w:del>
    </w:p>
    <w:p w14:paraId="76DE7F81" w14:textId="175BB1C2" w:rsidR="00DA3180" w:rsidDel="005018BD" w:rsidRDefault="00DA3180" w:rsidP="00135BBE">
      <w:pPr>
        <w:jc w:val="both"/>
        <w:rPr>
          <w:del w:id="388" w:author="Ricardo... Jacome.." w:date="2019-05-26T13:21:00Z"/>
        </w:rPr>
      </w:pPr>
      <w:del w:id="389" w:author="Ricardo... Jacome.." w:date="2019-05-26T13:21:00Z">
        <w:r w:rsidDel="005018BD">
          <w:delText xml:space="preserve">Some people argue that a downward trend is a sign that indicates that they will go up later. So, they buy the </w:delText>
        </w:r>
        <w:r w:rsidR="0007066B" w:rsidDel="005018BD">
          <w:delText>stock</w:delText>
        </w:r>
        <w:r w:rsidDel="005018BD">
          <w:delText xml:space="preserve"> when </w:delText>
        </w:r>
        <w:r w:rsidR="0007066B" w:rsidDel="005018BD">
          <w:delText xml:space="preserve">price </w:delText>
        </w:r>
        <w:r w:rsidDel="005018BD">
          <w:delText xml:space="preserve">is decreasing, trying to find the exact time when it will start going up again. Some others argue that if the price once had a certain value, it must go back to that value eventually. </w:delText>
        </w:r>
        <w:r w:rsidRPr="0007066B" w:rsidDel="005018BD">
          <w:rPr>
            <w:b/>
            <w:u w:val="single"/>
          </w:rPr>
          <w:delText>However, from personal research and experience, most</w:delText>
        </w:r>
        <w:r w:rsidR="00B27216" w:rsidDel="005018BD">
          <w:rPr>
            <w:b/>
            <w:u w:val="single"/>
          </w:rPr>
          <w:delText xml:space="preserve"> (if not all)</w:delText>
        </w:r>
        <w:r w:rsidRPr="0007066B" w:rsidDel="005018BD">
          <w:rPr>
            <w:b/>
            <w:u w:val="single"/>
          </w:rPr>
          <w:delText xml:space="preserve"> sources recommend avoiding this type of buying.</w:delText>
        </w:r>
        <w:r w:rsidDel="005018BD">
          <w:delText xml:space="preserve"> The reason </w:delText>
        </w:r>
        <w:r w:rsidR="00135BBE" w:rsidDel="005018BD">
          <w:delText>behind it</w:delText>
        </w:r>
        <w:r w:rsidR="00B27216" w:rsidDel="005018BD">
          <w:delText>,</w:delText>
        </w:r>
        <w:r w:rsidR="00135BBE" w:rsidDel="005018BD">
          <w:delTex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delText>
        </w:r>
      </w:del>
    </w:p>
    <w:p w14:paraId="06D09E87" w14:textId="1B695DA1" w:rsidR="00135BBE" w:rsidDel="005018BD" w:rsidRDefault="00135BBE" w:rsidP="00135BBE">
      <w:pPr>
        <w:jc w:val="both"/>
        <w:rPr>
          <w:del w:id="390" w:author="Ricardo... Jacome.." w:date="2019-05-26T13:21:00Z"/>
        </w:rPr>
      </w:pPr>
      <w:del w:id="391" w:author="Ricardo... Jacome.." w:date="2019-05-26T13:21:00Z">
        <w:r w:rsidDel="005018BD">
          <w:delText xml:space="preserve">This </w:delText>
        </w:r>
        <w:r w:rsidR="00BA29DF" w:rsidDel="005018BD">
          <w:delText xml:space="preserve">obstinate </w:delText>
        </w:r>
        <w:r w:rsidDel="005018BD">
          <w:delText>behavior is true for either long-term or short-term investments. An example is given for 22</w:delText>
        </w:r>
        <w:r w:rsidRPr="00135BBE" w:rsidDel="005018BD">
          <w:rPr>
            <w:vertAlign w:val="superscript"/>
          </w:rPr>
          <w:delText>nd</w:delText>
        </w:r>
        <w:r w:rsidDel="005018BD">
          <w:delText xml:space="preserve"> Century Group.</w:delText>
        </w:r>
      </w:del>
    </w:p>
    <w:p w14:paraId="617192FA" w14:textId="148D95A8" w:rsidR="00135BBE" w:rsidRPr="00DA3180" w:rsidDel="005018BD" w:rsidRDefault="00135BBE" w:rsidP="00135BBE">
      <w:pPr>
        <w:jc w:val="center"/>
        <w:rPr>
          <w:del w:id="392" w:author="Ricardo... Jacome.." w:date="2019-05-26T13:21:00Z"/>
        </w:rPr>
      </w:pPr>
      <w:del w:id="393" w:author="Ricardo... Jacome.." w:date="2019-05-26T13:21:00Z">
        <w:r w:rsidDel="005018BD">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sidDel="005018BD">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616" cy="2452566"/>
                      </a:xfrm>
                      <a:prstGeom prst="rect">
                        <a:avLst/>
                      </a:prstGeom>
                    </pic:spPr>
                  </pic:pic>
                </a:graphicData>
              </a:graphic>
            </wp:inline>
          </w:drawing>
        </w:r>
      </w:del>
    </w:p>
    <w:p w14:paraId="61968B36" w14:textId="553940B0" w:rsidR="00233194" w:rsidDel="005018BD" w:rsidRDefault="00233194" w:rsidP="00233194">
      <w:pPr>
        <w:jc w:val="center"/>
        <w:rPr>
          <w:del w:id="394" w:author="Ricardo... Jacome.." w:date="2019-05-26T13:21:00Z"/>
        </w:rPr>
      </w:pPr>
      <w:del w:id="395" w:author="Ricardo... Jacome.." w:date="2019-05-26T13:21:00Z">
        <w:r w:rsidDel="005018BD">
          <w:delText>22</w:delText>
        </w:r>
        <w:r w:rsidRPr="00233194" w:rsidDel="005018BD">
          <w:rPr>
            <w:vertAlign w:val="superscript"/>
          </w:rPr>
          <w:delText>nd</w:delText>
        </w:r>
        <w:r w:rsidDel="005018BD">
          <w:delText xml:space="preserve"> Century Group in 2013 and 2014</w:delText>
        </w:r>
      </w:del>
    </w:p>
    <w:p w14:paraId="0A04B7F1" w14:textId="3E8FD54D" w:rsidR="00135BBE" w:rsidDel="005018BD" w:rsidRDefault="00233194" w:rsidP="008C4649">
      <w:pPr>
        <w:jc w:val="both"/>
        <w:rPr>
          <w:del w:id="396" w:author="Ricardo... Jacome.." w:date="2019-05-26T13:21:00Z"/>
        </w:rPr>
      </w:pPr>
      <w:del w:id="397" w:author="Ricardo... Jacome.." w:date="2019-05-26T13:21:00Z">
        <w:r w:rsidDel="005018BD">
          <w:delText>If</w:delText>
        </w:r>
        <w:r w:rsidR="00135BBE" w:rsidDel="005018BD">
          <w:delText xml:space="preserve"> you bought stock in 2013, the value of it was about 1 dollar. After 4 months in 2014, the value of the stock grew 5 times of what it originally was. During this period of time, buying would be recommended. Excitement is high, and returns are good. Now let us look 4 months later</w:delText>
        </w:r>
        <w:r w:rsidDel="005018BD">
          <w:delText>, and 3 years later.</w:delText>
        </w:r>
      </w:del>
    </w:p>
    <w:p w14:paraId="407C4677" w14:textId="48ADC639" w:rsidR="00135BBE" w:rsidDel="005018BD" w:rsidRDefault="00135BBE" w:rsidP="002178A3">
      <w:pPr>
        <w:jc w:val="center"/>
        <w:rPr>
          <w:del w:id="398" w:author="Ricardo... Jacome.." w:date="2019-05-26T13:21:00Z"/>
        </w:rPr>
      </w:pPr>
      <w:del w:id="399" w:author="Ricardo... Jacome.." w:date="2019-05-26T13:21:00Z">
        <w:r w:rsidDel="005018BD">
          <w:rPr>
            <w:noProof/>
          </w:rPr>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1849" cy="2576874"/>
                      </a:xfrm>
                      <a:prstGeom prst="rect">
                        <a:avLst/>
                      </a:prstGeom>
                    </pic:spPr>
                  </pic:pic>
                </a:graphicData>
              </a:graphic>
            </wp:inline>
          </w:drawing>
        </w:r>
        <w:r w:rsidR="00233194" w:rsidDel="005018BD">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890" cy="2529733"/>
                      </a:xfrm>
                      <a:prstGeom prst="rect">
                        <a:avLst/>
                      </a:prstGeom>
                    </pic:spPr>
                  </pic:pic>
                </a:graphicData>
              </a:graphic>
            </wp:inline>
          </w:drawing>
        </w:r>
      </w:del>
    </w:p>
    <w:p w14:paraId="2A9A7F68" w14:textId="0D56F10A" w:rsidR="00233194" w:rsidDel="005018BD" w:rsidRDefault="00233194" w:rsidP="00233194">
      <w:pPr>
        <w:jc w:val="center"/>
        <w:rPr>
          <w:del w:id="400" w:author="Ricardo... Jacome.." w:date="2019-05-26T13:21:00Z"/>
        </w:rPr>
      </w:pPr>
      <w:del w:id="401" w:author="Ricardo... Jacome.." w:date="2019-05-26T13:21:00Z">
        <w:r w:rsidDel="005018BD">
          <w:delText>22</w:delText>
        </w:r>
        <w:r w:rsidRPr="00233194" w:rsidDel="005018BD">
          <w:rPr>
            <w:vertAlign w:val="superscript"/>
          </w:rPr>
          <w:delText>nd</w:delText>
        </w:r>
        <w:r w:rsidDel="005018BD">
          <w:delText xml:space="preserve"> Century Group in 2014 and 2017</w:delText>
        </w:r>
      </w:del>
    </w:p>
    <w:p w14:paraId="435998B6" w14:textId="2DB1D393" w:rsidR="00F54EE4" w:rsidDel="005018BD" w:rsidRDefault="00135BBE" w:rsidP="008C4649">
      <w:pPr>
        <w:jc w:val="both"/>
        <w:rPr>
          <w:del w:id="402" w:author="Ricardo... Jacome.." w:date="2019-05-26T13:21:00Z"/>
        </w:rPr>
      </w:pPr>
      <w:del w:id="403" w:author="Ricardo... Jacome.." w:date="2019-05-26T13:21:00Z">
        <w:r w:rsidDel="005018BD">
          <w:delText xml:space="preserve">Some investors way before this point of time would already have sold their stocks and kept their return instead of holding it longer waiting for more return. </w:delText>
        </w:r>
        <w:r w:rsidRPr="00233194" w:rsidDel="005018BD">
          <w:rPr>
            <w:b/>
          </w:rPr>
          <w:delText xml:space="preserve">But some investors could be on the idea that the price </w:delText>
        </w:r>
        <w:r w:rsidR="00233194" w:rsidRPr="00F54EE4" w:rsidDel="005018BD">
          <w:rPr>
            <w:b/>
          </w:rPr>
          <w:delText>must</w:delText>
        </w:r>
        <w:r w:rsidRPr="00233194" w:rsidDel="005018BD">
          <w:rPr>
            <w:b/>
          </w:rPr>
          <w:delText xml:space="preserve"> go back to 5 dollars, even though they are on a downwards trend, decide to even buy more. </w:delText>
        </w:r>
        <w:r w:rsidR="00233194" w:rsidRPr="00C36FE1" w:rsidDel="005018BD">
          <w:rPr>
            <w:b/>
            <w:u w:val="single"/>
          </w:rPr>
          <w:delText>That is not a wise move</w:delText>
        </w:r>
        <w:r w:rsidR="00233194" w:rsidDel="005018BD">
          <w:rPr>
            <w:b/>
          </w:rPr>
          <w:delText xml:space="preserve">. </w:delText>
        </w:r>
        <w:r w:rsidR="00233194" w:rsidDel="005018BD">
          <w:delText xml:space="preserve">Three years later, the stock is valued even less </w:delText>
        </w:r>
        <w:r w:rsidR="0012639E" w:rsidDel="005018BD">
          <w:delText>than</w:delText>
        </w:r>
        <w:r w:rsidR="00233194" w:rsidDel="005018BD">
          <w:delText xml:space="preserve"> it was back in 2013. Looking at the history at 5 years, we can see how many investors won a lot of money and then some others lost a lot as well. </w:delText>
        </w:r>
        <w:r w:rsidR="00233194" w:rsidRPr="0007066B" w:rsidDel="005018BD">
          <w:delText>This behavior of going down and then back up is possible, but is risky, that is why is not recommended for long-term investments.</w:delText>
        </w:r>
      </w:del>
      <w:del w:id="404" w:author="Ricardo... Jacome.." w:date="2019-05-26T13:07:00Z">
        <w:r w:rsidR="00233194" w:rsidDel="004A6564">
          <w:delText xml:space="preserve"> </w:delText>
        </w:r>
      </w:del>
    </w:p>
    <w:p w14:paraId="4F8431A5" w14:textId="7216FF24" w:rsidR="004A6564" w:rsidDel="005018BD" w:rsidRDefault="0007066B" w:rsidP="008C4649">
      <w:pPr>
        <w:jc w:val="both"/>
        <w:rPr>
          <w:del w:id="405" w:author="Ricardo... Jacome.." w:date="2019-05-26T13:21:00Z"/>
        </w:rPr>
      </w:pPr>
      <w:del w:id="406" w:author="Ricardo... Jacome.." w:date="2019-05-26T13:21:00Z">
        <w:r w:rsidRPr="0007066B" w:rsidDel="005018BD">
          <w:rPr>
            <w:b/>
            <w:u w:val="single"/>
          </w:rPr>
          <w:delText>Remember, investments need to be taken from a logical perspective rather than an emotional one.</w:delText>
        </w:r>
        <w:r w:rsidDel="005018BD">
          <w:delText xml:space="preserve"> Whether you are disappointed with loses, whether you are very excited with profits, it is always recommended to be calm and anticipate how things can change</w:delText>
        </w:r>
      </w:del>
      <w:del w:id="407" w:author="Ricardo... Jacome.." w:date="2019-05-26T13:01:00Z">
        <w:r w:rsidDel="004A6564">
          <w:delText>.</w:delText>
        </w:r>
      </w:del>
      <w:del w:id="408" w:author="Ricardo... Jacome.." w:date="2019-05-26T13:00:00Z">
        <w:r w:rsidDel="004A6564">
          <w:delText xml:space="preserve"> </w:delText>
        </w:r>
      </w:del>
    </w:p>
    <w:p w14:paraId="6CEBB45C" w14:textId="77470BCD" w:rsidR="00ED09F2" w:rsidRPr="0007066B" w:rsidDel="005018BD" w:rsidRDefault="00ED09F2" w:rsidP="008C4649">
      <w:pPr>
        <w:jc w:val="both"/>
        <w:rPr>
          <w:del w:id="409" w:author="Ricardo... Jacome.." w:date="2019-05-26T13:21:00Z"/>
        </w:rPr>
      </w:pPr>
    </w:p>
    <w:p w14:paraId="16D2DE02" w14:textId="22A80F2D" w:rsidR="00DA3180" w:rsidDel="004A6564" w:rsidRDefault="00DA3180" w:rsidP="008C4649">
      <w:pPr>
        <w:pStyle w:val="Heading2"/>
        <w:jc w:val="both"/>
        <w:rPr>
          <w:del w:id="410" w:author="Ricardo... Jacome.." w:date="2019-05-26T13:00:00Z"/>
        </w:rPr>
      </w:pPr>
      <w:bookmarkStart w:id="411" w:name="_Toc530873167"/>
      <w:del w:id="412" w:author="Ricardo... Jacome.." w:date="2019-05-26T13:00:00Z">
        <w:r w:rsidDel="004A6564">
          <w:delText>Horizontal Trends</w:delText>
        </w:r>
        <w:bookmarkEnd w:id="411"/>
      </w:del>
    </w:p>
    <w:p w14:paraId="64446DA1" w14:textId="3D1C8885" w:rsidR="00BD019E" w:rsidRPr="00BD019E" w:rsidDel="004A6564" w:rsidRDefault="00BD019E" w:rsidP="008C4649">
      <w:pPr>
        <w:jc w:val="both"/>
        <w:rPr>
          <w:del w:id="413" w:author="Ricardo... Jacome.." w:date="2019-05-26T13:00:00Z"/>
        </w:rPr>
      </w:pPr>
      <w:del w:id="414" w:author="Ricardo... Jacome.." w:date="2019-05-26T13:00:00Z">
        <w:r w:rsidRPr="002354FA" w:rsidDel="004A6564">
          <w:rPr>
            <w:b/>
            <w:u w:val="single"/>
          </w:rPr>
          <w:delText xml:space="preserve">Horizontal Trends are </w:delText>
        </w:r>
        <w:r w:rsidR="00B018AC" w:rsidRPr="002354FA" w:rsidDel="004A6564">
          <w:rPr>
            <w:b/>
            <w:u w:val="single"/>
          </w:rPr>
          <w:delText>attractive due to their low-risk characteristics.</w:delText>
        </w:r>
        <w:r w:rsidR="00B018AC" w:rsidRPr="000735A4" w:rsidDel="004A6564">
          <w:rPr>
            <w:b/>
          </w:rPr>
          <w:delText xml:space="preserve"> </w:delText>
        </w:r>
        <w:r w:rsidR="00B018AC" w:rsidRPr="000735A4" w:rsidDel="004A6564">
          <w:delText>The</w:delText>
        </w:r>
        <w:r w:rsidR="00B018AC" w:rsidDel="004A6564">
          <w:delText xml:space="preserve"> idea behind horizontal trends is that they tend to be constant. Horizontal Trends are not purely horizontal, they are in reality very little upward trending or very little downward trending. </w:delText>
        </w:r>
        <w:r w:rsidR="004E5DCE" w:rsidDel="004A6564">
          <w:delText xml:space="preserve">The </w:delText>
        </w:r>
        <w:r w:rsidR="00B018AC" w:rsidDel="004A6564">
          <w:delText xml:space="preserve">key to this trend is to </w:delText>
        </w:r>
        <w:r w:rsidR="00B018AC" w:rsidRPr="00B018AC" w:rsidDel="004A6564">
          <w:rPr>
            <w:b/>
          </w:rPr>
          <w:delText xml:space="preserve">always find horizontal trends with </w:delText>
        </w:r>
        <w:r w:rsidR="00B018AC" w:rsidDel="004A6564">
          <w:rPr>
            <w:b/>
          </w:rPr>
          <w:delText xml:space="preserve">little upward </w:delText>
        </w:r>
        <w:r w:rsidR="00CB35D4" w:rsidDel="004A6564">
          <w:rPr>
            <w:b/>
          </w:rPr>
          <w:delText>behavior</w:delText>
        </w:r>
        <w:r w:rsidR="00B018AC" w:rsidDel="004A6564">
          <w:delText xml:space="preserve">. </w:delText>
        </w:r>
        <w:r w:rsidR="004E5DCE" w:rsidDel="004A6564">
          <w:delText xml:space="preserve">For </w:delText>
        </w:r>
        <w:r w:rsidR="00C36FE1" w:rsidDel="004A6564">
          <w:delText>now,</w:delText>
        </w:r>
        <w:r w:rsidR="004E5DCE" w:rsidDel="004A6564">
          <w:delText xml:space="preserve"> let us illustrate that with two different investment type, an ETF and a stock. </w:delText>
        </w:r>
      </w:del>
    </w:p>
    <w:p w14:paraId="6AB555B6" w14:textId="1FA2F260" w:rsidR="004E5DCE" w:rsidDel="004A6564" w:rsidRDefault="004E5DCE" w:rsidP="00617EBC">
      <w:pPr>
        <w:jc w:val="center"/>
        <w:rPr>
          <w:del w:id="415" w:author="Ricardo... Jacome.." w:date="2019-05-26T13:00:00Z"/>
        </w:rPr>
      </w:pPr>
      <w:del w:id="416" w:author="Ricardo... Jacome.." w:date="2019-05-26T13:00:00Z">
        <w:r w:rsidDel="004A6564">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4664" cy="1679739"/>
                      </a:xfrm>
                      <a:prstGeom prst="rect">
                        <a:avLst/>
                      </a:prstGeom>
                    </pic:spPr>
                  </pic:pic>
                </a:graphicData>
              </a:graphic>
            </wp:inline>
          </w:drawing>
        </w:r>
        <w:r w:rsidDel="004A6564">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8517" cy="1691663"/>
                      </a:xfrm>
                      <a:prstGeom prst="rect">
                        <a:avLst/>
                      </a:prstGeom>
                    </pic:spPr>
                  </pic:pic>
                </a:graphicData>
              </a:graphic>
            </wp:inline>
          </w:drawing>
        </w:r>
      </w:del>
    </w:p>
    <w:p w14:paraId="4AB4CB64" w14:textId="159834C5" w:rsidR="00617EBC" w:rsidDel="004A6564" w:rsidRDefault="004E5DCE" w:rsidP="004E5DCE">
      <w:pPr>
        <w:rPr>
          <w:del w:id="417" w:author="Ricardo... Jacome.." w:date="2019-05-26T13:00:00Z"/>
        </w:rPr>
      </w:pPr>
      <w:del w:id="418" w:author="Ricardo... Jacome.." w:date="2019-05-26T13:00:00Z">
        <w:r w:rsidDel="004A6564">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6618" cy="1712822"/>
                      </a:xfrm>
                      <a:prstGeom prst="rect">
                        <a:avLst/>
                      </a:prstGeom>
                    </pic:spPr>
                  </pic:pic>
                </a:graphicData>
              </a:graphic>
            </wp:inline>
          </w:drawing>
        </w:r>
        <w:r w:rsidDel="004A6564">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7866" cy="1710570"/>
                      </a:xfrm>
                      <a:prstGeom prst="rect">
                        <a:avLst/>
                      </a:prstGeom>
                    </pic:spPr>
                  </pic:pic>
                </a:graphicData>
              </a:graphic>
            </wp:inline>
          </w:drawing>
        </w:r>
      </w:del>
    </w:p>
    <w:p w14:paraId="07F36BF3" w14:textId="26D1BA97" w:rsidR="004E5DCE" w:rsidDel="004A6564" w:rsidRDefault="004E5DCE" w:rsidP="004E5DCE">
      <w:pPr>
        <w:jc w:val="center"/>
        <w:rPr>
          <w:del w:id="419" w:author="Ricardo... Jacome.." w:date="2019-05-26T13:00:00Z"/>
        </w:rPr>
      </w:pPr>
      <w:del w:id="420" w:author="Ricardo... Jacome.." w:date="2019-05-26T13:00:00Z">
        <w:r w:rsidDel="004A6564">
          <w:delText>Horizontal Trends for Vanguard and Exxon Mobil</w:delText>
        </w:r>
        <w:r w:rsidR="000735A4" w:rsidDel="004A6564">
          <w:delText xml:space="preserve"> at 1 Week and 1 Year</w:delText>
        </w:r>
      </w:del>
    </w:p>
    <w:p w14:paraId="4BC32D23" w14:textId="5B1E3B0F" w:rsidR="004E5DCE" w:rsidDel="004A6564" w:rsidRDefault="004E5DCE" w:rsidP="000735A4">
      <w:pPr>
        <w:jc w:val="both"/>
        <w:rPr>
          <w:del w:id="421" w:author="Ricardo... Jacome.." w:date="2019-05-26T13:00:00Z"/>
          <w:rFonts w:eastAsiaTheme="minorEastAsia"/>
        </w:rPr>
      </w:pPr>
      <w:del w:id="422" w:author="Ricardo... Jacome.." w:date="2019-05-26T13:00:00Z">
        <w:r w:rsidDel="004A6564">
          <w:delText xml:space="preserve">To identify a horizontal trend, we first look at the </w:delText>
        </w:r>
        <w:r w:rsidR="000735A4" w:rsidDel="004A6564">
          <w:delText>1-year</w:delText>
        </w:r>
        <w:r w:rsidDel="004A6564">
          <w:delText xml:space="preserve"> progress of both Vanguard and Exxon, in which </w:delText>
        </w:r>
        <w:r w:rsidR="00C36FE1" w:rsidDel="004A6564">
          <w:delText>both</w:delText>
        </w:r>
        <w:r w:rsidDel="004A6564">
          <w:delText xml:space="preserve"> show a constant (or very little change) stock value. A key personal idea to identify a horizontal trend is looking at </w:delText>
        </w:r>
        <w:r w:rsidRPr="000735A4" w:rsidDel="004A6564">
          <w:rPr>
            <w:b/>
          </w:rPr>
          <w:delText>tw</w:delText>
        </w:r>
        <w:r w:rsidR="000735A4" w:rsidDel="004A6564">
          <w:rPr>
            <w:b/>
          </w:rPr>
          <w:delText>o distant</w:delText>
        </w:r>
        <w:r w:rsidRPr="000735A4" w:rsidDel="004A6564">
          <w:rPr>
            <w:b/>
          </w:rPr>
          <w:delText xml:space="preserve"> times (in this case, </w:delText>
        </w:r>
        <w:r w:rsidR="000735A4" w:rsidRPr="000735A4" w:rsidDel="004A6564">
          <w:rPr>
            <w:b/>
          </w:rPr>
          <w:delText xml:space="preserve">we look at 1 week and at 1 year) and we see how the progress of the stock </w:delText>
        </w:r>
        <w:r w:rsidR="00CB35D4" w:rsidDel="004A6564">
          <w:rPr>
            <w:b/>
          </w:rPr>
          <w:delText>circles</w:delText>
        </w:r>
        <w:r w:rsidR="000735A4" w:rsidRPr="000735A4" w:rsidDel="004A6564">
          <w:rPr>
            <w:b/>
          </w:rPr>
          <w:delText xml:space="preserve"> around </w:delText>
        </w:r>
        <m:oMath>
          <m:r>
            <m:rPr>
              <m:sty m:val="bi"/>
            </m:rPr>
            <w:rPr>
              <w:rFonts w:ascii="Cambria Math" w:hAnsi="Cambria Math"/>
            </w:rPr>
            <m:t xml:space="preserve">± </m:t>
          </m:r>
        </m:oMath>
        <w:r w:rsidR="000735A4" w:rsidRPr="000735A4" w:rsidDel="004A6564">
          <w:rPr>
            <w:rFonts w:eastAsiaTheme="minorEastAsia"/>
            <w:b/>
          </w:rPr>
          <w:delText xml:space="preserve">5% change (or a small percentage change). This little margin of percentage gives us a good sign of a horizontal trend. </w:delText>
        </w:r>
        <w:r w:rsidR="000735A4" w:rsidDel="004A6564">
          <w:rPr>
            <w:rFonts w:eastAsiaTheme="minorEastAsia"/>
          </w:rPr>
          <w:delText xml:space="preserve">However, to verify that the stock is profitable we should focus on a stock that for the long-term has shown a positive increase. Now let us look at Vanguard and Exxon for 5 years. </w:delText>
        </w:r>
      </w:del>
    </w:p>
    <w:p w14:paraId="2D6EC7D7" w14:textId="783F711B" w:rsidR="00A271F5" w:rsidDel="004A6564" w:rsidRDefault="000735A4" w:rsidP="000735A4">
      <w:pPr>
        <w:jc w:val="center"/>
        <w:rPr>
          <w:del w:id="423" w:author="Ricardo... Jacome.." w:date="2019-05-26T13:00:00Z"/>
        </w:rPr>
      </w:pPr>
      <w:del w:id="424" w:author="Ricardo... Jacome.." w:date="2019-05-26T13:00:00Z">
        <w:r w:rsidDel="004A6564">
          <w:rPr>
            <w:noProof/>
          </w:rPr>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931" cy="2724644"/>
                      </a:xfrm>
                      <a:prstGeom prst="rect">
                        <a:avLst/>
                      </a:prstGeom>
                    </pic:spPr>
                  </pic:pic>
                </a:graphicData>
              </a:graphic>
            </wp:inline>
          </w:drawing>
        </w:r>
        <w:r w:rsidDel="004A6564">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4206" cy="2804978"/>
                      </a:xfrm>
                      <a:prstGeom prst="rect">
                        <a:avLst/>
                      </a:prstGeom>
                    </pic:spPr>
                  </pic:pic>
                </a:graphicData>
              </a:graphic>
            </wp:inline>
          </w:drawing>
        </w:r>
        <w:r w:rsidRPr="000735A4" w:rsidDel="004A6564">
          <w:delText xml:space="preserve"> </w:delText>
        </w:r>
      </w:del>
    </w:p>
    <w:p w14:paraId="7C3E602A" w14:textId="07F2B1E0" w:rsidR="000735A4" w:rsidDel="004A6564" w:rsidRDefault="000735A4" w:rsidP="000735A4">
      <w:pPr>
        <w:jc w:val="center"/>
        <w:rPr>
          <w:del w:id="425" w:author="Ricardo... Jacome.." w:date="2019-05-26T13:00:00Z"/>
        </w:rPr>
      </w:pPr>
      <w:del w:id="426" w:author="Ricardo... Jacome.." w:date="2019-05-26T13:00:00Z">
        <w:r w:rsidDel="004A6564">
          <w:delText>Horizontal Trends for Vanguard and Exxon Mobil</w:delText>
        </w:r>
      </w:del>
    </w:p>
    <w:p w14:paraId="55253285" w14:textId="10D3B2F7" w:rsidR="004E5DCE" w:rsidDel="004A6564" w:rsidRDefault="000735A4" w:rsidP="000735A4">
      <w:pPr>
        <w:jc w:val="both"/>
        <w:rPr>
          <w:del w:id="427" w:author="Ricardo... Jacome.." w:date="2019-05-26T13:00:00Z"/>
        </w:rPr>
      </w:pPr>
      <w:del w:id="428" w:author="Ricardo... Jacome.." w:date="2019-05-26T13:00:00Z">
        <w:r w:rsidDel="004A6564">
          <w:delTex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delText>
        </w:r>
      </w:del>
    </w:p>
    <w:p w14:paraId="40A4BC27" w14:textId="26BE3119" w:rsidR="00ED09F2" w:rsidDel="005018BD" w:rsidRDefault="00ED09F2" w:rsidP="000735A4">
      <w:pPr>
        <w:jc w:val="both"/>
        <w:rPr>
          <w:del w:id="429" w:author="Ricardo... Jacome.." w:date="2019-05-26T13:21:00Z"/>
        </w:rPr>
      </w:pPr>
    </w:p>
    <w:p w14:paraId="13F87E58" w14:textId="696E4BEB" w:rsidR="00ED09F2" w:rsidDel="005018BD" w:rsidRDefault="00ED09F2" w:rsidP="000735A4">
      <w:pPr>
        <w:jc w:val="both"/>
        <w:rPr>
          <w:del w:id="430" w:author="Ricardo... Jacome.." w:date="2019-05-26T13:21:00Z"/>
        </w:rPr>
      </w:pPr>
    </w:p>
    <w:p w14:paraId="7E23BC05" w14:textId="47636D48" w:rsidR="00ED09F2" w:rsidDel="005018BD" w:rsidRDefault="00ED09F2" w:rsidP="000735A4">
      <w:pPr>
        <w:jc w:val="both"/>
        <w:rPr>
          <w:del w:id="431" w:author="Ricardo... Jacome.." w:date="2019-05-26T13:21:00Z"/>
        </w:rPr>
      </w:pPr>
    </w:p>
    <w:p w14:paraId="4C64471C" w14:textId="77777777" w:rsidR="005018BD" w:rsidRDefault="005018BD" w:rsidP="005018BD">
      <w:pPr>
        <w:pStyle w:val="Heading2"/>
        <w:rPr>
          <w:ins w:id="432" w:author="Ricardo... Jacome.." w:date="2019-05-26T13:21:00Z"/>
        </w:rPr>
      </w:pPr>
      <w:bookmarkStart w:id="433" w:name="_Toc530873168"/>
      <w:ins w:id="434" w:author="Ricardo... Jacome.." w:date="2019-05-26T13:21:00Z">
        <w:r>
          <w:t>Downward Trends or “Bearish” Trends</w:t>
        </w:r>
      </w:ins>
    </w:p>
    <w:p w14:paraId="3E08E2DA" w14:textId="77777777" w:rsidR="005018BD" w:rsidRDefault="005018BD" w:rsidP="005018BD">
      <w:pPr>
        <w:jc w:val="both"/>
        <w:rPr>
          <w:ins w:id="435" w:author="Ricardo... Jacome.." w:date="2019-05-26T13:21:00Z"/>
        </w:rPr>
      </w:pPr>
      <w:ins w:id="436" w:author="Ricardo... Jacome.." w:date="2019-05-26T13:21:00Z">
        <w:r w:rsidRPr="002354FA">
          <w:rPr>
            <w:b/>
            <w:u w:val="single"/>
          </w:rPr>
          <w:t>These trends are the ones you need to avoid at all costs.</w:t>
        </w:r>
        <w:r w:rsidRPr="00DA3180">
          <w:rPr>
            <w:b/>
          </w:rPr>
          <w:t xml:space="preserve"> </w:t>
        </w:r>
        <w:r>
          <w:t>The reason to avoid these stocks is simply because they are going down. Some examples for downward trends are the following:</w:t>
        </w:r>
      </w:ins>
    </w:p>
    <w:p w14:paraId="75F38B53" w14:textId="77777777" w:rsidR="005018BD" w:rsidRDefault="005018BD" w:rsidP="005018BD">
      <w:pPr>
        <w:jc w:val="center"/>
        <w:rPr>
          <w:ins w:id="437" w:author="Ricardo... Jacome.." w:date="2019-05-26T13:21:00Z"/>
        </w:rPr>
      </w:pPr>
      <w:ins w:id="438" w:author="Ricardo... Jacome.." w:date="2019-05-26T13:21:00Z">
        <w:r>
          <w:rPr>
            <w:noProof/>
          </w:rPr>
          <mc:AlternateContent>
            <mc:Choice Requires="wps">
              <w:drawing>
                <wp:anchor distT="0" distB="0" distL="114300" distR="114300" simplePos="0" relativeHeight="251716608" behindDoc="0" locked="0" layoutInCell="1" allowOverlap="1" wp14:anchorId="2496AB64" wp14:editId="4339D579">
                  <wp:simplePos x="0" y="0"/>
                  <wp:positionH relativeFrom="column">
                    <wp:posOffset>923925</wp:posOffset>
                  </wp:positionH>
                  <wp:positionV relativeFrom="paragraph">
                    <wp:posOffset>3869055</wp:posOffset>
                  </wp:positionV>
                  <wp:extent cx="4143375" cy="9334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6AAB8" id="Straight Connector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C5JM57BAQAAyA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CBF5B00" wp14:editId="7412D2E2">
                  <wp:simplePos x="0" y="0"/>
                  <wp:positionH relativeFrom="column">
                    <wp:posOffset>809625</wp:posOffset>
                  </wp:positionH>
                  <wp:positionV relativeFrom="paragraph">
                    <wp:posOffset>1335405</wp:posOffset>
                  </wp:positionV>
                  <wp:extent cx="4343400" cy="8001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0139" id="Straight Connector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Cf5C5K+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Pr>
            <w:noProof/>
          </w:rPr>
          <w:drawing>
            <wp:inline distT="0" distB="0" distL="0" distR="0" wp14:anchorId="113117AC" wp14:editId="2365E6CC">
              <wp:extent cx="4676775" cy="26551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771" cy="2701153"/>
                      </a:xfrm>
                      <a:prstGeom prst="rect">
                        <a:avLst/>
                      </a:prstGeom>
                    </pic:spPr>
                  </pic:pic>
                </a:graphicData>
              </a:graphic>
            </wp:inline>
          </w:drawing>
        </w:r>
        <w:r>
          <w:rPr>
            <w:noProof/>
          </w:rPr>
          <w:drawing>
            <wp:inline distT="0" distB="0" distL="0" distR="0" wp14:anchorId="1753D443" wp14:editId="0602D201">
              <wp:extent cx="4667659" cy="2657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6289" cy="2690855"/>
                      </a:xfrm>
                      <a:prstGeom prst="rect">
                        <a:avLst/>
                      </a:prstGeom>
                    </pic:spPr>
                  </pic:pic>
                </a:graphicData>
              </a:graphic>
            </wp:inline>
          </w:drawing>
        </w:r>
      </w:ins>
    </w:p>
    <w:p w14:paraId="1B34EFF5" w14:textId="77777777" w:rsidR="005018BD" w:rsidRDefault="005018BD" w:rsidP="005018BD">
      <w:pPr>
        <w:jc w:val="center"/>
        <w:rPr>
          <w:ins w:id="439" w:author="Ricardo... Jacome.." w:date="2019-05-26T13:21:00Z"/>
        </w:rPr>
      </w:pPr>
      <w:ins w:id="440" w:author="Ricardo... Jacome.." w:date="2019-05-26T13:21:00Z">
        <w:r>
          <w:t>Downward Trend Examples</w:t>
        </w:r>
      </w:ins>
    </w:p>
    <w:p w14:paraId="58E646C5" w14:textId="74721442" w:rsidR="005018BD" w:rsidRDefault="005018BD" w:rsidP="005018BD">
      <w:pPr>
        <w:jc w:val="both"/>
        <w:rPr>
          <w:ins w:id="441" w:author="Ricardo... Jacome.." w:date="2019-05-26T13:21:00Z"/>
        </w:rPr>
      </w:pPr>
      <w:ins w:id="442" w:author="Ricardo... Jacome.." w:date="2019-05-26T13:21:00Z">
        <w:r>
          <w:lastRenderedPageBreak/>
          <w:t xml:space="preserve">Some people argue that a downward trend is a sign that indicates that they will go up later. So, they buy the stock when price is decreasing, trying to find the exact time when it will start going up again. Some others argue that if the price once had a certain value, it must go back to that value eventually. </w:t>
        </w:r>
        <w:r w:rsidRPr="0007066B">
          <w:rPr>
            <w:b/>
            <w:u w:val="single"/>
          </w:rPr>
          <w:t>However, from personal research and experience, most</w:t>
        </w:r>
        <w:r>
          <w:rPr>
            <w:b/>
            <w:u w:val="single"/>
          </w:rPr>
          <w:t xml:space="preserve"> (if not all)</w:t>
        </w:r>
        <w:r w:rsidRPr="0007066B">
          <w:rPr>
            <w:b/>
            <w:u w:val="single"/>
          </w:rPr>
          <w:t xml:space="preserve"> sources recommend avoiding this type of buying.</w:t>
        </w:r>
        <w:r>
          <w:t xml:space="preserve"> The reason behind it, is that there is too much risk involved in the company. Instead of trying to make money, people are focusing on just recovering back</w:t>
        </w:r>
      </w:ins>
      <w:r w:rsidR="00BD785B">
        <w:t xml:space="preserve"> what</w:t>
      </w:r>
      <w:ins w:id="443" w:author="Ricardo... Jacome.." w:date="2019-05-26T13:21:00Z">
        <w:r>
          <w:t xml:space="preserve"> they had from that same stock. This can be dangerous because it can bring obstinance in their behavior and start believing price changes that could never happen.</w:t>
        </w:r>
      </w:ins>
      <w:r w:rsidR="00BD785B">
        <w:t xml:space="preserve"> When this happens, your emotions have clouded your mind. Never let that to happen to yourself as an investor. </w:t>
      </w:r>
      <w:ins w:id="444" w:author="Ricardo... Jacome.." w:date="2019-05-26T13:21:00Z">
        <w:r>
          <w:t xml:space="preserve"> </w:t>
        </w:r>
      </w:ins>
    </w:p>
    <w:p w14:paraId="1535D952" w14:textId="09A72CBF" w:rsidR="005018BD" w:rsidRDefault="005018BD" w:rsidP="005018BD">
      <w:pPr>
        <w:jc w:val="both"/>
        <w:rPr>
          <w:ins w:id="445" w:author="Ricardo... Jacome.." w:date="2019-05-26T13:21:00Z"/>
        </w:rPr>
      </w:pPr>
      <w:ins w:id="446" w:author="Ricardo... Jacome.." w:date="2019-05-26T13:21:00Z">
        <w:r>
          <w:t xml:space="preserve">This obstinate behavior is true for either long-term or short-term investments. </w:t>
        </w:r>
      </w:ins>
      <w:r w:rsidR="00BD785B">
        <w:t xml:space="preserve">Let us look at an example </w:t>
      </w:r>
      <w:ins w:id="447" w:author="Ricardo... Jacome.." w:date="2019-05-26T13:21:00Z">
        <w:r>
          <w:t xml:space="preserve">given </w:t>
        </w:r>
      </w:ins>
      <w:r w:rsidR="00BD785B">
        <w:t>by</w:t>
      </w:r>
      <w:ins w:id="448" w:author="Ricardo... Jacome.." w:date="2019-05-26T13:21:00Z">
        <w:r>
          <w:t xml:space="preserve"> </w:t>
        </w:r>
        <w:bookmarkStart w:id="449" w:name="_GoBack"/>
        <w:bookmarkEnd w:id="449"/>
        <w:r>
          <w:t>22</w:t>
        </w:r>
        <w:r w:rsidRPr="00135BBE">
          <w:rPr>
            <w:vertAlign w:val="superscript"/>
          </w:rPr>
          <w:t>nd</w:t>
        </w:r>
        <w:r>
          <w:t xml:space="preserve"> Century Group.</w:t>
        </w:r>
      </w:ins>
    </w:p>
    <w:p w14:paraId="4DDEEBE4" w14:textId="77777777" w:rsidR="005018BD" w:rsidRPr="00DA3180" w:rsidRDefault="005018BD" w:rsidP="005018BD">
      <w:pPr>
        <w:jc w:val="center"/>
        <w:rPr>
          <w:ins w:id="450" w:author="Ricardo... Jacome.." w:date="2019-05-26T13:21:00Z"/>
        </w:rPr>
      </w:pPr>
      <w:ins w:id="451" w:author="Ricardo... Jacome.." w:date="2019-05-26T13:21:00Z">
        <w:r>
          <w:rPr>
            <w:noProof/>
          </w:rPr>
          <w:drawing>
            <wp:inline distT="0" distB="0" distL="0" distR="0" wp14:anchorId="353F24AA" wp14:editId="526E5F5B">
              <wp:extent cx="4461036" cy="2438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CF87A" wp14:editId="76E55907">
              <wp:extent cx="4430875" cy="24384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616" cy="2452566"/>
                      </a:xfrm>
                      <a:prstGeom prst="rect">
                        <a:avLst/>
                      </a:prstGeom>
                    </pic:spPr>
                  </pic:pic>
                </a:graphicData>
              </a:graphic>
            </wp:inline>
          </w:drawing>
        </w:r>
      </w:ins>
    </w:p>
    <w:p w14:paraId="7C0C6024" w14:textId="77777777" w:rsidR="005018BD" w:rsidRDefault="005018BD" w:rsidP="005018BD">
      <w:pPr>
        <w:jc w:val="center"/>
        <w:rPr>
          <w:ins w:id="452" w:author="Ricardo... Jacome.." w:date="2019-05-26T13:21:00Z"/>
        </w:rPr>
      </w:pPr>
      <w:ins w:id="453" w:author="Ricardo... Jacome.." w:date="2019-05-26T13:21:00Z">
        <w:r>
          <w:t>22</w:t>
        </w:r>
        <w:r w:rsidRPr="00233194">
          <w:rPr>
            <w:vertAlign w:val="superscript"/>
          </w:rPr>
          <w:t>nd</w:t>
        </w:r>
        <w:r>
          <w:t xml:space="preserve"> Century Group in 2013 and 2014</w:t>
        </w:r>
      </w:ins>
    </w:p>
    <w:p w14:paraId="01D14EE0" w14:textId="77777777" w:rsidR="005018BD" w:rsidRDefault="005018BD" w:rsidP="005018BD">
      <w:pPr>
        <w:jc w:val="both"/>
        <w:rPr>
          <w:ins w:id="454" w:author="Ricardo... Jacome.." w:date="2019-05-26T13:21:00Z"/>
        </w:rPr>
      </w:pPr>
      <w:ins w:id="455" w:author="Ricardo... Jacome.." w:date="2019-05-26T13:21:00Z">
        <w:r>
          <w:t xml:space="preserve">If you bought stock in 2013, the value of it was about 1 dollar. After 4 months in 2014, the value of the stock grew 5 times of what it originally was. During this </w:t>
        </w:r>
        <w:proofErr w:type="gramStart"/>
        <w:r>
          <w:t>period of time</w:t>
        </w:r>
        <w:proofErr w:type="gramEnd"/>
        <w:r>
          <w:t xml:space="preserve">, buying would be </w:t>
        </w:r>
        <w:r>
          <w:lastRenderedPageBreak/>
          <w:t>recommended. Excitement is high, and returns are good. Now let us look 4 months later, and 3 years later.</w:t>
        </w:r>
      </w:ins>
    </w:p>
    <w:p w14:paraId="55CB9C59" w14:textId="77777777" w:rsidR="005018BD" w:rsidRDefault="005018BD" w:rsidP="005018BD">
      <w:pPr>
        <w:jc w:val="center"/>
        <w:rPr>
          <w:ins w:id="456" w:author="Ricardo... Jacome.." w:date="2019-05-26T13:21:00Z"/>
        </w:rPr>
      </w:pPr>
      <w:ins w:id="457" w:author="Ricardo... Jacome.." w:date="2019-05-26T13:21:00Z">
        <w:r>
          <w:rPr>
            <w:noProof/>
          </w:rPr>
          <w:drawing>
            <wp:inline distT="0" distB="0" distL="0" distR="0" wp14:anchorId="5795535C" wp14:editId="16ABC6F8">
              <wp:extent cx="4448175" cy="25348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1849" cy="2576874"/>
                      </a:xfrm>
                      <a:prstGeom prst="rect">
                        <a:avLst/>
                      </a:prstGeom>
                    </pic:spPr>
                  </pic:pic>
                </a:graphicData>
              </a:graphic>
            </wp:inline>
          </w:drawing>
        </w:r>
        <w:r>
          <w:rPr>
            <w:noProof/>
          </w:rPr>
          <w:drawing>
            <wp:inline distT="0" distB="0" distL="0" distR="0" wp14:anchorId="56FCC3B3" wp14:editId="39EC9F4A">
              <wp:extent cx="4416245" cy="2486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890" cy="2529733"/>
                      </a:xfrm>
                      <a:prstGeom prst="rect">
                        <a:avLst/>
                      </a:prstGeom>
                    </pic:spPr>
                  </pic:pic>
                </a:graphicData>
              </a:graphic>
            </wp:inline>
          </w:drawing>
        </w:r>
      </w:ins>
    </w:p>
    <w:p w14:paraId="7F39EC48" w14:textId="77777777" w:rsidR="005018BD" w:rsidRDefault="005018BD" w:rsidP="005018BD">
      <w:pPr>
        <w:jc w:val="center"/>
        <w:rPr>
          <w:ins w:id="458" w:author="Ricardo... Jacome.." w:date="2019-05-26T13:21:00Z"/>
        </w:rPr>
      </w:pPr>
      <w:ins w:id="459" w:author="Ricardo... Jacome.." w:date="2019-05-26T13:21:00Z">
        <w:r>
          <w:t>22</w:t>
        </w:r>
        <w:r w:rsidRPr="00233194">
          <w:rPr>
            <w:vertAlign w:val="superscript"/>
          </w:rPr>
          <w:t>nd</w:t>
        </w:r>
        <w:r>
          <w:t xml:space="preserve"> Century Group in 2014 and 2017</w:t>
        </w:r>
      </w:ins>
    </w:p>
    <w:p w14:paraId="6C2A70DA" w14:textId="77777777" w:rsidR="005018BD" w:rsidRDefault="005018BD" w:rsidP="005018BD">
      <w:pPr>
        <w:jc w:val="both"/>
        <w:rPr>
          <w:ins w:id="460" w:author="Ricardo... Jacome.." w:date="2019-05-26T13:21:00Z"/>
        </w:rPr>
      </w:pPr>
      <w:ins w:id="461" w:author="Ricardo... Jacome.." w:date="2019-05-26T13:21:00Z">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Pr="00F54EE4">
          <w:rPr>
            <w:b/>
          </w:rPr>
          <w:t>must</w:t>
        </w:r>
        <w:r w:rsidRPr="00233194">
          <w:rPr>
            <w:b/>
          </w:rPr>
          <w:t xml:space="preserve"> go back to 5 dollars, even though they are on a downwards trend, decide to even buy more. </w:t>
        </w:r>
        <w:r w:rsidRPr="00C36FE1">
          <w:rPr>
            <w:b/>
            <w:u w:val="single"/>
          </w:rPr>
          <w:t>That is not a wise move</w:t>
        </w:r>
        <w:r>
          <w:rPr>
            <w:b/>
          </w:rPr>
          <w:t xml:space="preserve">. </w:t>
        </w:r>
        <w:r>
          <w:t xml:space="preserve">Three years later, the stock is valued even less than it was back in 2013. Looking at the history at 5 years, we can see how many investors won a lot of money and then some others lost a lot as well. </w:t>
        </w:r>
        <w:r w:rsidRPr="0007066B">
          <w:t>This behavior of going down and then back up is possible, but is risky, that is why is not recommended for long-term investments.</w:t>
        </w:r>
      </w:ins>
    </w:p>
    <w:p w14:paraId="33384E36" w14:textId="77777777" w:rsidR="005018BD" w:rsidRDefault="005018BD" w:rsidP="005018BD">
      <w:pPr>
        <w:jc w:val="both"/>
        <w:rPr>
          <w:ins w:id="462" w:author="Ricardo... Jacome.." w:date="2019-05-26T13:21:00Z"/>
        </w:rPr>
      </w:pPr>
      <w:ins w:id="463" w:author="Ricardo... Jacome.." w:date="2019-05-26T13:21:00Z">
        <w:r>
          <w:t xml:space="preserve">How could you have avoided this emotional roller coaster? Simply by looking at the long-term performance of the stock. The company back in 2013 did not have a long history of performance, and that short performance was negative. With that in mind, the company </w:t>
        </w:r>
        <w:r w:rsidRPr="00F06AA7">
          <w:rPr>
            <w:b/>
          </w:rPr>
          <w:t>would not</w:t>
        </w:r>
        <w:r>
          <w:t xml:space="preserve"> have been an option for investment since the beginning. There could be the claim that the spike that occurred in </w:t>
        </w:r>
        <w:r>
          <w:lastRenderedPageBreak/>
          <w:t xml:space="preserve">2014 would be lost, and that is true. But remember, you are not playing lottery, you are making an investment. </w:t>
        </w:r>
      </w:ins>
    </w:p>
    <w:p w14:paraId="121D4091" w14:textId="14155930" w:rsidR="005018BD" w:rsidRDefault="005018BD" w:rsidP="005018BD">
      <w:pPr>
        <w:jc w:val="both"/>
        <w:rPr>
          <w:ins w:id="464" w:author="Ricardo... Jacome.." w:date="2019-05-26T13:26:00Z"/>
        </w:rPr>
      </w:pPr>
      <w:ins w:id="465" w:author="Ricardo... Jacome.." w:date="2019-05-26T13:21:00Z">
        <w:r w:rsidRPr="0007066B">
          <w:rPr>
            <w:b/>
            <w:u w:val="single"/>
          </w:rPr>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Now, with all these in mind I invite you to the </w:t>
        </w:r>
      </w:ins>
      <w:ins w:id="466" w:author="Ricardo... Jacome.." w:date="2019-05-26T13:24:00Z">
        <w:r>
          <w:t>mindset</w:t>
        </w:r>
      </w:ins>
      <w:ins w:id="467" w:author="Ricardo... Jacome.." w:date="2019-05-26T13:21:00Z">
        <w:r>
          <w:t xml:space="preserve"> section.</w:t>
        </w:r>
      </w:ins>
    </w:p>
    <w:p w14:paraId="120B54AA" w14:textId="3EC321CA" w:rsidR="005018BD" w:rsidRPr="005018BD" w:rsidRDefault="005018BD" w:rsidP="005018BD">
      <w:pPr>
        <w:jc w:val="both"/>
        <w:rPr>
          <w:ins w:id="468" w:author="Ricardo... Jacome.." w:date="2019-05-26T13:24:00Z"/>
          <w:sz w:val="36"/>
          <w:szCs w:val="36"/>
          <w:rPrChange w:id="469" w:author="Ricardo... Jacome.." w:date="2019-05-26T13:26:00Z">
            <w:rPr>
              <w:ins w:id="470" w:author="Ricardo... Jacome.." w:date="2019-05-26T13:24:00Z"/>
            </w:rPr>
          </w:rPrChange>
        </w:rPr>
      </w:pPr>
      <w:ins w:id="471" w:author="Ricardo... Jacome.." w:date="2019-05-26T13:26:00Z">
        <w:r>
          <w:rPr>
            <w:sz w:val="36"/>
            <w:szCs w:val="36"/>
          </w:rPr>
          <w:t>Some</w:t>
        </w:r>
        <w:r w:rsidRPr="005018BD">
          <w:rPr>
            <w:sz w:val="36"/>
            <w:szCs w:val="36"/>
            <w:rPrChange w:id="472" w:author="Ricardo... Jacome.." w:date="2019-05-26T13:26:00Z">
              <w:rPr/>
            </w:rPrChange>
          </w:rPr>
          <w:t xml:space="preserve"> Warning</w:t>
        </w:r>
        <w:r>
          <w:rPr>
            <w:sz w:val="36"/>
            <w:szCs w:val="36"/>
          </w:rPr>
          <w:t>s</w:t>
        </w:r>
      </w:ins>
    </w:p>
    <w:p w14:paraId="2C266D99" w14:textId="52205749" w:rsidR="005018BD" w:rsidRPr="00A46CF8" w:rsidRDefault="005018BD">
      <w:pPr>
        <w:jc w:val="both"/>
        <w:rPr>
          <w:ins w:id="473" w:author="Ricardo... Jacome.." w:date="2019-05-26T13:27:00Z"/>
        </w:rPr>
        <w:pPrChange w:id="474" w:author="Ricardo... Jacome.." w:date="2019-05-26T13:27:00Z">
          <w:pPr>
            <w:pStyle w:val="Heading2"/>
          </w:pPr>
        </w:pPrChange>
      </w:pPr>
      <w:ins w:id="475" w:author="Ricardo... Jacome.." w:date="2019-05-26T13:24:00Z">
        <w:r>
          <w:t xml:space="preserve">For much as I don’t support short-term strategies, it is important to know they exists. </w:t>
        </w:r>
      </w:ins>
      <w:ins w:id="476" w:author="Ricardo... Jacome.." w:date="2019-05-26T13:25:00Z">
        <w:r>
          <w:t>When you research for information abo</w:t>
        </w:r>
      </w:ins>
      <w:ins w:id="477" w:author="Ricardo... Jacome.." w:date="2019-05-26T13:26:00Z">
        <w:r>
          <w:t>ut stocks, you will find words and definitions that are common among investors who use these “trading techniques”. Often coming from charting ideas</w:t>
        </w:r>
      </w:ins>
      <w:ins w:id="478" w:author="Ricardo... Jacome.." w:date="2019-05-26T13:27:00Z">
        <w:r>
          <w:t>, investors make claims about the future performance of many companies. Some examples include:</w:t>
        </w:r>
      </w:ins>
    </w:p>
    <w:p w14:paraId="59474DFD" w14:textId="77777777" w:rsidR="005018BD" w:rsidRDefault="005018BD" w:rsidP="005018BD">
      <w:pPr>
        <w:jc w:val="both"/>
        <w:rPr>
          <w:ins w:id="479" w:author="Ricardo... Jacome.." w:date="2019-05-26T13:27:00Z"/>
        </w:rPr>
      </w:pPr>
      <w:ins w:id="480" w:author="Ricardo... Jacome.." w:date="2019-05-26T13:27:00Z">
        <w:r w:rsidRPr="00AB7DAD">
          <w:rPr>
            <w:b/>
          </w:rPr>
          <w:t>Day Trading:</w:t>
        </w:r>
        <w:r>
          <w:t xml:space="preserve"> Focuses on finding upwards trends in short amounts of time (hours) and then buy when the price is predicted to keep going up. Then sell when the value of the stock is starting to decrease. The method is risky because requires constantly trading to generate profits.</w:t>
        </w:r>
      </w:ins>
    </w:p>
    <w:p w14:paraId="1F87C0B9" w14:textId="77777777" w:rsidR="005018BD" w:rsidRDefault="005018BD" w:rsidP="005018BD">
      <w:pPr>
        <w:jc w:val="both"/>
        <w:rPr>
          <w:ins w:id="481" w:author="Ricardo... Jacome.." w:date="2019-05-26T13:27:00Z"/>
        </w:rPr>
      </w:pPr>
      <w:ins w:id="482" w:author="Ricardo... Jacome.." w:date="2019-05-26T13:27:00Z">
        <w:r w:rsidRPr="00AB7DAD">
          <w:rPr>
            <w:b/>
          </w:rPr>
          <w:t>Swing Trading:</w:t>
        </w:r>
        <w:r>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ins>
    </w:p>
    <w:p w14:paraId="35F93C92" w14:textId="77777777" w:rsidR="005018BD" w:rsidRDefault="005018BD" w:rsidP="005018BD">
      <w:pPr>
        <w:jc w:val="both"/>
        <w:rPr>
          <w:ins w:id="483" w:author="Ricardo... Jacome.." w:date="2019-05-26T13:27:00Z"/>
        </w:rPr>
      </w:pPr>
      <w:ins w:id="484" w:author="Ricardo... Jacome.." w:date="2019-05-26T13:27:00Z">
        <w:r w:rsidRPr="00AB7DAD">
          <w:rPr>
            <w:b/>
          </w:rPr>
          <w:t>Trend Trading:</w:t>
        </w:r>
        <w:r>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ins>
    </w:p>
    <w:p w14:paraId="35956BD4" w14:textId="77777777" w:rsidR="005018BD" w:rsidRDefault="005018BD" w:rsidP="005018BD">
      <w:pPr>
        <w:jc w:val="both"/>
        <w:rPr>
          <w:ins w:id="485" w:author="Ricardo... Jacome.." w:date="2019-05-26T13:27:00Z"/>
        </w:rPr>
      </w:pPr>
      <w:ins w:id="486" w:author="Ricardo... Jacome.." w:date="2019-05-26T13:27:00Z">
        <w:r w:rsidRPr="00AB7DAD">
          <w:rPr>
            <w:b/>
          </w:rPr>
          <w:t>Momentum Trading:</w:t>
        </w:r>
        <w:r>
          <w:t xml:space="preserve"> Usually investors always seek to “buy low and sell high”. Momentum Trading instead focuses on trends that are “buying high and sell higher”. The time for this strategy can vary from hours to days. The longer a stock is hold, the longer the risk is. </w:t>
        </w:r>
      </w:ins>
    </w:p>
    <w:p w14:paraId="40568619" w14:textId="77777777" w:rsidR="005018BD" w:rsidRDefault="005018BD" w:rsidP="005018BD">
      <w:pPr>
        <w:jc w:val="both"/>
        <w:rPr>
          <w:ins w:id="487" w:author="Ricardo... Jacome.." w:date="2019-05-26T13:27:00Z"/>
        </w:rPr>
      </w:pPr>
      <w:ins w:id="488" w:author="Ricardo... Jacome.." w:date="2019-05-26T13:27:00Z">
        <w:r w:rsidRPr="00AB7DAD">
          <w:rPr>
            <w:b/>
          </w:rPr>
          <w:t>Reversal Trading:</w:t>
        </w:r>
        <w:r>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ins>
    </w:p>
    <w:p w14:paraId="52633E01" w14:textId="3A179499" w:rsidR="005018BD" w:rsidRDefault="005018BD" w:rsidP="005018BD">
      <w:pPr>
        <w:jc w:val="both"/>
        <w:rPr>
          <w:ins w:id="489" w:author="Ricardo... Jacome.." w:date="2019-05-26T13:27:00Z"/>
        </w:rPr>
      </w:pPr>
      <w:ins w:id="490" w:author="Ricardo... Jacome.." w:date="2019-05-26T13:27:00Z">
        <w:r>
          <w:t>Remember that if you want to use any of these strategies, you need to research in detail for the one you want to focus. This was just an overview of some (but not all) strategies. Some people come up with their own trading style that is different from what exists.</w:t>
        </w:r>
      </w:ins>
      <w:ins w:id="491" w:author="Ricardo... Jacome.." w:date="2019-05-26T13:28:00Z">
        <w:r>
          <w:t xml:space="preserve"> </w:t>
        </w:r>
        <w:r w:rsidR="00D14D17">
          <w:t xml:space="preserve">When it comes to these trading ideas, I often think </w:t>
        </w:r>
      </w:ins>
      <w:ins w:id="492" w:author="Ricardo... Jacome.." w:date="2019-05-26T13:29:00Z">
        <w:r w:rsidR="00D14D17">
          <w:t xml:space="preserve">of “noise”. Which is just something that comes out naturally out of information and is often undesired.  For example, </w:t>
        </w:r>
      </w:ins>
      <w:ins w:id="493" w:author="Ricardo... Jacome.." w:date="2019-05-26T13:30:00Z">
        <w:r w:rsidR="00D14D17">
          <w:t>sometimes you will hear a beeping sound when you are turning a radio on (happened mo</w:t>
        </w:r>
      </w:ins>
      <w:ins w:id="494" w:author="Ricardo... Jacome.." w:date="2019-05-26T13:33:00Z">
        <w:r w:rsidR="00D14D17">
          <w:t>re o</w:t>
        </w:r>
      </w:ins>
      <w:ins w:id="495" w:author="Ricardo... Jacome.." w:date="2019-05-26T13:34:00Z">
        <w:r w:rsidR="00D14D17">
          <w:t xml:space="preserve">ften in old radios), or on vinyl record players (you will hear a static sound while the music is playing). All of those are examples of noisy, but what you wanted to hear is the music coming out from those devices. </w:t>
        </w:r>
      </w:ins>
      <w:ins w:id="496" w:author="Ricardo... Jacome.." w:date="2019-05-26T13:37:00Z">
        <w:r w:rsidR="00D14D17">
          <w:t>So,</w:t>
        </w:r>
      </w:ins>
      <w:ins w:id="497" w:author="Ricardo... Jacome.." w:date="2019-05-26T13:35:00Z">
        <w:r w:rsidR="00D14D17">
          <w:t xml:space="preserve"> stocks have also this “noise” to them which </w:t>
        </w:r>
        <w:r w:rsidR="00D14D17">
          <w:lastRenderedPageBreak/>
          <w:t xml:space="preserve">are the small patterns that are presented in the </w:t>
        </w:r>
      </w:ins>
      <w:ins w:id="498" w:author="Ricardo... Jacome.." w:date="2019-05-26T13:37:00Z">
        <w:r w:rsidR="00D14D17">
          <w:t>short-term</w:t>
        </w:r>
      </w:ins>
      <w:ins w:id="499" w:author="Ricardo... Jacome.." w:date="2019-05-26T13:35:00Z">
        <w:r w:rsidR="00D14D17">
          <w:t xml:space="preserve"> duration, but it is the long term what you should </w:t>
        </w:r>
      </w:ins>
      <w:ins w:id="500" w:author="Ricardo... Jacome.." w:date="2019-05-26T13:36:00Z">
        <w:r w:rsidR="00D14D17">
          <w:t>be concerned about. Saying that a spike that occurred during one hour of trading is enough to predict the behavior for 1 year is like saying that the static you hear from the vinyl record told you wha</w:t>
        </w:r>
      </w:ins>
      <w:ins w:id="501" w:author="Ricardo... Jacome.." w:date="2019-05-26T13:37:00Z">
        <w:r w:rsidR="00D14D17">
          <w:t xml:space="preserve">t the song was all about. To end this little </w:t>
        </w:r>
      </w:ins>
      <w:ins w:id="502" w:author="Ricardo... Jacome.." w:date="2019-05-26T13:38:00Z">
        <w:r w:rsidR="00D306B7">
          <w:t>warning,</w:t>
        </w:r>
      </w:ins>
      <w:ins w:id="503" w:author="Ricardo... Jacome.." w:date="2019-05-26T13:37:00Z">
        <w:r w:rsidR="00D14D17">
          <w:t xml:space="preserve"> I would like to quote Nate Silver: </w:t>
        </w:r>
      </w:ins>
      <w:bookmarkStart w:id="504" w:name="_Hlk9769174"/>
      <w:ins w:id="505" w:author="Ricardo... Jacome.." w:date="2019-05-26T13:38:00Z">
        <w:r w:rsidR="00D14D17">
          <w:t>“Our brains, wired to detect patterns, are always looking for a signal, when instead we should appreciate how noisy the data is</w:t>
        </w:r>
        <w:bookmarkEnd w:id="504"/>
        <w:r w:rsidR="00D14D17">
          <w:t>”.[3]</w:t>
        </w:r>
      </w:ins>
    </w:p>
    <w:p w14:paraId="48E7B77F" w14:textId="3E447A69" w:rsidR="005018BD" w:rsidRDefault="005018BD" w:rsidP="005018BD">
      <w:pPr>
        <w:jc w:val="both"/>
        <w:rPr>
          <w:ins w:id="506" w:author="Ricardo... Jacome.." w:date="2019-05-26T13:21:00Z"/>
        </w:rPr>
      </w:pPr>
      <w:ins w:id="507" w:author="Ricardo... Jacome.." w:date="2019-05-26T13:26:00Z">
        <w:r>
          <w:t xml:space="preserve"> </w:t>
        </w:r>
      </w:ins>
    </w:p>
    <w:p w14:paraId="0742B114" w14:textId="77777777" w:rsidR="005018BD" w:rsidRDefault="005018BD" w:rsidP="005018BD">
      <w:pPr>
        <w:jc w:val="both"/>
        <w:rPr>
          <w:ins w:id="508" w:author="Ricardo... Jacome.." w:date="2019-05-26T13:21:00Z"/>
          <w:sz w:val="36"/>
          <w:szCs w:val="36"/>
        </w:rPr>
      </w:pPr>
      <w:ins w:id="509" w:author="Ricardo... Jacome.." w:date="2019-05-26T13:21:00Z">
        <w:r w:rsidRPr="00F06AA7">
          <w:rPr>
            <w:sz w:val="36"/>
            <w:szCs w:val="36"/>
          </w:rPr>
          <w:t>The Mindset</w:t>
        </w:r>
      </w:ins>
    </w:p>
    <w:p w14:paraId="248FFACC" w14:textId="586379BD" w:rsidR="005018BD" w:rsidRPr="00F54EE4" w:rsidRDefault="005018BD">
      <w:pPr>
        <w:rPr>
          <w:ins w:id="510" w:author="Ricardo... Jacome.." w:date="2019-05-26T13:21:00Z"/>
        </w:rPr>
        <w:pPrChange w:id="511" w:author="Ricardo... Jacome.." w:date="2019-05-26T13:52:00Z">
          <w:pPr>
            <w:jc w:val="both"/>
          </w:pPr>
        </w:pPrChange>
      </w:pPr>
      <w:ins w:id="512" w:author="Ricardo... Jacome.." w:date="2019-05-26T13:21:00Z">
        <w:r>
          <w:t xml:space="preserve">If the history of at least 5 years of the company is not a positive trend, it will not be a safe investment. It will be a risky investment with the chance of not making money. </w:t>
        </w:r>
        <w:r w:rsidRPr="00F06AA7">
          <w:rPr>
            <w:b/>
          </w:rPr>
          <w:t xml:space="preserve">The shorter the time history you are looking at. The higher the risk you are invoking for your </w:t>
        </w:r>
      </w:ins>
      <w:ins w:id="513" w:author="Ricardo... Jacome.." w:date="2019-05-26T13:23:00Z">
        <w:r>
          <w:rPr>
            <w:b/>
          </w:rPr>
          <w:t>decisions</w:t>
        </w:r>
      </w:ins>
      <w:ins w:id="514" w:author="Ricardo... Jacome.." w:date="2019-05-26T13:21:00Z">
        <w:r w:rsidRPr="00F06AA7">
          <w:rPr>
            <w:b/>
          </w:rPr>
          <w:t>.</w:t>
        </w:r>
        <w:r>
          <w:t xml:space="preserve"> </w:t>
        </w:r>
        <w:proofErr w:type="gramStart"/>
        <w:r>
          <w:t>In essence</w:t>
        </w:r>
      </w:ins>
      <w:ins w:id="515" w:author="Ricardo... Jacome.." w:date="2019-05-27T21:11:00Z">
        <w:r w:rsidR="00C33FB1">
          <w:t>,</w:t>
        </w:r>
      </w:ins>
      <w:ins w:id="516" w:author="Ricardo... Jacome.." w:date="2019-05-26T13:21:00Z">
        <w:r>
          <w:t xml:space="preserve"> that</w:t>
        </w:r>
        <w:proofErr w:type="gramEnd"/>
        <w:r>
          <w:t xml:space="preserve"> is the only “prediction” I can apply from chart data to my stock making decision. Aside from that, everything else is just an empty promise of profits. </w:t>
        </w:r>
      </w:ins>
    </w:p>
    <w:bookmarkEnd w:id="64"/>
    <w:p w14:paraId="5D47BFD1" w14:textId="77777777" w:rsidR="005018BD" w:rsidRDefault="005018BD" w:rsidP="005018BD">
      <w:pPr>
        <w:jc w:val="both"/>
        <w:rPr>
          <w:ins w:id="517" w:author="Ricardo... Jacome.." w:date="2019-05-26T13:21:00Z"/>
        </w:rPr>
      </w:pPr>
    </w:p>
    <w:p w14:paraId="17764136" w14:textId="177E2EB4" w:rsidR="002442BE" w:rsidRDefault="002442BE" w:rsidP="002442BE">
      <w:pPr>
        <w:pStyle w:val="Heading2"/>
      </w:pPr>
      <w:r>
        <w:t>Smaller Time Frame Trends</w:t>
      </w:r>
      <w:bookmarkEnd w:id="433"/>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0E3B99A7" w:rsidR="002442BE" w:rsidRDefault="002442BE" w:rsidP="008C4649">
      <w:pPr>
        <w:jc w:val="both"/>
        <w:rPr>
          <w:ins w:id="518" w:author="Ricardo... Jacome.." w:date="2019-05-27T16:40:00Z"/>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sidRPr="004A6564">
        <w:rPr>
          <w:b/>
          <w:u w:val="single"/>
        </w:rPr>
        <w:t>.</w:t>
      </w:r>
      <w:ins w:id="519" w:author="Ricardo... Jacome.." w:date="2019-05-26T13:01:00Z">
        <w:r w:rsidR="004A6564" w:rsidRPr="004A6564">
          <w:rPr>
            <w:b/>
            <w:u w:val="single"/>
          </w:rPr>
          <w:t xml:space="preserve"> This </w:t>
        </w:r>
      </w:ins>
      <w:proofErr w:type="gramStart"/>
      <w:ins w:id="520" w:author="Ricardo... Jacome.." w:date="2019-05-26T13:02:00Z">
        <w:r w:rsidR="004A6564">
          <w:rPr>
            <w:b/>
            <w:u w:val="single"/>
          </w:rPr>
          <w:t>should be avoided at all times</w:t>
        </w:r>
        <w:proofErr w:type="gramEnd"/>
        <w:r w:rsidR="004A6564">
          <w:rPr>
            <w:b/>
            <w:u w:val="single"/>
          </w:rPr>
          <w:t xml:space="preserve">. </w:t>
        </w:r>
        <w:r w:rsidR="004A6564">
          <w:rPr>
            <w:u w:val="single"/>
          </w:rPr>
          <w:t>Trying to predict smaller time frames is what investment is</w:t>
        </w:r>
      </w:ins>
      <w:ins w:id="521" w:author="Ricardo... Jacome.." w:date="2019-05-26T13:03:00Z">
        <w:r w:rsidR="004A6564">
          <w:rPr>
            <w:u w:val="single"/>
          </w:rPr>
          <w:t xml:space="preserve"> not</w:t>
        </w:r>
        <w:r w:rsidR="004A6564">
          <w:t xml:space="preserve"> about. </w:t>
        </w:r>
      </w:ins>
    </w:p>
    <w:p w14:paraId="04FF9B09" w14:textId="77777777" w:rsidR="00C33FB1" w:rsidRDefault="009430BD" w:rsidP="008C4649">
      <w:pPr>
        <w:jc w:val="both"/>
        <w:rPr>
          <w:ins w:id="522" w:author="Ricardo... Jacome.." w:date="2019-05-27T21:12:00Z"/>
        </w:rPr>
      </w:pPr>
      <w:ins w:id="523" w:author="Ricardo... Jacome.." w:date="2019-05-27T16:41:00Z">
        <w:r>
          <w:lastRenderedPageBreak/>
          <w:t xml:space="preserve">Even though many trading strategies are created from the idea of recognizing patterns that will </w:t>
        </w:r>
        <w:r>
          <w:br/>
          <w:t xml:space="preserve">“predict” the behavior of the stock, there is simply too many factors that are not </w:t>
        </w:r>
        <w:proofErr w:type="gramStart"/>
        <w:r>
          <w:t>taken into account</w:t>
        </w:r>
        <w:proofErr w:type="gramEnd"/>
        <w:r>
          <w:t xml:space="preserve"> by solely </w:t>
        </w:r>
      </w:ins>
      <w:ins w:id="524" w:author="Ricardo... Jacome.." w:date="2019-05-27T16:42:00Z">
        <w:r>
          <w:t xml:space="preserve">looking at chart movement. Every company has fluctuations in the smaller time frames, and </w:t>
        </w:r>
      </w:ins>
      <w:ins w:id="525" w:author="Ricardo... Jacome.." w:date="2019-05-27T16:46:00Z">
        <w:r>
          <w:t>these fluctuations</w:t>
        </w:r>
      </w:ins>
      <w:ins w:id="526" w:author="Ricardo... Jacome.." w:date="2019-05-27T16:42:00Z">
        <w:r>
          <w:t xml:space="preserve"> are pretty much </w:t>
        </w:r>
      </w:ins>
      <w:ins w:id="527" w:author="Ricardo... Jacome.." w:date="2019-05-27T16:43:00Z">
        <w:r>
          <w:t>unpredictable. Some people might claim to have predicted them, but when asked to predict again, their “methods” will</w:t>
        </w:r>
      </w:ins>
      <w:ins w:id="528" w:author="Ricardo... Jacome.." w:date="2019-05-27T16:44:00Z">
        <w:r>
          <w:t xml:space="preserve"> prove </w:t>
        </w:r>
      </w:ins>
      <w:ins w:id="529" w:author="Ricardo... Jacome.." w:date="2019-05-27T16:43:00Z">
        <w:r>
          <w:t xml:space="preserve">to be unsuccessful. </w:t>
        </w:r>
      </w:ins>
      <w:ins w:id="530" w:author="Ricardo... Jacome.." w:date="2019-05-27T16:44:00Z">
        <w:r>
          <w:t xml:space="preserve">There is an incredible amount of information and books that </w:t>
        </w:r>
      </w:ins>
      <w:ins w:id="531" w:author="Ricardo... Jacome.." w:date="2019-05-27T16:47:00Z">
        <w:r>
          <w:t>mention</w:t>
        </w:r>
      </w:ins>
      <w:ins w:id="532" w:author="Ricardo... Jacome.." w:date="2019-05-27T16:44:00Z">
        <w:r>
          <w:t xml:space="preserve"> people who claim to have a predictive </w:t>
        </w:r>
      </w:ins>
      <w:ins w:id="533" w:author="Ricardo... Jacome.." w:date="2019-05-27T16:48:00Z">
        <w:r>
          <w:t xml:space="preserve">technique and </w:t>
        </w:r>
      </w:ins>
      <w:ins w:id="534" w:author="Ricardo... Jacome.." w:date="2019-05-27T16:44:00Z">
        <w:r>
          <w:t>end up failing in the long run</w:t>
        </w:r>
      </w:ins>
      <w:ins w:id="535" w:author="Ricardo... Jacome.." w:date="2019-05-27T16:48:00Z">
        <w:r>
          <w:t xml:space="preserve"> [1][2]</w:t>
        </w:r>
      </w:ins>
      <w:ins w:id="536" w:author="Ricardo... Jacome.." w:date="2019-05-27T16:44:00Z">
        <w:r>
          <w:t>.</w:t>
        </w:r>
      </w:ins>
      <w:ins w:id="537" w:author="Ricardo... Jacome.." w:date="2019-05-27T21:11:00Z">
        <w:r w:rsidR="00C33FB1">
          <w:t xml:space="preserve"> Most of these methods include mathematical formulations and </w:t>
        </w:r>
      </w:ins>
      <w:ins w:id="538" w:author="Ricardo... Jacome.." w:date="2019-05-27T21:12:00Z">
        <w:r w:rsidR="00C33FB1">
          <w:t>terminology for every type of curve movement you can imagine.</w:t>
        </w:r>
      </w:ins>
      <w:ins w:id="539" w:author="Ricardo... Jacome.." w:date="2019-05-27T16:44:00Z">
        <w:r>
          <w:t xml:space="preserve"> </w:t>
        </w:r>
      </w:ins>
    </w:p>
    <w:p w14:paraId="1F8243D5" w14:textId="4B9EA665" w:rsidR="009430BD" w:rsidRDefault="00C33FB1" w:rsidP="008C4649">
      <w:pPr>
        <w:jc w:val="both"/>
        <w:rPr>
          <w:ins w:id="540" w:author="Ricardo... Jacome.." w:date="2019-05-27T16:48:00Z"/>
        </w:rPr>
      </w:pPr>
      <w:ins w:id="541" w:author="Ricardo... Jacome.." w:date="2019-05-27T21:12:00Z">
        <w:r>
          <w:t>But now, t</w:t>
        </w:r>
      </w:ins>
      <w:ins w:id="542" w:author="Ricardo... Jacome.." w:date="2019-05-27T16:45:00Z">
        <w:r w:rsidR="009430BD">
          <w:t xml:space="preserve">hink about it in terms of coin tossing, it is possible to predict certain </w:t>
        </w:r>
      </w:ins>
      <w:ins w:id="543" w:author="Ricardo... Jacome.." w:date="2019-05-27T16:46:00Z">
        <w:r w:rsidR="009430BD">
          <w:t>number</w:t>
        </w:r>
      </w:ins>
      <w:ins w:id="544" w:author="Ricardo... Jacome.." w:date="2019-05-27T16:45:00Z">
        <w:r w:rsidR="009430BD">
          <w:t xml:space="preserve"> of outcomes (tails or heads), but after </w:t>
        </w:r>
      </w:ins>
      <w:ins w:id="545" w:author="Ricardo... Jacome.." w:date="2019-05-27T21:12:00Z">
        <w:r>
          <w:t>several</w:t>
        </w:r>
      </w:ins>
      <w:ins w:id="546" w:author="Ricardo... Jacome.." w:date="2019-05-27T16:45:00Z">
        <w:r w:rsidR="009430BD">
          <w:t xml:space="preserve"> times you will eventually fail. That same logic applies to the prediction of a </w:t>
        </w:r>
      </w:ins>
      <w:ins w:id="547" w:author="Ricardo... Jacome.." w:date="2019-05-27T16:46:00Z">
        <w:r w:rsidR="009430BD" w:rsidRPr="009430BD">
          <w:rPr>
            <w:u w:val="single"/>
            <w:rPrChange w:id="548" w:author="Ricardo... Jacome.." w:date="2019-05-27T16:46:00Z">
              <w:rPr/>
            </w:rPrChange>
          </w:rPr>
          <w:t>small-time</w:t>
        </w:r>
      </w:ins>
      <w:ins w:id="549" w:author="Ricardo... Jacome.." w:date="2019-05-27T16:45:00Z">
        <w:r w:rsidR="009430BD" w:rsidRPr="009430BD">
          <w:rPr>
            <w:u w:val="single"/>
            <w:rPrChange w:id="550" w:author="Ricardo... Jacome.." w:date="2019-05-27T16:46:00Z">
              <w:rPr/>
            </w:rPrChange>
          </w:rPr>
          <w:t xml:space="preserve"> frame</w:t>
        </w:r>
        <w:r w:rsidR="009430BD">
          <w:t xml:space="preserve">, some </w:t>
        </w:r>
      </w:ins>
      <w:ins w:id="551" w:author="Ricardo... Jacome.." w:date="2019-05-27T16:46:00Z">
        <w:r w:rsidR="009430BD">
          <w:t xml:space="preserve">people might get it right sometimes, but not all the time. </w:t>
        </w:r>
      </w:ins>
      <w:ins w:id="552" w:author="Ricardo... Jacome.." w:date="2019-05-27T16:45:00Z">
        <w:r w:rsidR="009430BD">
          <w:t xml:space="preserve"> </w:t>
        </w:r>
      </w:ins>
    </w:p>
    <w:p w14:paraId="65C12414" w14:textId="198B83A6" w:rsidR="009F7D72" w:rsidRDefault="009430BD" w:rsidP="008C4649">
      <w:pPr>
        <w:jc w:val="both"/>
        <w:rPr>
          <w:ins w:id="553" w:author="Ricardo... Jacome.." w:date="2019-05-27T16:54:00Z"/>
        </w:rPr>
      </w:pPr>
      <w:ins w:id="554" w:author="Ricardo... Jacome.." w:date="2019-05-27T16:48:00Z">
        <w:r>
          <w:t>Individuals who favor mathematical approache</w:t>
        </w:r>
      </w:ins>
      <w:ins w:id="555" w:author="Ricardo... Jacome.." w:date="2019-05-27T16:49:00Z">
        <w:r>
          <w:t>s (as I am one of them) will oppose the idea of now being able to use mathematical formulas for predictions</w:t>
        </w:r>
      </w:ins>
      <w:ins w:id="556" w:author="Ricardo... Jacome.." w:date="2019-05-27T16:50:00Z">
        <w:r w:rsidR="009F7D72">
          <w:t>. B</w:t>
        </w:r>
      </w:ins>
      <w:ins w:id="557" w:author="Ricardo... Jacome.." w:date="2019-05-27T16:51:00Z">
        <w:r w:rsidR="009F7D72">
          <w:t>ut we need to grasp that</w:t>
        </w:r>
      </w:ins>
      <w:ins w:id="558" w:author="Ricardo... Jacome.." w:date="2019-05-27T16:50:00Z">
        <w:r w:rsidR="009F7D72">
          <w:t xml:space="preserve"> the main problem lies </w:t>
        </w:r>
      </w:ins>
      <w:ins w:id="559" w:author="Ricardo... Jacome.." w:date="2019-05-27T16:51:00Z">
        <w:r w:rsidR="009F7D72">
          <w:t>in the data itself. Stoc</w:t>
        </w:r>
      </w:ins>
      <w:ins w:id="560" w:author="Ricardo... Jacome.." w:date="2019-05-27T16:52:00Z">
        <w:r w:rsidR="009F7D72">
          <w:t xml:space="preserve">k price history does not have enough parameters to make accurate predictions. </w:t>
        </w:r>
      </w:ins>
      <w:ins w:id="561" w:author="Ricardo... Jacome.." w:date="2019-05-27T16:53:00Z">
        <w:r w:rsidR="009F7D72">
          <w:t>Furthermore,</w:t>
        </w:r>
      </w:ins>
      <w:ins w:id="562" w:author="Ricardo... Jacome.." w:date="2019-05-27T16:52:00Z">
        <w:r w:rsidR="009F7D72">
          <w:t xml:space="preserve"> we have no way of measuring </w:t>
        </w:r>
      </w:ins>
      <w:ins w:id="563" w:author="Ricardo... Jacome.." w:date="2019-05-27T16:53:00Z">
        <w:r w:rsidR="009F7D72">
          <w:t xml:space="preserve">these </w:t>
        </w:r>
      </w:ins>
      <w:ins w:id="564" w:author="Ricardo... Jacome.." w:date="2019-05-27T16:52:00Z">
        <w:r w:rsidR="009F7D72">
          <w:t>parameters</w:t>
        </w:r>
      </w:ins>
      <w:ins w:id="565" w:author="Ricardo... Jacome.." w:date="2019-05-27T16:53:00Z">
        <w:r w:rsidR="009F7D72">
          <w:t xml:space="preserve"> which bring uncertainty. What do I mean by that?</w:t>
        </w:r>
      </w:ins>
      <w:ins w:id="566" w:author="Ricardo... Jacome.." w:date="2019-05-27T16:54:00Z">
        <w:r w:rsidR="009F7D72">
          <w:t xml:space="preserve"> Let us bring an example.</w:t>
        </w:r>
      </w:ins>
    </w:p>
    <w:p w14:paraId="18462CA8" w14:textId="007A8DB8" w:rsidR="009F7D72" w:rsidRPr="00C33FB1" w:rsidRDefault="00BB0782" w:rsidP="008C4649">
      <w:pPr>
        <w:jc w:val="both"/>
        <w:rPr>
          <w:ins w:id="567" w:author="Ricardo... Jacome.." w:date="2019-05-27T16:54:00Z"/>
          <w:b/>
          <w:rPrChange w:id="568" w:author="Ricardo... Jacome.." w:date="2019-05-27T21:12:00Z">
            <w:rPr>
              <w:ins w:id="569" w:author="Ricardo... Jacome.." w:date="2019-05-27T16:54:00Z"/>
            </w:rPr>
          </w:rPrChange>
        </w:rPr>
      </w:pPr>
      <w:ins w:id="570" w:author="Ricardo... Jacome.." w:date="2019-05-27T19:51:00Z">
        <w:r w:rsidRPr="00C33FB1">
          <w:rPr>
            <w:b/>
            <w:rPrChange w:id="571" w:author="Ricardo... Jacome.." w:date="2019-05-27T21:12:00Z">
              <w:rPr/>
            </w:rPrChange>
          </w:rPr>
          <w:t>Fundamental</w:t>
        </w:r>
      </w:ins>
      <w:ins w:id="572" w:author="Ricardo... Jacome.." w:date="2019-05-27T16:54:00Z">
        <w:r w:rsidR="009F7D72" w:rsidRPr="00C33FB1">
          <w:rPr>
            <w:b/>
            <w:rPrChange w:id="573" w:author="Ricardo... Jacome.." w:date="2019-05-27T21:12:00Z">
              <w:rPr/>
            </w:rPrChange>
          </w:rPr>
          <w:t xml:space="preserve"> Example</w:t>
        </w:r>
      </w:ins>
      <w:ins w:id="574" w:author="Ricardo... Jacome.." w:date="2019-05-27T19:51:00Z">
        <w:r w:rsidRPr="00C33FB1">
          <w:rPr>
            <w:b/>
            <w:rPrChange w:id="575" w:author="Ricardo... Jacome.." w:date="2019-05-27T21:12:00Z">
              <w:rPr/>
            </w:rPrChange>
          </w:rPr>
          <w:t xml:space="preserve"> #1</w:t>
        </w:r>
      </w:ins>
      <w:ins w:id="576" w:author="Ricardo... Jacome.." w:date="2019-05-27T16:54:00Z">
        <w:r w:rsidR="009F7D72" w:rsidRPr="00C33FB1">
          <w:rPr>
            <w:b/>
            <w:rPrChange w:id="577" w:author="Ricardo... Jacome.." w:date="2019-05-27T21:12:00Z">
              <w:rPr/>
            </w:rPrChange>
          </w:rPr>
          <w:t>: Uncertainty, Risk and Measurability</w:t>
        </w:r>
      </w:ins>
    </w:p>
    <w:p w14:paraId="72FF1854" w14:textId="55A17D72" w:rsidR="009F7D72" w:rsidRDefault="009F7D72" w:rsidP="008C4649">
      <w:pPr>
        <w:jc w:val="both"/>
        <w:rPr>
          <w:ins w:id="578" w:author="Ricardo... Jacome.." w:date="2019-05-27T16:56:00Z"/>
        </w:rPr>
      </w:pPr>
      <w:ins w:id="579" w:author="Ricardo... Jacome.." w:date="2019-05-27T16:54:00Z">
        <w:r>
          <w:t>If you toss a coin, there is a 50/50 chance that yo</w:t>
        </w:r>
      </w:ins>
      <w:ins w:id="580" w:author="Ricardo... Jacome.." w:date="2019-05-27T16:55:00Z">
        <w:r>
          <w:t xml:space="preserve">u will obtain heads or tails. So, there is a 50% chance of you winning or losing. This </w:t>
        </w:r>
      </w:ins>
      <w:ins w:id="581" w:author="Ricardo... Jacome.." w:date="2019-05-27T16:56:00Z">
        <w:r>
          <w:t>“chance</w:t>
        </w:r>
      </w:ins>
      <w:ins w:id="582" w:author="Ricardo... Jacome.." w:date="2019-05-27T16:57:00Z">
        <w:r>
          <w:t>”</w:t>
        </w:r>
      </w:ins>
      <w:ins w:id="583" w:author="Ricardo... Jacome.." w:date="2019-05-27T16:56:00Z">
        <w:r>
          <w:t xml:space="preserve"> is a measurement of risk. </w:t>
        </w:r>
      </w:ins>
    </w:p>
    <w:p w14:paraId="6D41A7A1" w14:textId="01CC478C" w:rsidR="004C0468" w:rsidRDefault="009F7D72" w:rsidP="008C4649">
      <w:pPr>
        <w:jc w:val="both"/>
        <w:rPr>
          <w:ins w:id="584" w:author="Ricardo... Jacome.." w:date="2019-05-27T17:05:00Z"/>
        </w:rPr>
      </w:pPr>
      <w:ins w:id="585" w:author="Ricardo... Jacome.." w:date="2019-05-27T16:56:00Z">
        <w:r>
          <w:t xml:space="preserve">All good? Let us make it more interesting. Imagine that you are in </w:t>
        </w:r>
      </w:ins>
      <w:ins w:id="586" w:author="Ricardo... Jacome.." w:date="2019-05-27T16:58:00Z">
        <w:r>
          <w:t>your friends’ house</w:t>
        </w:r>
      </w:ins>
      <w:ins w:id="587" w:author="Ricardo... Jacome.." w:date="2019-05-27T16:57:00Z">
        <w:r>
          <w:t xml:space="preserve"> where you are playing dice. You are given</w:t>
        </w:r>
      </w:ins>
      <w:ins w:id="588" w:author="Ricardo... Jacome.." w:date="2019-05-27T16:59:00Z">
        <w:r>
          <w:t xml:space="preserve"> a </w:t>
        </w:r>
      </w:ins>
      <w:ins w:id="589" w:author="Ricardo... Jacome.." w:date="2019-05-27T16:57:00Z">
        <w:r>
          <w:t xml:space="preserve">die and </w:t>
        </w:r>
        <w:proofErr w:type="gramStart"/>
        <w:r>
          <w:t>have to</w:t>
        </w:r>
        <w:proofErr w:type="gramEnd"/>
        <w:r>
          <w:t xml:space="preserve"> guess </w:t>
        </w:r>
      </w:ins>
      <w:ins w:id="590" w:author="Ricardo... Jacome.." w:date="2019-05-27T16:58:00Z">
        <w:r>
          <w:t xml:space="preserve">the number that will appear </w:t>
        </w:r>
      </w:ins>
      <w:ins w:id="591" w:author="Ricardo... Jacome.." w:date="2019-05-27T16:59:00Z">
        <w:r>
          <w:t>after throwing it</w:t>
        </w:r>
      </w:ins>
      <w:ins w:id="592" w:author="Ricardo... Jacome.." w:date="2019-05-27T16:58:00Z">
        <w:r>
          <w:t>. If we want to measure risk,</w:t>
        </w:r>
      </w:ins>
      <w:ins w:id="593" w:author="Ricardo... Jacome.." w:date="2019-05-27T16:59:00Z">
        <w:r>
          <w:t xml:space="preserve"> you will </w:t>
        </w:r>
        <w:r w:rsidR="004C0468">
          <w:t xml:space="preserve">calculate a 1/6 chances or about 16.7% of getting it right. Now </w:t>
        </w:r>
      </w:ins>
      <w:ins w:id="594" w:author="Ricardo... Jacome.." w:date="2019-05-27T17:00:00Z">
        <w:r w:rsidR="004C0468">
          <w:t xml:space="preserve">it is time to add uncertainty to the table. When you are doing </w:t>
        </w:r>
      </w:ins>
      <w:ins w:id="595" w:author="Ricardo... Jacome.." w:date="2019-05-27T17:02:00Z">
        <w:r w:rsidR="004C0468">
          <w:t>this,</w:t>
        </w:r>
      </w:ins>
      <w:ins w:id="596" w:author="Ricardo... Jacome.." w:date="2019-05-27T17:00:00Z">
        <w:r w:rsidR="004C0468">
          <w:t xml:space="preserve"> you can </w:t>
        </w:r>
      </w:ins>
      <w:ins w:id="597" w:author="Ricardo... Jacome.." w:date="2019-05-27T17:02:00Z">
        <w:r w:rsidR="004C0468">
          <w:t>l</w:t>
        </w:r>
      </w:ins>
      <w:ins w:id="598" w:author="Ricardo... Jacome.." w:date="2019-05-27T17:00:00Z">
        <w:r w:rsidR="004C0468">
          <w:t>et your mind turn into</w:t>
        </w:r>
      </w:ins>
      <w:ins w:id="599" w:author="Ricardo... Jacome.." w:date="2019-05-27T17:01:00Z">
        <w:r w:rsidR="004C0468">
          <w:t xml:space="preserve"> a spiral of thoughts. First, imagine that you know the brand of die, and you know from research that this brand is known to produce a smaller dimension in the n</w:t>
        </w:r>
      </w:ins>
      <w:ins w:id="600" w:author="Ricardo... Jacome.." w:date="2019-05-27T17:02:00Z">
        <w:r w:rsidR="004C0468">
          <w:t>umber 4 face (otherwise known as manufacturing error). If that is the case, the die is not a perfect cube</w:t>
        </w:r>
      </w:ins>
      <w:ins w:id="601" w:author="Ricardo... Jacome.." w:date="2019-05-27T17:03:00Z">
        <w:r w:rsidR="004C0468">
          <w:t xml:space="preserve"> anymore</w:t>
        </w:r>
      </w:ins>
      <w:ins w:id="602" w:author="Ricardo... Jacome.." w:date="2019-05-27T17:02:00Z">
        <w:r w:rsidR="004C0468">
          <w:t>, so it</w:t>
        </w:r>
      </w:ins>
      <w:ins w:id="603" w:author="Ricardo... Jacome.." w:date="2019-05-27T17:03:00Z">
        <w:r w:rsidR="004C0468">
          <w:t xml:space="preserve"> creates </w:t>
        </w:r>
        <w:proofErr w:type="gramStart"/>
        <w:r w:rsidR="004C0468">
          <w:t>a</w:t>
        </w:r>
        <w:proofErr w:type="gramEnd"/>
        <w:r w:rsidR="004C0468">
          <w:t xml:space="preserve"> uncertainty. Based on geometry, the die will lean to a specific direction. But you don’t know which one, so you add uncertainty to your calculation.</w:t>
        </w:r>
      </w:ins>
      <w:ins w:id="604" w:author="Ricardo... Jacome.." w:date="2019-05-27T17:04:00Z">
        <w:r w:rsidR="004C0468">
          <w:t xml:space="preserve"> This way your chances of getting it right might be lower to a 15% perhaps. This might not be </w:t>
        </w:r>
      </w:ins>
      <w:ins w:id="605" w:author="Ricardo... Jacome.." w:date="2019-05-27T17:05:00Z">
        <w:r w:rsidR="004C0468">
          <w:t>accurate,</w:t>
        </w:r>
      </w:ins>
      <w:ins w:id="606" w:author="Ricardo... Jacome.." w:date="2019-05-27T17:04:00Z">
        <w:r w:rsidR="004C0468">
          <w:t xml:space="preserve"> but you know as a fact that manufacturing err</w:t>
        </w:r>
      </w:ins>
      <w:ins w:id="607" w:author="Ricardo... Jacome.." w:date="2019-05-27T17:05:00Z">
        <w:r w:rsidR="004C0468">
          <w:t>ors change the outcome of the die.</w:t>
        </w:r>
      </w:ins>
    </w:p>
    <w:p w14:paraId="546A411D" w14:textId="3E8ED22D" w:rsidR="004C0468" w:rsidRDefault="004C0468" w:rsidP="008C4649">
      <w:pPr>
        <w:jc w:val="both"/>
        <w:rPr>
          <w:ins w:id="608" w:author="Ricardo... Jacome.." w:date="2019-05-27T17:08:00Z"/>
        </w:rPr>
      </w:pPr>
      <w:ins w:id="609" w:author="Ricardo... Jacome.." w:date="2019-05-27T17:05:00Z">
        <w:r>
          <w:t xml:space="preserve">What else could go wrong? What would happen if your friends dog went ahead a eat the die while you were throwing it? </w:t>
        </w:r>
      </w:ins>
      <w:ins w:id="610" w:author="Ricardo... Jacome.." w:date="2019-05-27T17:06:00Z">
        <w:r>
          <w:t xml:space="preserve">Well, it might be paranoid, but if that happens, you would still lose. How would you “calculate” the chances of your </w:t>
        </w:r>
      </w:ins>
      <w:ins w:id="611" w:author="Ricardo... Jacome.." w:date="2019-05-27T17:07:00Z">
        <w:r>
          <w:t>friend’s</w:t>
        </w:r>
      </w:ins>
      <w:ins w:id="612" w:author="Ricardo... Jacome.." w:date="2019-05-27T17:06:00Z">
        <w:r>
          <w:t xml:space="preserve"> dog munching on your die? Well, this might not </w:t>
        </w:r>
      </w:ins>
      <w:ins w:id="613" w:author="Ricardo... Jacome.." w:date="2019-05-27T17:08:00Z">
        <w:r>
          <w:t xml:space="preserve">seem logical to consider, but it is not impossible for it to happen. </w:t>
        </w:r>
      </w:ins>
    </w:p>
    <w:p w14:paraId="3FB6D476" w14:textId="7536900C" w:rsidR="009F7D72" w:rsidRPr="004A6564" w:rsidDel="00B22A70" w:rsidRDefault="004C0468" w:rsidP="008C4649">
      <w:pPr>
        <w:jc w:val="both"/>
        <w:rPr>
          <w:del w:id="614" w:author="Ricardo... Jacome.." w:date="2019-05-27T20:32:00Z"/>
          <w:rPrChange w:id="615" w:author="Ricardo... Jacome.." w:date="2019-05-26T13:03:00Z">
            <w:rPr>
              <w:del w:id="616" w:author="Ricardo... Jacome.." w:date="2019-05-27T20:32:00Z"/>
              <w:b/>
              <w:u w:val="single"/>
            </w:rPr>
          </w:rPrChange>
        </w:rPr>
      </w:pPr>
      <w:ins w:id="617" w:author="Ricardo... Jacome.." w:date="2019-05-27T17:08:00Z">
        <w:r>
          <w:t xml:space="preserve">Stocks works </w:t>
        </w:r>
        <w:proofErr w:type="gramStart"/>
        <w:r>
          <w:t>similar to</w:t>
        </w:r>
        <w:proofErr w:type="gramEnd"/>
        <w:r>
          <w:t xml:space="preserve"> tha</w:t>
        </w:r>
      </w:ins>
      <w:ins w:id="618" w:author="Ricardo... Jacome.." w:date="2019-05-27T17:09:00Z">
        <w:r>
          <w:t xml:space="preserve">t. If you are buying stock for a </w:t>
        </w:r>
      </w:ins>
      <w:ins w:id="619" w:author="Ricardo... Jacome.." w:date="2019-05-27T17:10:00Z">
        <w:r w:rsidR="000653DC">
          <w:t>company,</w:t>
        </w:r>
      </w:ins>
      <w:ins w:id="620" w:author="Ricardo... Jacome.." w:date="2019-05-27T17:09:00Z">
        <w:r>
          <w:t xml:space="preserve"> there is a humongous amount of uncertaint</w:t>
        </w:r>
      </w:ins>
      <w:ins w:id="621" w:author="Ricardo... Jacome.." w:date="2019-05-27T17:18:00Z">
        <w:r w:rsidR="000653DC">
          <w:t>ies.</w:t>
        </w:r>
      </w:ins>
      <w:ins w:id="622" w:author="Ricardo... Jacome.." w:date="2019-05-27T17:10:00Z">
        <w:r w:rsidR="000653DC">
          <w:t xml:space="preserve"> How could you </w:t>
        </w:r>
      </w:ins>
      <w:ins w:id="623" w:author="Ricardo... Jacome.." w:date="2019-05-27T17:20:00Z">
        <w:r w:rsidR="00072C8E">
          <w:t>measure the likelihood that the company’s CEO is stealing money from its own company? How about the likelihood of any member in the top position to be imprisoned for any reason you can thi</w:t>
        </w:r>
      </w:ins>
      <w:ins w:id="624" w:author="Ricardo... Jacome.." w:date="2019-05-27T17:21:00Z">
        <w:r w:rsidR="00072C8E">
          <w:t>nk of?</w:t>
        </w:r>
      </w:ins>
      <w:ins w:id="625" w:author="Ricardo... Jacome.." w:date="2019-05-27T17:22:00Z">
        <w:r w:rsidR="00072C8E">
          <w:t xml:space="preserve"> </w:t>
        </w:r>
      </w:ins>
      <w:ins w:id="626" w:author="Ricardo... Jacome.." w:date="2019-05-27T17:21:00Z">
        <w:r w:rsidR="00072C8E">
          <w:t xml:space="preserve">These questions might sound silly, but they do occur </w:t>
        </w:r>
      </w:ins>
      <w:ins w:id="627" w:author="Ricardo... Jacome.." w:date="2019-05-27T17:22:00Z">
        <w:r w:rsidR="00072C8E">
          <w:t>many times.</w:t>
        </w:r>
      </w:ins>
      <w:ins w:id="628" w:author="Ricardo... Jacome.." w:date="2019-05-27T17:23:00Z">
        <w:r w:rsidR="00072C8E">
          <w:t xml:space="preserve"> All these silly factors, if they were to occur, would damage the stock value of any </w:t>
        </w:r>
        <w:r w:rsidR="00072C8E">
          <w:lastRenderedPageBreak/>
          <w:t xml:space="preserve">company. </w:t>
        </w:r>
      </w:ins>
      <w:ins w:id="629" w:author="Ricardo... Jacome.." w:date="2019-05-27T17:22:00Z">
        <w:r w:rsidR="00072C8E">
          <w:t>Does this mean that you should not invest</w:t>
        </w:r>
      </w:ins>
      <w:ins w:id="630" w:author="Ricardo... Jacome.." w:date="2019-05-27T17:24:00Z">
        <w:r w:rsidR="00072C8E">
          <w:t xml:space="preserve"> because bad things occur</w:t>
        </w:r>
      </w:ins>
      <w:ins w:id="631" w:author="Ricardo... Jacome.." w:date="2019-05-27T17:22:00Z">
        <w:r w:rsidR="00072C8E">
          <w:t xml:space="preserve">? No. It means that should not believe any of the </w:t>
        </w:r>
      </w:ins>
      <w:ins w:id="632" w:author="Ricardo... Jacome.." w:date="2019-05-27T17:23:00Z">
        <w:r w:rsidR="00072C8E">
          <w:t>techniques for predicting stocks in the</w:t>
        </w:r>
      </w:ins>
      <w:ins w:id="633" w:author="Ricardo... Jacome.." w:date="2019-05-27T17:24:00Z">
        <w:r w:rsidR="00072C8E">
          <w:t xml:space="preserve"> smaller time trends and should focus on the </w:t>
        </w:r>
      </w:ins>
      <w:ins w:id="634" w:author="Ricardo... Jacome.." w:date="2019-05-27T17:25:00Z">
        <w:r w:rsidR="00072C8E">
          <w:t>long-term</w:t>
        </w:r>
      </w:ins>
      <w:ins w:id="635" w:author="Ricardo... Jacome.." w:date="2019-05-27T17:24:00Z">
        <w:r w:rsidR="00072C8E">
          <w:t xml:space="preserve"> growth. </w:t>
        </w:r>
      </w:ins>
      <w:ins w:id="636" w:author="Ricardo... Jacome.." w:date="2019-05-27T17:23:00Z">
        <w:r w:rsidR="00072C8E">
          <w:t xml:space="preserve"> </w:t>
        </w:r>
      </w:ins>
      <w:ins w:id="637" w:author="Ricardo... Jacome.." w:date="2019-05-27T17:40:00Z">
        <w:r w:rsidR="002935AA">
          <w:t xml:space="preserve"> </w:t>
        </w:r>
      </w:ins>
    </w:p>
    <w:p w14:paraId="6F99D18E" w14:textId="3062E27F" w:rsidR="0031590F" w:rsidRPr="0031590F" w:rsidDel="009430BD" w:rsidRDefault="0031590F" w:rsidP="008C4649">
      <w:pPr>
        <w:jc w:val="both"/>
        <w:rPr>
          <w:del w:id="638" w:author="Ricardo... Jacome.." w:date="2019-05-27T16:40:00Z"/>
        </w:rPr>
      </w:pPr>
      <w:del w:id="639" w:author="Ricardo... Jacome.." w:date="2019-05-27T16:40:00Z">
        <w:r w:rsidDel="009430BD">
          <w:delText xml:space="preserve">However, this is mainly done for other types of trading such as day trading or swing trading. </w:delText>
        </w:r>
        <w:r w:rsidRPr="0031590F" w:rsidDel="009430BD">
          <w:rPr>
            <w:b/>
            <w:u w:val="single"/>
          </w:rPr>
          <w:delText xml:space="preserve">By </w:delText>
        </w:r>
        <w:r w:rsidR="00C36FE1" w:rsidRPr="0031590F" w:rsidDel="009430BD">
          <w:rPr>
            <w:b/>
            <w:u w:val="single"/>
          </w:rPr>
          <w:delText>looking</w:delText>
        </w:r>
        <w:r w:rsidRPr="0031590F" w:rsidDel="009430BD">
          <w:rPr>
            <w:b/>
            <w:u w:val="single"/>
          </w:rPr>
          <w:delText xml:space="preserve"> at the overall trend of a large span of time, we stop worrying about what happened in between</w:delText>
        </w:r>
        <w:r w:rsidDel="009430BD">
          <w:rPr>
            <w:b/>
            <w:u w:val="single"/>
          </w:rPr>
          <w:delText>.</w:delText>
        </w:r>
        <w:r w:rsidDel="009430BD">
          <w:delTex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delText>
        </w:r>
        <w:r w:rsidR="00DE3468" w:rsidDel="009430BD">
          <w:rPr>
            <w:color w:val="00B0F0"/>
          </w:rPr>
          <w:delText>Suggested Readings</w:delText>
        </w:r>
        <w:r w:rsidDel="009430BD">
          <w:delText xml:space="preserve">. </w:delText>
        </w:r>
      </w:del>
    </w:p>
    <w:p w14:paraId="678E6EA7" w14:textId="0460BCE7" w:rsidR="002442BE" w:rsidDel="009430BD" w:rsidRDefault="002442BE" w:rsidP="008C4649">
      <w:pPr>
        <w:jc w:val="both"/>
        <w:rPr>
          <w:del w:id="640" w:author="Ricardo... Jacome.." w:date="2019-05-27T16:40:00Z"/>
        </w:rPr>
      </w:pPr>
      <w:del w:id="641" w:author="Ricardo... Jacome.." w:date="2019-05-27T16:40:00Z">
        <w:r w:rsidDel="009430BD">
          <w:delText xml:space="preserve">One big advantage of splitting the graph in smaller time frames is that we can identify what is the behavior of the stock during </w:delText>
        </w:r>
        <w:r w:rsidR="0031590F" w:rsidDel="009430BD">
          <w:delText xml:space="preserve">specific time periods. </w:delText>
        </w:r>
        <w:r w:rsidR="004F64EB" w:rsidDel="009430BD">
          <w:delText>This brings to the next main topic.</w:delText>
        </w:r>
      </w:del>
    </w:p>
    <w:p w14:paraId="07EBC628" w14:textId="62632508" w:rsidR="00ED09F2" w:rsidDel="00B22A70" w:rsidRDefault="00ED09F2" w:rsidP="008C4649">
      <w:pPr>
        <w:jc w:val="both"/>
        <w:rPr>
          <w:del w:id="642" w:author="Ricardo... Jacome.." w:date="2019-05-27T20:29:00Z"/>
        </w:rPr>
      </w:pPr>
    </w:p>
    <w:p w14:paraId="109096D9" w14:textId="0C633801" w:rsidR="00ED09F2" w:rsidDel="00B22A70" w:rsidRDefault="00ED09F2" w:rsidP="008C4649">
      <w:pPr>
        <w:jc w:val="both"/>
        <w:rPr>
          <w:del w:id="643" w:author="Ricardo... Jacome.." w:date="2019-05-27T20:32:00Z"/>
        </w:rPr>
      </w:pPr>
    </w:p>
    <w:p w14:paraId="74BCA53E" w14:textId="2CDB3FC9" w:rsidR="00ED09F2" w:rsidDel="00BB0782" w:rsidRDefault="00ED09F2">
      <w:pPr>
        <w:rPr>
          <w:del w:id="644" w:author="Ricardo... Jacome.." w:date="2019-05-27T19:46:00Z"/>
        </w:rPr>
        <w:pPrChange w:id="645" w:author="Ricardo... Jacome.." w:date="2019-05-27T20:32:00Z">
          <w:pPr>
            <w:pStyle w:val="ListParagraph"/>
            <w:numPr>
              <w:numId w:val="11"/>
            </w:numPr>
            <w:ind w:hanging="360"/>
            <w:jc w:val="both"/>
          </w:pPr>
        </w:pPrChange>
      </w:pPr>
    </w:p>
    <w:p w14:paraId="71D9C21D" w14:textId="1F347868" w:rsidR="00ED09F2" w:rsidDel="00B22A70" w:rsidRDefault="00ED09F2" w:rsidP="008C4649">
      <w:pPr>
        <w:jc w:val="both"/>
        <w:rPr>
          <w:del w:id="646" w:author="Ricardo... Jacome.." w:date="2019-05-27T20:32:00Z"/>
        </w:rPr>
      </w:pPr>
    </w:p>
    <w:p w14:paraId="23B44133" w14:textId="77777777" w:rsidR="00ED09F2" w:rsidRPr="002442BE" w:rsidRDefault="00ED09F2" w:rsidP="008C4649">
      <w:pPr>
        <w:jc w:val="both"/>
      </w:pPr>
    </w:p>
    <w:p w14:paraId="47525662" w14:textId="58215699" w:rsidR="004F64EB" w:rsidRPr="002850AF" w:rsidRDefault="00E1403D" w:rsidP="008C4649">
      <w:pPr>
        <w:pStyle w:val="Heading2"/>
        <w:jc w:val="both"/>
        <w:rPr>
          <w:highlight w:val="cyan"/>
          <w:rPrChange w:id="647" w:author="Ricardo... Jacome.." w:date="2019-05-27T20:40:00Z">
            <w:rPr/>
          </w:rPrChange>
        </w:rPr>
      </w:pPr>
      <w:bookmarkStart w:id="648" w:name="_Toc530873169"/>
      <w:r w:rsidRPr="002850AF">
        <w:rPr>
          <w:highlight w:val="cyan"/>
          <w:rPrChange w:id="649" w:author="Ricardo... Jacome.." w:date="2019-05-27T20:40:00Z">
            <w:rPr/>
          </w:rPrChange>
        </w:rPr>
        <w:t xml:space="preserve">What </w:t>
      </w:r>
      <w:r w:rsidR="008A7EBA" w:rsidRPr="002850AF">
        <w:rPr>
          <w:highlight w:val="cyan"/>
          <w:rPrChange w:id="650" w:author="Ricardo... Jacome.." w:date="2019-05-27T20:40:00Z">
            <w:rPr/>
          </w:rPrChange>
        </w:rPr>
        <w:t>A</w:t>
      </w:r>
      <w:r w:rsidRPr="002850AF">
        <w:rPr>
          <w:highlight w:val="cyan"/>
          <w:rPrChange w:id="651" w:author="Ricardo... Jacome.." w:date="2019-05-27T20:40:00Z">
            <w:rPr/>
          </w:rPrChange>
        </w:rPr>
        <w:t xml:space="preserve">ffects </w:t>
      </w:r>
      <w:r w:rsidR="008A7EBA" w:rsidRPr="002850AF">
        <w:rPr>
          <w:highlight w:val="cyan"/>
          <w:rPrChange w:id="652" w:author="Ricardo... Jacome.." w:date="2019-05-27T20:40:00Z">
            <w:rPr/>
          </w:rPrChange>
        </w:rPr>
        <w:t>T</w:t>
      </w:r>
      <w:r w:rsidRPr="002850AF">
        <w:rPr>
          <w:highlight w:val="cyan"/>
          <w:rPrChange w:id="653" w:author="Ricardo... Jacome.." w:date="2019-05-27T20:40:00Z">
            <w:rPr/>
          </w:rPrChange>
        </w:rPr>
        <w:t>rends?</w:t>
      </w:r>
      <w:bookmarkEnd w:id="648"/>
      <w:r w:rsidR="00E5230D" w:rsidRPr="002850AF">
        <w:rPr>
          <w:highlight w:val="cyan"/>
          <w:rPrChange w:id="654" w:author="Ricardo... Jacome.." w:date="2019-05-27T20:40:00Z">
            <w:rPr/>
          </w:rPrChange>
        </w:rPr>
        <w:t xml:space="preserve"> </w:t>
      </w:r>
    </w:p>
    <w:p w14:paraId="215C97EE" w14:textId="1DF22DF7" w:rsidR="00006041" w:rsidRPr="002850AF" w:rsidRDefault="00BF7252" w:rsidP="008C4649">
      <w:pPr>
        <w:jc w:val="both"/>
        <w:rPr>
          <w:highlight w:val="cyan"/>
          <w:rPrChange w:id="655" w:author="Ricardo... Jacome.." w:date="2019-05-27T20:40:00Z">
            <w:rPr/>
          </w:rPrChange>
        </w:rPr>
      </w:pPr>
      <w:r w:rsidRPr="002850AF">
        <w:rPr>
          <w:highlight w:val="cyan"/>
          <w:rPrChange w:id="656" w:author="Ricardo... Jacome.." w:date="2019-05-27T20:40:00Z">
            <w:rPr/>
          </w:rPrChange>
        </w:rPr>
        <w:t xml:space="preserve">Just because we identify a trend does not mean that it will always stay that way. Sometimes the trends are affected for specific events that many people are not aware of. </w:t>
      </w:r>
      <w:r w:rsidR="002354FA" w:rsidRPr="002850AF">
        <w:rPr>
          <w:b/>
          <w:highlight w:val="cyan"/>
          <w:u w:val="single"/>
          <w:rPrChange w:id="657" w:author="Ricardo... Jacome.." w:date="2019-05-27T20:40:00Z">
            <w:rPr>
              <w:b/>
              <w:u w:val="single"/>
            </w:rPr>
          </w:rPrChange>
        </w:rPr>
        <w:t>It is important to note that a stock’s value reflects how well a company offers services or sell products.</w:t>
      </w:r>
      <w:r w:rsidR="002354FA" w:rsidRPr="002850AF">
        <w:rPr>
          <w:highlight w:val="cyan"/>
          <w:rPrChange w:id="658" w:author="Ricardo... Jacome.." w:date="2019-05-27T20:40:00Z">
            <w:rPr/>
          </w:rPrChange>
        </w:rPr>
        <w:t xml:space="preserve"> So how their products are sold, how well their services are doing, how the public sees the company and many more factors affect these trends. </w:t>
      </w:r>
      <w:r w:rsidR="003B195B" w:rsidRPr="002850AF">
        <w:rPr>
          <w:highlight w:val="cyan"/>
          <w:rPrChange w:id="659" w:author="Ricardo... Jacome.." w:date="2019-05-27T20:40:00Z">
            <w:rPr/>
          </w:rPrChange>
        </w:rPr>
        <w:t xml:space="preserve">And now the most important factor in this section: </w:t>
      </w:r>
      <w:r w:rsidR="003B195B" w:rsidRPr="002850AF">
        <w:rPr>
          <w:b/>
          <w:highlight w:val="cyan"/>
          <w:u w:val="single"/>
          <w:rPrChange w:id="660" w:author="Ricardo... Jacome.." w:date="2019-05-27T20:40:00Z">
            <w:rPr>
              <w:b/>
              <w:u w:val="single"/>
            </w:rPr>
          </w:rPrChange>
        </w:rPr>
        <w:t>Not everything about a stock can be predicted by looking only at the graphs.</w:t>
      </w:r>
      <w:r w:rsidR="003B195B" w:rsidRPr="002850AF">
        <w:rPr>
          <w:highlight w:val="cyan"/>
          <w:rPrChange w:id="661" w:author="Ricardo... Jacome.." w:date="2019-05-27T20:40:00Z">
            <w:rPr/>
          </w:rPrChange>
        </w:rPr>
        <w:t xml:space="preserve"> </w:t>
      </w:r>
    </w:p>
    <w:p w14:paraId="29A33948" w14:textId="2AC358BE" w:rsidR="00E35959" w:rsidRPr="002850AF" w:rsidRDefault="00006041" w:rsidP="006B26E9">
      <w:pPr>
        <w:jc w:val="both"/>
        <w:rPr>
          <w:highlight w:val="cyan"/>
          <w:rPrChange w:id="662" w:author="Ricardo... Jacome.." w:date="2019-05-27T20:40:00Z">
            <w:rPr/>
          </w:rPrChange>
        </w:rPr>
      </w:pPr>
      <w:r w:rsidRPr="002850AF">
        <w:rPr>
          <w:b/>
          <w:highlight w:val="cyan"/>
          <w:rPrChange w:id="663" w:author="Ricardo... Jacome.." w:date="2019-05-27T20:40:00Z">
            <w:rPr>
              <w:b/>
            </w:rPr>
          </w:rPrChange>
        </w:rPr>
        <w:t>Quick-Example #1</w:t>
      </w:r>
      <w:r w:rsidR="004F64EB" w:rsidRPr="002850AF">
        <w:rPr>
          <w:b/>
          <w:highlight w:val="cyan"/>
          <w:rPrChange w:id="664" w:author="Ricardo... Jacome.." w:date="2019-05-27T20:40:00Z">
            <w:rPr>
              <w:b/>
            </w:rPr>
          </w:rPrChange>
        </w:rPr>
        <w:t xml:space="preserve"> Popularity and Reputation Matter</w:t>
      </w:r>
      <w:r w:rsidRPr="002850AF">
        <w:rPr>
          <w:highlight w:val="cyan"/>
          <w:rPrChange w:id="665" w:author="Ricardo... Jacome.." w:date="2019-05-27T20:40:00Z">
            <w:rPr/>
          </w:rPrChange>
        </w:rPr>
        <w:t>:</w:t>
      </w:r>
      <w:r w:rsidR="002354FA" w:rsidRPr="002850AF">
        <w:rPr>
          <w:highlight w:val="cyan"/>
          <w:rPrChange w:id="666" w:author="Ricardo... Jacome.." w:date="2019-05-27T20:40:00Z">
            <w:rPr/>
          </w:rPrChange>
        </w:rPr>
        <w:t xml:space="preserve"> </w:t>
      </w:r>
      <w:r w:rsidRPr="002850AF">
        <w:rPr>
          <w:highlight w:val="cyan"/>
          <w:rPrChange w:id="667" w:author="Ricardo... Jacome.." w:date="2019-05-27T20:40:00Z">
            <w:rPr/>
          </w:rPrChange>
        </w:rPr>
        <w:t>I</w:t>
      </w:r>
      <w:r w:rsidR="002354FA" w:rsidRPr="002850AF">
        <w:rPr>
          <w:highlight w:val="cyan"/>
          <w:rPrChange w:id="668" w:author="Ricardo... Jacome.." w:date="2019-05-27T20:40:00Z">
            <w:rPr/>
          </w:rPrChange>
        </w:rPr>
        <w:t xml:space="preserve">f you go to a place where customer service is excellent, the products are really popular and a lot of people you know shop or pay services on this company, then you already have many </w:t>
      </w:r>
      <w:r w:rsidRPr="002850AF">
        <w:rPr>
          <w:highlight w:val="cyan"/>
          <w:rPrChange w:id="669" w:author="Ricardo... Jacome.." w:date="2019-05-27T20:40:00Z">
            <w:rPr/>
          </w:rPrChange>
        </w:rPr>
        <w:t xml:space="preserve">good signs of how the stock of company should be doing. </w:t>
      </w:r>
      <w:r w:rsidR="00E35959" w:rsidRPr="002850AF">
        <w:rPr>
          <w:highlight w:val="cyan"/>
          <w:rPrChange w:id="670" w:author="Ricardo... Jacome.." w:date="2019-05-27T20:40:00Z">
            <w:rPr/>
          </w:rPrChange>
        </w:rPr>
        <w:t xml:space="preserve">On the contrary, if the company you are analyzing, has </w:t>
      </w:r>
      <w:proofErr w:type="gramStart"/>
      <w:r w:rsidR="00E35959" w:rsidRPr="002850AF">
        <w:rPr>
          <w:highlight w:val="cyan"/>
          <w:rPrChange w:id="671" w:author="Ricardo... Jacome.." w:date="2019-05-27T20:40:00Z">
            <w:rPr/>
          </w:rPrChange>
        </w:rPr>
        <w:t>really bad</w:t>
      </w:r>
      <w:proofErr w:type="gramEnd"/>
      <w:r w:rsidR="00E35959" w:rsidRPr="002850AF">
        <w:rPr>
          <w:highlight w:val="cyan"/>
          <w:rPrChange w:id="672" w:author="Ricardo... Jacome.." w:date="2019-05-27T20:40:00Z">
            <w:rPr/>
          </w:rPrChange>
        </w:rPr>
        <w:t xml:space="preserve"> reviews, people don’t ever or stopped going to this company, you can see that this behavior are heavily reflected on the company’s stock. Let us take for product example: Netflix and Blockbuster. Nowadays, everyone has a Netflix account</w:t>
      </w:r>
      <w:r w:rsidR="0012639E" w:rsidRPr="002850AF">
        <w:rPr>
          <w:highlight w:val="cyan"/>
          <w:rPrChange w:id="673" w:author="Ricardo... Jacome.." w:date="2019-05-27T20:40:00Z">
            <w:rPr/>
          </w:rPrChange>
        </w:rPr>
        <w:t>.</w:t>
      </w:r>
      <w:r w:rsidR="00E35959" w:rsidRPr="002850AF">
        <w:rPr>
          <w:highlight w:val="cyan"/>
          <w:rPrChange w:id="674" w:author="Ricardo... Jacome.." w:date="2019-05-27T20:40:00Z">
            <w:rPr/>
          </w:rPrChange>
        </w:rPr>
        <w:t xml:space="preserve"> </w:t>
      </w:r>
      <w:r w:rsidR="0012639E" w:rsidRPr="002850AF">
        <w:rPr>
          <w:highlight w:val="cyan"/>
          <w:rPrChange w:id="675" w:author="Ricardo... Jacome.." w:date="2019-05-27T20:40:00Z">
            <w:rPr/>
          </w:rPrChange>
        </w:rPr>
        <w:t>M</w:t>
      </w:r>
      <w:r w:rsidR="00E35959" w:rsidRPr="002850AF">
        <w:rPr>
          <w:highlight w:val="cyan"/>
          <w:rPrChange w:id="676" w:author="Ricardo... Jacome.." w:date="2019-05-27T20:40:00Z">
            <w:rPr/>
          </w:rPrChange>
        </w:rPr>
        <w:t>ost people when talk</w:t>
      </w:r>
      <w:r w:rsidR="0012639E" w:rsidRPr="002850AF">
        <w:rPr>
          <w:highlight w:val="cyan"/>
          <w:rPrChange w:id="677" w:author="Ricardo... Jacome.." w:date="2019-05-27T20:40:00Z">
            <w:rPr/>
          </w:rPrChange>
        </w:rPr>
        <w:t>ing</w:t>
      </w:r>
      <w:r w:rsidR="00E35959" w:rsidRPr="002850AF">
        <w:rPr>
          <w:highlight w:val="cyan"/>
          <w:rPrChange w:id="678" w:author="Ricardo... Jacome.." w:date="2019-05-27T20:40:00Z">
            <w:rPr/>
          </w:rPrChange>
        </w:rPr>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Pr="002850AF" w:rsidRDefault="004F64EB" w:rsidP="006B26E9">
      <w:pPr>
        <w:jc w:val="both"/>
        <w:rPr>
          <w:highlight w:val="cyan"/>
          <w:rPrChange w:id="679" w:author="Ricardo... Jacome.." w:date="2019-05-27T20:40:00Z">
            <w:rPr/>
          </w:rPrChange>
        </w:rPr>
      </w:pPr>
      <w:r w:rsidRPr="002850AF">
        <w:rPr>
          <w:b/>
          <w:highlight w:val="cyan"/>
          <w:rPrChange w:id="680" w:author="Ricardo... Jacome.." w:date="2019-05-27T20:40:00Z">
            <w:rPr>
              <w:b/>
            </w:rPr>
          </w:rPrChange>
        </w:rPr>
        <w:t>Quick-Example #2 Some Businesses are Season-Dependent:</w:t>
      </w:r>
      <w:r w:rsidRPr="002850AF">
        <w:rPr>
          <w:highlight w:val="cyan"/>
          <w:rPrChange w:id="681" w:author="Ricardo... Jacome.." w:date="2019-05-27T20:40:00Z">
            <w:rPr/>
          </w:rPrChange>
        </w:rPr>
        <w:t xml:space="preserve"> Stocks are representative of a business. So there exists businesses where the time of the year is significant. If you go to a clothing store that focuses on selling winter clothing, then you would not be surprised to see that </w:t>
      </w:r>
      <w:r w:rsidR="006B26E9" w:rsidRPr="002850AF">
        <w:rPr>
          <w:highlight w:val="cyan"/>
          <w:rPrChange w:id="682" w:author="Ricardo... Jacome.." w:date="2019-05-27T20:40:00Z">
            <w:rPr/>
          </w:rPrChange>
        </w:rPr>
        <w:t xml:space="preserve">the earnings of the company and stock prices usually are higher on winter seasons, and then low on summer seasons. Pay attention to the seasons in which businesses work. </w:t>
      </w:r>
    </w:p>
    <w:p w14:paraId="0DF96D33" w14:textId="38C9EB6D" w:rsidR="00B22A70" w:rsidRDefault="00446233" w:rsidP="006B26E9">
      <w:pPr>
        <w:jc w:val="both"/>
        <w:rPr>
          <w:ins w:id="683" w:author="Ricardo... Jacome.." w:date="2019-05-27T20:32:00Z"/>
        </w:rPr>
      </w:pPr>
      <w:r w:rsidRPr="002850AF">
        <w:rPr>
          <w:highlight w:val="cyan"/>
          <w:rPrChange w:id="684" w:author="Ricardo... Jacome.." w:date="2019-05-27T20:40:00Z">
            <w:rPr/>
          </w:rPrChange>
        </w:rPr>
        <w:t xml:space="preserve">The factors that affect trends, are too many to just explain in one chapter. The idea of this chapter was to explain how different trends are identified and how they behave. </w:t>
      </w:r>
      <w:r w:rsidRPr="002850AF">
        <w:rPr>
          <w:b/>
          <w:highlight w:val="cyan"/>
          <w:u w:val="single"/>
          <w:rPrChange w:id="685" w:author="Ricardo... Jacome.." w:date="2019-05-27T20:40:00Z">
            <w:rPr>
              <w:b/>
              <w:u w:val="single"/>
            </w:rPr>
          </w:rPrChange>
        </w:rPr>
        <w:t>The final note on this chapter is to always remember that the time frame that we look at things plays a huge role in our understanding of stocks.</w:t>
      </w:r>
      <w:r w:rsidRPr="002850AF">
        <w:rPr>
          <w:highlight w:val="cyan"/>
          <w:rPrChange w:id="686" w:author="Ricardo... Jacome.." w:date="2019-05-27T20:40:00Z">
            <w:rPr/>
          </w:rPrChange>
        </w:rPr>
        <w:t xml:space="preserve"> Furthermore, there are other key things to understand before developing a complete strategy in stock trading. These key things are the next chapter.</w:t>
      </w:r>
      <w:r>
        <w:t xml:space="preserve"> </w:t>
      </w:r>
    </w:p>
    <w:p w14:paraId="0866D9C2" w14:textId="30551423" w:rsidR="00B22A70" w:rsidRDefault="00B22A70" w:rsidP="00B22A70">
      <w:pPr>
        <w:jc w:val="both"/>
        <w:rPr>
          <w:ins w:id="687" w:author="Ricardo... Jacome.." w:date="2019-05-27T20:32:00Z"/>
        </w:rPr>
      </w:pPr>
      <w:ins w:id="688" w:author="Ricardo... Jacome.." w:date="2019-05-27T20:32:00Z">
        <w:r>
          <w:t>Based on our beginning chapters, a good investor</w:t>
        </w:r>
      </w:ins>
      <w:ins w:id="689" w:author="Ricardo... Jacome.." w:date="2019-05-27T20:34:00Z">
        <w:r>
          <w:t xml:space="preserve"> understands</w:t>
        </w:r>
      </w:ins>
      <w:ins w:id="690" w:author="Ricardo... Jacome.." w:date="2019-05-27T20:32:00Z">
        <w:r>
          <w:t>:</w:t>
        </w:r>
      </w:ins>
    </w:p>
    <w:p w14:paraId="6CBCA391" w14:textId="5BF43D7B" w:rsidR="00B22A70" w:rsidRDefault="00B22A70" w:rsidP="00B22A70">
      <w:pPr>
        <w:pStyle w:val="ListParagraph"/>
        <w:numPr>
          <w:ilvl w:val="0"/>
          <w:numId w:val="11"/>
        </w:numPr>
        <w:jc w:val="both"/>
        <w:rPr>
          <w:ins w:id="691" w:author="Ricardo... Jacome.." w:date="2019-05-27T20:32:00Z"/>
        </w:rPr>
      </w:pPr>
      <w:ins w:id="692" w:author="Ricardo... Jacome.." w:date="2019-05-27T20:34:00Z">
        <w:r>
          <w:t>T</w:t>
        </w:r>
      </w:ins>
      <w:ins w:id="693" w:author="Ricardo... Jacome.." w:date="2019-05-27T20:32:00Z">
        <w:r>
          <w:t>hat companies issue stock for sell to sustain their business and grow.</w:t>
        </w:r>
      </w:ins>
    </w:p>
    <w:p w14:paraId="1BDBE571" w14:textId="20508FCB" w:rsidR="00B22A70" w:rsidRDefault="00B22A70" w:rsidP="00B22A70">
      <w:pPr>
        <w:pStyle w:val="ListParagraph"/>
        <w:numPr>
          <w:ilvl w:val="0"/>
          <w:numId w:val="11"/>
        </w:numPr>
        <w:jc w:val="both"/>
        <w:rPr>
          <w:ins w:id="694" w:author="Ricardo... Jacome.." w:date="2019-05-27T20:32:00Z"/>
        </w:rPr>
      </w:pPr>
      <w:ins w:id="695" w:author="Ricardo... Jacome.." w:date="2019-05-27T20:34:00Z">
        <w:r>
          <w:t xml:space="preserve">How </w:t>
        </w:r>
      </w:ins>
      <w:ins w:id="696" w:author="Ricardo... Jacome.." w:date="2019-05-27T20:32:00Z">
        <w:r>
          <w:t>Stocks’ charts can only help to select some companies on basis of long-term growth.</w:t>
        </w:r>
      </w:ins>
    </w:p>
    <w:p w14:paraId="69AE2539" w14:textId="3E009E69" w:rsidR="00B22A70" w:rsidRDefault="00B22A70" w:rsidP="00CF47FB">
      <w:pPr>
        <w:pStyle w:val="ListParagraph"/>
        <w:numPr>
          <w:ilvl w:val="0"/>
          <w:numId w:val="11"/>
        </w:numPr>
        <w:jc w:val="both"/>
        <w:rPr>
          <w:ins w:id="697" w:author="Ricardo... Jacome.." w:date="2019-05-27T20:32:00Z"/>
        </w:rPr>
      </w:pPr>
      <w:ins w:id="698" w:author="Ricardo... Jacome.." w:date="2019-05-27T20:34:00Z">
        <w:r>
          <w:t>T</w:t>
        </w:r>
      </w:ins>
      <w:ins w:id="699" w:author="Ricardo... Jacome.." w:date="2019-05-27T20:32:00Z">
        <w:r>
          <w:t>hat smaller time frames provide with too many uncertainties to predict them at all.</w:t>
        </w:r>
      </w:ins>
      <w:ins w:id="700" w:author="Ricardo... Jacome.." w:date="2019-05-27T20:39:00Z">
        <w:r w:rsidR="002850AF">
          <w:t xml:space="preserve"> </w:t>
        </w:r>
      </w:ins>
    </w:p>
    <w:p w14:paraId="686BBE0D" w14:textId="77777777" w:rsidR="00B22A70" w:rsidRDefault="00B22A70" w:rsidP="006B26E9">
      <w:pPr>
        <w:jc w:val="both"/>
      </w:pPr>
    </w:p>
    <w:p w14:paraId="5B0E0D83" w14:textId="7A751BCC" w:rsidR="000D21AE" w:rsidRDefault="000D21AE">
      <w:r>
        <w:br w:type="page"/>
      </w:r>
    </w:p>
    <w:p w14:paraId="4ED506C6" w14:textId="38C37A47" w:rsidR="006B6BE8" w:rsidRDefault="006B6BE8" w:rsidP="006B6BE8">
      <w:pPr>
        <w:pStyle w:val="Heading1"/>
        <w:rPr>
          <w:ins w:id="701" w:author="Ricardo... Jacome.." w:date="2019-05-27T21:05:00Z"/>
        </w:rPr>
      </w:pPr>
      <w:bookmarkStart w:id="702" w:name="_Toc530873170"/>
      <w:r>
        <w:lastRenderedPageBreak/>
        <w:t xml:space="preserve">Chapter </w:t>
      </w:r>
      <w:ins w:id="703" w:author="Ricardo... Jacome.." w:date="2019-05-27T20:40:00Z">
        <w:r w:rsidR="002850AF">
          <w:t>3</w:t>
        </w:r>
      </w:ins>
      <w:del w:id="704" w:author="Ricardo... Jacome.." w:date="2019-05-27T20:40:00Z">
        <w:r w:rsidDel="002850AF">
          <w:delText>4</w:delText>
        </w:r>
      </w:del>
      <w:r>
        <w:t xml:space="preserve">: </w:t>
      </w:r>
      <w:ins w:id="705" w:author="Ricardo... Jacome.." w:date="2019-05-27T21:03:00Z">
        <w:r w:rsidR="00CF47FB">
          <w:t>What Affects Stock</w:t>
        </w:r>
      </w:ins>
      <w:ins w:id="706" w:author="Ricardo... Jacome.." w:date="2019-05-27T21:04:00Z">
        <w:r w:rsidR="00CF47FB">
          <w:t xml:space="preserve"> Prices?</w:t>
        </w:r>
      </w:ins>
      <w:del w:id="707" w:author="Ricardo... Jacome.." w:date="2019-05-27T21:03:00Z">
        <w:r w:rsidDel="00CF47FB">
          <w:delText>Classifications of Stocks</w:delText>
        </w:r>
      </w:del>
      <w:bookmarkEnd w:id="702"/>
    </w:p>
    <w:p w14:paraId="3E36D241" w14:textId="77777777" w:rsidR="00880528" w:rsidRPr="00880528" w:rsidRDefault="00880528">
      <w:pPr>
        <w:pPrChange w:id="708" w:author="Ricardo... Jacome.." w:date="2019-05-27T21:05:00Z">
          <w:pPr>
            <w:pStyle w:val="Heading1"/>
          </w:pPr>
        </w:pPrChange>
      </w:pPr>
    </w:p>
    <w:p w14:paraId="5EE8B53E" w14:textId="6CBF9507" w:rsidR="00C33FB1" w:rsidRDefault="00C33FB1">
      <w:pPr>
        <w:jc w:val="both"/>
        <w:rPr>
          <w:ins w:id="709" w:author="Ricardo... Jacome.." w:date="2019-05-27T21:08:00Z"/>
        </w:rPr>
        <w:pPrChange w:id="710" w:author="Ricardo... Jacome.." w:date="2019-05-27T21:13:00Z">
          <w:pPr/>
        </w:pPrChange>
      </w:pPr>
      <w:ins w:id="711" w:author="Ricardo... Jacome.." w:date="2019-05-27T21:13:00Z">
        <w:r>
          <w:t>From</w:t>
        </w:r>
      </w:ins>
      <w:ins w:id="712" w:author="Ricardo... Jacome.." w:date="2019-05-27T21:08:00Z">
        <w:r>
          <w:t xml:space="preserve"> the previous section</w:t>
        </w:r>
      </w:ins>
      <w:ins w:id="713" w:author="Ricardo... Jacome.." w:date="2019-05-27T21:09:00Z">
        <w:r>
          <w:t>,</w:t>
        </w:r>
      </w:ins>
      <w:ins w:id="714" w:author="Ricardo... Jacome.." w:date="2019-05-27T21:08:00Z">
        <w:r>
          <w:t xml:space="preserve"> it will be possible to think that there is nothing that can be done to predict the stock </w:t>
        </w:r>
      </w:ins>
      <w:ins w:id="715" w:author="Ricardo... Jacome.." w:date="2019-05-27T21:09:00Z">
        <w:r>
          <w:t>behavior</w:t>
        </w:r>
      </w:ins>
      <w:ins w:id="716" w:author="Ricardo... Jacome.." w:date="2019-05-27T21:13:00Z">
        <w:r>
          <w:t xml:space="preserve"> because</w:t>
        </w:r>
      </w:ins>
      <w:ins w:id="717" w:author="Ricardo... Jacome.." w:date="2019-05-27T21:09:00Z">
        <w:r>
          <w:t xml:space="preserve"> everything is based off random things that we can’t control. </w:t>
        </w:r>
      </w:ins>
      <w:ins w:id="718" w:author="Ricardo... Jacome.." w:date="2019-05-27T21:10:00Z">
        <w:r>
          <w:t>However</w:t>
        </w:r>
      </w:ins>
      <w:ins w:id="719" w:author="Ricardo... Jacome.." w:date="2019-05-27T21:09:00Z">
        <w:r>
          <w:t>, now we need</w:t>
        </w:r>
      </w:ins>
      <w:ins w:id="720" w:author="Ricardo... Jacome.." w:date="2019-05-27T21:10:00Z">
        <w:r>
          <w:t xml:space="preserve"> to address what information can we rely on to understand some stock prices.</w:t>
        </w:r>
      </w:ins>
      <w:ins w:id="721" w:author="Ricardo... Jacome.." w:date="2019-05-27T21:09:00Z">
        <w:r>
          <w:t xml:space="preserve"> </w:t>
        </w:r>
      </w:ins>
    </w:p>
    <w:p w14:paraId="1B7B972C" w14:textId="04738602" w:rsidR="00CF47FB" w:rsidRDefault="00CF47FB" w:rsidP="000D21AE">
      <w:pPr>
        <w:rPr>
          <w:ins w:id="722" w:author="Ricardo... Jacome.." w:date="2019-05-27T21:05:00Z"/>
          <w:sz w:val="36"/>
          <w:szCs w:val="36"/>
        </w:rPr>
      </w:pPr>
      <w:ins w:id="723" w:author="Ricardo... Jacome.." w:date="2019-05-27T21:04:00Z">
        <w:r w:rsidRPr="00CF47FB">
          <w:rPr>
            <w:sz w:val="36"/>
            <w:szCs w:val="36"/>
            <w:rPrChange w:id="724" w:author="Ricardo... Jacome.." w:date="2019-05-27T21:05:00Z">
              <w:rPr/>
            </w:rPrChange>
          </w:rPr>
          <w:t>The Basics</w:t>
        </w:r>
      </w:ins>
    </w:p>
    <w:p w14:paraId="21483E85" w14:textId="5062F08D" w:rsidR="00C33FB1" w:rsidRDefault="00C33FB1" w:rsidP="00D43270">
      <w:pPr>
        <w:jc w:val="both"/>
        <w:rPr>
          <w:ins w:id="725" w:author="Ricardo... Jacome.." w:date="2019-05-27T21:20:00Z"/>
          <w:szCs w:val="24"/>
        </w:rPr>
      </w:pPr>
      <w:ins w:id="726" w:author="Ricardo... Jacome.." w:date="2019-05-27T21:14:00Z">
        <w:r>
          <w:rPr>
            <w:szCs w:val="24"/>
          </w:rPr>
          <w:t xml:space="preserve">There </w:t>
        </w:r>
      </w:ins>
      <w:ins w:id="727" w:author="Ricardo... Jacome.." w:date="2019-05-27T21:15:00Z">
        <w:r>
          <w:rPr>
            <w:szCs w:val="24"/>
          </w:rPr>
          <w:t>exist</w:t>
        </w:r>
      </w:ins>
      <w:ins w:id="728" w:author="Ricardo... Jacome.." w:date="2019-05-27T21:14:00Z">
        <w:r>
          <w:rPr>
            <w:szCs w:val="24"/>
          </w:rPr>
          <w:t xml:space="preserve"> multiple sources of information that are outside of the stock’s chart that will aid into understanding what affects stock pricing. </w:t>
        </w:r>
      </w:ins>
      <w:ins w:id="729" w:author="Ricardo... Jacome.." w:date="2019-05-27T21:15:00Z">
        <w:r>
          <w:rPr>
            <w:szCs w:val="24"/>
          </w:rPr>
          <w:t xml:space="preserve">The first step will be to categorize businesses into different models. </w:t>
        </w:r>
      </w:ins>
      <w:ins w:id="730" w:author="Ricardo... Jacome.." w:date="2019-05-27T21:16:00Z">
        <w:r>
          <w:rPr>
            <w:szCs w:val="24"/>
          </w:rPr>
          <w:t>Businesses have many target customers a</w:t>
        </w:r>
      </w:ins>
      <w:ins w:id="731" w:author="Ricardo... Jacome.." w:date="2019-05-27T21:17:00Z">
        <w:r>
          <w:rPr>
            <w:szCs w:val="24"/>
          </w:rPr>
          <w:t xml:space="preserve">nd many products or services that they can offer. </w:t>
        </w:r>
      </w:ins>
      <w:ins w:id="732" w:author="Ricardo... Jacome.." w:date="2019-05-27T21:19:00Z">
        <w:r w:rsidR="00ED032A">
          <w:rPr>
            <w:szCs w:val="24"/>
          </w:rPr>
          <w:t xml:space="preserve">For this, the following </w:t>
        </w:r>
      </w:ins>
      <w:ins w:id="733" w:author="Ricardo... Jacome.." w:date="2019-05-27T21:20:00Z">
        <w:r w:rsidR="00ED032A">
          <w:rPr>
            <w:szCs w:val="24"/>
          </w:rPr>
          <w:t>illustration will be used:</w:t>
        </w:r>
      </w:ins>
    </w:p>
    <w:p w14:paraId="2303CC0B" w14:textId="1FCE267D" w:rsidR="00ED032A" w:rsidRDefault="00ED032A" w:rsidP="00ED032A">
      <w:pPr>
        <w:rPr>
          <w:ins w:id="734" w:author="Ricardo... Jacome.." w:date="2019-05-27T21:20:00Z"/>
          <w:szCs w:val="24"/>
        </w:rPr>
      </w:pPr>
      <w:ins w:id="735" w:author="Ricardo... Jacome.." w:date="2019-05-27T21:21:00Z">
        <w:r>
          <w:rPr>
            <w:noProof/>
            <w:szCs w:val="24"/>
          </w:rPr>
          <mc:AlternateContent>
            <mc:Choice Requires="wps">
              <w:drawing>
                <wp:anchor distT="0" distB="0" distL="114300" distR="114300" simplePos="0" relativeHeight="251718656" behindDoc="0" locked="0" layoutInCell="1" allowOverlap="1" wp14:anchorId="3E800298" wp14:editId="0E7C4E58">
                  <wp:simplePos x="0" y="0"/>
                  <wp:positionH relativeFrom="column">
                    <wp:posOffset>2956560</wp:posOffset>
                  </wp:positionH>
                  <wp:positionV relativeFrom="paragraph">
                    <wp:posOffset>233045</wp:posOffset>
                  </wp:positionV>
                  <wp:extent cx="434340" cy="541020"/>
                  <wp:effectExtent l="152400" t="19050" r="3810" b="11430"/>
                  <wp:wrapNone/>
                  <wp:docPr id="103" name="Left Brace 103"/>
                  <wp:cNvGraphicFramePr/>
                  <a:graphic xmlns:a="http://schemas.openxmlformats.org/drawingml/2006/main">
                    <a:graphicData uri="http://schemas.microsoft.com/office/word/2010/wordprocessingShape">
                      <wps:wsp>
                        <wps:cNvSpPr/>
                        <wps:spPr>
                          <a:xfrm>
                            <a:off x="0" y="0"/>
                            <a:ext cx="434340" cy="54102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BCA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3" o:spid="_x0000_s1026" type="#_x0000_t87" style="position:absolute;margin-left:232.8pt;margin-top:18.35pt;width:34.2pt;height:4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" adj="1445" strokecolor="black [3213]" strokeweight="2.25pt">
                  <v:stroke joinstyle="miter"/>
                </v:shape>
              </w:pict>
            </mc:Fallback>
          </mc:AlternateContent>
        </w:r>
        <w:r>
          <w:rPr>
            <w:noProof/>
            <w:szCs w:val="24"/>
          </w:rPr>
          <mc:AlternateContent>
            <mc:Choice Requires="wps">
              <w:drawing>
                <wp:anchor distT="0" distB="0" distL="114300" distR="114300" simplePos="0" relativeHeight="251720704" behindDoc="0" locked="0" layoutInCell="1" allowOverlap="1" wp14:anchorId="252889C8" wp14:editId="2E8A260F">
                  <wp:simplePos x="0" y="0"/>
                  <wp:positionH relativeFrom="column">
                    <wp:posOffset>3390900</wp:posOffset>
                  </wp:positionH>
                  <wp:positionV relativeFrom="paragraph">
                    <wp:posOffset>73025</wp:posOffset>
                  </wp:positionV>
                  <wp:extent cx="822960" cy="312420"/>
                  <wp:effectExtent l="0" t="0" r="15240" b="11430"/>
                  <wp:wrapNone/>
                  <wp:docPr id="104" name="Text Box 10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51DA5A2" w14:textId="4281A09E" w:rsidR="00AB3B11" w:rsidRDefault="00AB3B11" w:rsidP="00ED032A">
                              <w:ins w:id="736"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89C8" id="Text Box 104" o:spid="_x0000_s1028" type="#_x0000_t202" style="position:absolute;margin-left:267pt;margin-top:5.75pt;width:64.8pt;height:2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" fillcolor="white [3201]" strokeweight="1.5pt">
                  <v:textbox>
                    <w:txbxContent>
                      <w:p w14:paraId="651DA5A2" w14:textId="4281A09E" w:rsidR="00AB3B11" w:rsidRDefault="00AB3B11" w:rsidP="00ED032A">
                        <w:ins w:id="737" w:author="Ricardo... Jacome.." w:date="2019-05-27T21:22:00Z">
                          <w:r>
                            <w:t>Product</w:t>
                          </w:r>
                          <w:r>
                            <w:tab/>
                          </w:r>
                          <w:r>
                            <w:tab/>
                          </w:r>
                          <w:r>
                            <w:tab/>
                          </w:r>
                        </w:ins>
                      </w:p>
                    </w:txbxContent>
                  </v:textbox>
                </v:shape>
              </w:pict>
            </mc:Fallback>
          </mc:AlternateContent>
        </w:r>
      </w:ins>
    </w:p>
    <w:p w14:paraId="03971784" w14:textId="42A75C5B" w:rsidR="00ED032A" w:rsidRDefault="00ED032A">
      <w:pPr>
        <w:jc w:val="center"/>
        <w:rPr>
          <w:ins w:id="738" w:author="Ricardo... Jacome.." w:date="2019-05-27T21:20:00Z"/>
          <w:szCs w:val="24"/>
        </w:rPr>
        <w:pPrChange w:id="739" w:author="Ricardo... Jacome.." w:date="2019-05-27T21:24:00Z">
          <w:pPr/>
        </w:pPrChange>
      </w:pPr>
      <w:ins w:id="740" w:author="Ricardo... Jacome.." w:date="2019-05-27T21:21:00Z">
        <w:r>
          <w:rPr>
            <w:noProof/>
            <w:szCs w:val="24"/>
          </w:rPr>
          <mc:AlternateContent>
            <mc:Choice Requires="wps">
              <w:drawing>
                <wp:anchor distT="0" distB="0" distL="114300" distR="114300" simplePos="0" relativeHeight="251717632" behindDoc="0" locked="0" layoutInCell="1" allowOverlap="1" wp14:anchorId="36940CD0" wp14:editId="2A7CEDC8">
                  <wp:simplePos x="0" y="0"/>
                  <wp:positionH relativeFrom="column">
                    <wp:posOffset>2004060</wp:posOffset>
                  </wp:positionH>
                  <wp:positionV relativeFrom="paragraph">
                    <wp:posOffset>48895</wp:posOffset>
                  </wp:positionV>
                  <wp:extent cx="822960" cy="312420"/>
                  <wp:effectExtent l="0" t="0" r="15240" b="11430"/>
                  <wp:wrapNone/>
                  <wp:docPr id="101" name="Text Box 101"/>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4CC46462" w14:textId="44535569" w:rsidR="00AB3B11" w:rsidRDefault="00AB3B11">
                              <w:pPr>
                                <w:jc w:val="center"/>
                                <w:pPrChange w:id="741" w:author="Ricardo... Jacome.." w:date="2019-05-27T21:24:00Z">
                                  <w:pPr/>
                                </w:pPrChange>
                              </w:pPr>
                              <w:ins w:id="742"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0CD0" id="Text Box 101" o:spid="_x0000_s1029" type="#_x0000_t202" style="position:absolute;left:0;text-align:left;margin-left:157.8pt;margin-top:3.85pt;width:64.8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" fillcolor="white [3201]" strokeweight="1.5pt">
                  <v:textbox>
                    <w:txbxContent>
                      <w:p w14:paraId="4CC46462" w14:textId="44535569" w:rsidR="00AB3B11" w:rsidRDefault="00AB3B11">
                        <w:pPr>
                          <w:jc w:val="center"/>
                          <w:pPrChange w:id="743" w:author="Ricardo... Jacome.." w:date="2019-05-27T21:24:00Z">
                            <w:pPr/>
                          </w:pPrChange>
                        </w:pPr>
                        <w:ins w:id="744" w:author="Ricardo... Jacome.." w:date="2019-05-27T21:21:00Z">
                          <w:r>
                            <w:t>Company</w:t>
                          </w:r>
                        </w:ins>
                      </w:p>
                    </w:txbxContent>
                  </v:textbox>
                </v:shape>
              </w:pict>
            </mc:Fallback>
          </mc:AlternateContent>
        </w:r>
        <w:r>
          <w:rPr>
            <w:noProof/>
            <w:szCs w:val="24"/>
          </w:rPr>
          <mc:AlternateContent>
            <mc:Choice Requires="wps">
              <w:drawing>
                <wp:anchor distT="0" distB="0" distL="114300" distR="114300" simplePos="0" relativeHeight="251722752" behindDoc="0" locked="0" layoutInCell="1" allowOverlap="1" wp14:anchorId="03FA9EE6" wp14:editId="142E1B07">
                  <wp:simplePos x="0" y="0"/>
                  <wp:positionH relativeFrom="column">
                    <wp:posOffset>3390900</wp:posOffset>
                  </wp:positionH>
                  <wp:positionV relativeFrom="paragraph">
                    <wp:posOffset>254635</wp:posOffset>
                  </wp:positionV>
                  <wp:extent cx="822960" cy="312420"/>
                  <wp:effectExtent l="0" t="0" r="15240" b="11430"/>
                  <wp:wrapNone/>
                  <wp:docPr id="105" name="Text Box 105"/>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316386E" w14:textId="59A7F30C" w:rsidR="00AB3B11" w:rsidRDefault="00AB3B11" w:rsidP="00ED032A">
                              <w:ins w:id="745"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A9EE6" id="Text Box 105" o:spid="_x0000_s1030" type="#_x0000_t202" style="position:absolute;left:0;text-align:left;margin-left:267pt;margin-top:20.05pt;width:64.8pt;height:2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" fillcolor="white [3201]" strokeweight="1.5pt">
                  <v:textbox>
                    <w:txbxContent>
                      <w:p w14:paraId="5316386E" w14:textId="59A7F30C" w:rsidR="00AB3B11" w:rsidRDefault="00AB3B11" w:rsidP="00ED032A">
                        <w:ins w:id="746" w:author="Ricardo... Jacome.." w:date="2019-05-27T21:22:00Z">
                          <w:r>
                            <w:t>Service</w:t>
                          </w:r>
                        </w:ins>
                      </w:p>
                    </w:txbxContent>
                  </v:textbox>
                </v:shape>
              </w:pict>
            </mc:Fallback>
          </mc:AlternateContent>
        </w:r>
      </w:ins>
    </w:p>
    <w:p w14:paraId="4CB163B0" w14:textId="4C4A2F94" w:rsidR="00ED032A" w:rsidRDefault="00ED032A" w:rsidP="00ED032A">
      <w:pPr>
        <w:rPr>
          <w:ins w:id="747" w:author="Ricardo... Jacome.." w:date="2019-05-27T21:20:00Z"/>
          <w:szCs w:val="24"/>
        </w:rPr>
      </w:pPr>
    </w:p>
    <w:p w14:paraId="55101608" w14:textId="39430519" w:rsidR="00ED032A" w:rsidRDefault="00ED032A" w:rsidP="00ED032A">
      <w:pPr>
        <w:rPr>
          <w:ins w:id="748" w:author="Ricardo... Jacome.." w:date="2019-05-27T21:22:00Z"/>
          <w:szCs w:val="24"/>
        </w:rPr>
      </w:pPr>
    </w:p>
    <w:p w14:paraId="5B276EDD" w14:textId="0D6F5954" w:rsidR="00ED032A" w:rsidRDefault="00624635" w:rsidP="00D43270">
      <w:pPr>
        <w:jc w:val="both"/>
        <w:rPr>
          <w:ins w:id="749" w:author="Ricardo... Jacome.." w:date="2019-05-27T21:24:00Z"/>
          <w:szCs w:val="24"/>
        </w:rPr>
      </w:pPr>
      <w:ins w:id="750" w:author="Ricardo... Jacome.." w:date="2019-05-27T21:25:00Z">
        <w:r w:rsidRPr="00ED032A">
          <w:rPr>
            <w:noProof/>
            <w:szCs w:val="24"/>
          </w:rPr>
          <mc:AlternateContent>
            <mc:Choice Requires="wps">
              <w:drawing>
                <wp:anchor distT="0" distB="0" distL="114300" distR="114300" simplePos="0" relativeHeight="251734016" behindDoc="0" locked="0" layoutInCell="1" allowOverlap="1" wp14:anchorId="0B005280" wp14:editId="6DA9157A">
                  <wp:simplePos x="0" y="0"/>
                  <wp:positionH relativeFrom="column">
                    <wp:posOffset>3042138</wp:posOffset>
                  </wp:positionH>
                  <wp:positionV relativeFrom="paragraph">
                    <wp:posOffset>617171</wp:posOffset>
                  </wp:positionV>
                  <wp:extent cx="937260" cy="312420"/>
                  <wp:effectExtent l="0" t="0" r="15240" b="11430"/>
                  <wp:wrapNone/>
                  <wp:docPr id="120" name="Text Box 120"/>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7809EE91" w14:textId="4AFEB939" w:rsidR="00AB3B11" w:rsidRDefault="00AB3B11" w:rsidP="00624635">
                              <w:r>
                                <w:t>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5280" id="Text Box 120" o:spid="_x0000_s1031" type="#_x0000_t202" style="position:absolute;left:0;text-align:left;margin-left:239.55pt;margin-top:48.6pt;width:73.8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" fillcolor="white [3201]" strokeweight="1.5pt">
                  <v:textbox>
                    <w:txbxContent>
                      <w:p w14:paraId="7809EE91" w14:textId="4AFEB939" w:rsidR="00AB3B11" w:rsidRDefault="00AB3B11" w:rsidP="00624635">
                        <w:r>
                          <w:t>Phones</w:t>
                        </w:r>
                      </w:p>
                    </w:txbxContent>
                  </v:textbox>
                </v:shape>
              </w:pict>
            </mc:Fallback>
          </mc:AlternateContent>
        </w:r>
      </w:ins>
      <w:ins w:id="751" w:author="Ricardo... Jacome.." w:date="2019-05-27T21:23:00Z">
        <w:r w:rsidR="00ED032A">
          <w:rPr>
            <w:szCs w:val="24"/>
          </w:rPr>
          <w:t>Now, you can decide any type of product or service you can think of. In this example, we will have 2 Products and 2 Services</w:t>
        </w:r>
      </w:ins>
      <w:r w:rsidR="00D43270">
        <w:rPr>
          <w:szCs w:val="24"/>
        </w:rPr>
        <w:t xml:space="preserve"> as shown below</w:t>
      </w:r>
      <w:ins w:id="752" w:author="Ricardo... Jacome.." w:date="2019-05-27T21:23:00Z">
        <w:r w:rsidR="00ED032A">
          <w:rPr>
            <w:szCs w:val="24"/>
          </w:rPr>
          <w:t>. But remember to investigate many more when you start lo</w:t>
        </w:r>
      </w:ins>
      <w:ins w:id="753" w:author="Ricardo... Jacome.." w:date="2019-05-27T21:24:00Z">
        <w:r w:rsidR="00ED032A">
          <w:rPr>
            <w:szCs w:val="24"/>
          </w:rPr>
          <w:t>oking into companies.</w:t>
        </w:r>
      </w:ins>
    </w:p>
    <w:p w14:paraId="63B974F3" w14:textId="458160F6" w:rsidR="00ED032A" w:rsidRDefault="00ED032A" w:rsidP="00ED032A">
      <w:pPr>
        <w:rPr>
          <w:ins w:id="754" w:author="Ricardo... Jacome.." w:date="2019-05-27T21:24:00Z"/>
          <w:szCs w:val="24"/>
        </w:rPr>
      </w:pPr>
      <w:ins w:id="755" w:author="Ricardo... Jacome.." w:date="2019-05-27T21:25:00Z">
        <w:r w:rsidRPr="00ED032A">
          <w:rPr>
            <w:noProof/>
            <w:szCs w:val="24"/>
          </w:rPr>
          <mc:AlternateContent>
            <mc:Choice Requires="wps">
              <w:drawing>
                <wp:anchor distT="0" distB="0" distL="114300" distR="114300" simplePos="0" relativeHeight="251731968" behindDoc="0" locked="0" layoutInCell="1" allowOverlap="1" wp14:anchorId="547CDBC6" wp14:editId="116CB8D4">
                  <wp:simplePos x="0" y="0"/>
                  <wp:positionH relativeFrom="column">
                    <wp:posOffset>2788920</wp:posOffset>
                  </wp:positionH>
                  <wp:positionV relativeFrom="paragraph">
                    <wp:posOffset>8597</wp:posOffset>
                  </wp:positionV>
                  <wp:extent cx="251460" cy="659130"/>
                  <wp:effectExtent l="152400" t="19050" r="0" b="26670"/>
                  <wp:wrapNone/>
                  <wp:docPr id="119" name="Left Brace 119"/>
                  <wp:cNvGraphicFramePr/>
                  <a:graphic xmlns:a="http://schemas.openxmlformats.org/drawingml/2006/main">
                    <a:graphicData uri="http://schemas.microsoft.com/office/word/2010/wordprocessingShape">
                      <wps:wsp>
                        <wps:cNvSpPr/>
                        <wps:spPr>
                          <a:xfrm>
                            <a:off x="0" y="0"/>
                            <a:ext cx="251460" cy="65913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F62F" id="Left Brace 119" o:spid="_x0000_s1026" type="#_x0000_t87" style="position:absolute;margin-left:219.6pt;margin-top:.7pt;width:19.8pt;height:5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" adj="687" strokecolor="black [3213]" strokeweight="2.25pt">
                  <v:stroke joinstyle="miter"/>
                </v:shape>
              </w:pict>
            </mc:Fallback>
          </mc:AlternateContent>
        </w:r>
        <w:r w:rsidRPr="00ED032A">
          <w:rPr>
            <w:noProof/>
            <w:szCs w:val="24"/>
          </w:rPr>
          <mc:AlternateContent>
            <mc:Choice Requires="wps">
              <w:drawing>
                <wp:anchor distT="0" distB="0" distL="114300" distR="114300" simplePos="0" relativeHeight="251726848" behindDoc="0" locked="0" layoutInCell="1" allowOverlap="1" wp14:anchorId="52DD8585" wp14:editId="3ACF4E59">
                  <wp:simplePos x="0" y="0"/>
                  <wp:positionH relativeFrom="column">
                    <wp:posOffset>1851074</wp:posOffset>
                  </wp:positionH>
                  <wp:positionV relativeFrom="paragraph">
                    <wp:posOffset>209404</wp:posOffset>
                  </wp:positionV>
                  <wp:extent cx="822960" cy="312420"/>
                  <wp:effectExtent l="0" t="0" r="15240" b="11430"/>
                  <wp:wrapNone/>
                  <wp:docPr id="116" name="Text Box 116"/>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16A903D6" w14:textId="77777777" w:rsidR="00AB3B11" w:rsidRDefault="00AB3B11" w:rsidP="00ED032A">
                              <w:ins w:id="756" w:author="Ricardo... Jacome.." w:date="2019-05-27T21:22:00Z">
                                <w:r>
                                  <w:t>Product</w:t>
                                </w:r>
                                <w:r>
                                  <w:tab/>
                                </w:r>
                                <w:r>
                                  <w:tab/>
                                </w:r>
                                <w:r>
                                  <w:tab/>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8585" id="Text Box 116" o:spid="_x0000_s1032" type="#_x0000_t202" style="position:absolute;margin-left:145.75pt;margin-top:16.5pt;width:64.8pt;height:2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" fillcolor="white [3201]" strokeweight="1.5pt">
                  <v:textbox>
                    <w:txbxContent>
                      <w:p w14:paraId="16A903D6" w14:textId="77777777" w:rsidR="00AB3B11" w:rsidRDefault="00AB3B11" w:rsidP="00ED032A">
                        <w:ins w:id="757" w:author="Ricardo... Jacome.." w:date="2019-05-27T21:22:00Z">
                          <w:r>
                            <w:t>Product</w:t>
                          </w:r>
                          <w:r>
                            <w:tab/>
                          </w:r>
                          <w:r>
                            <w:tab/>
                          </w:r>
                          <w:r>
                            <w:tab/>
                          </w:r>
                        </w:ins>
                      </w:p>
                    </w:txbxContent>
                  </v:textbox>
                </v:shape>
              </w:pict>
            </mc:Fallback>
          </mc:AlternateContent>
        </w:r>
      </w:ins>
    </w:p>
    <w:p w14:paraId="12C470BE" w14:textId="520597EC" w:rsidR="00ED032A" w:rsidRDefault="00624635" w:rsidP="00ED032A">
      <w:pPr>
        <w:rPr>
          <w:ins w:id="758" w:author="Ricardo... Jacome.." w:date="2019-05-27T21:24:00Z"/>
          <w:szCs w:val="24"/>
        </w:rPr>
      </w:pPr>
      <w:ins w:id="759" w:author="Ricardo... Jacome.." w:date="2019-05-27T21:25:00Z">
        <w:r w:rsidRPr="00ED032A">
          <w:rPr>
            <w:noProof/>
            <w:szCs w:val="24"/>
          </w:rPr>
          <mc:AlternateContent>
            <mc:Choice Requires="wps">
              <w:drawing>
                <wp:anchor distT="0" distB="0" distL="114300" distR="114300" simplePos="0" relativeHeight="251736064" behindDoc="0" locked="0" layoutInCell="1" allowOverlap="1" wp14:anchorId="1CF616C9" wp14:editId="51253474">
                  <wp:simplePos x="0" y="0"/>
                  <wp:positionH relativeFrom="column">
                    <wp:posOffset>3042138</wp:posOffset>
                  </wp:positionH>
                  <wp:positionV relativeFrom="paragraph">
                    <wp:posOffset>220394</wp:posOffset>
                  </wp:positionV>
                  <wp:extent cx="937260" cy="312420"/>
                  <wp:effectExtent l="0" t="0" r="15240" b="11430"/>
                  <wp:wrapNone/>
                  <wp:docPr id="121" name="Text Box 121"/>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6270C5CC" w14:textId="3477D644" w:rsidR="00AB3B11" w:rsidRDefault="00AB3B11" w:rsidP="00624635">
                              <w:r>
                                <w:t>Clothing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16C9" id="Text Box 121" o:spid="_x0000_s1033" type="#_x0000_t202" style="position:absolute;margin-left:239.55pt;margin-top:17.35pt;width:73.8pt;height:24.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" fillcolor="white [3201]" strokeweight="1.5pt">
                  <v:textbox>
                    <w:txbxContent>
                      <w:p w14:paraId="6270C5CC" w14:textId="3477D644" w:rsidR="00AB3B11" w:rsidRDefault="00AB3B11" w:rsidP="00624635">
                        <w:r>
                          <w:t>Clothing</w:t>
                        </w:r>
                      </w:p>
                    </w:txbxContent>
                  </v:textbox>
                </v:shape>
              </w:pict>
            </mc:Fallback>
          </mc:AlternateContent>
        </w:r>
        <w:r w:rsidR="00ED032A" w:rsidRPr="00ED032A">
          <w:rPr>
            <w:noProof/>
            <w:szCs w:val="24"/>
          </w:rPr>
          <mc:AlternateContent>
            <mc:Choice Requires="wps">
              <w:drawing>
                <wp:anchor distT="0" distB="0" distL="114300" distR="114300" simplePos="0" relativeHeight="251725824" behindDoc="0" locked="0" layoutInCell="1" allowOverlap="1" wp14:anchorId="4B7E1F84" wp14:editId="3357A1F3">
                  <wp:simplePos x="0" y="0"/>
                  <wp:positionH relativeFrom="column">
                    <wp:posOffset>1600200</wp:posOffset>
                  </wp:positionH>
                  <wp:positionV relativeFrom="paragraph">
                    <wp:posOffset>28428</wp:posOffset>
                  </wp:positionV>
                  <wp:extent cx="252046" cy="989135"/>
                  <wp:effectExtent l="152400" t="19050" r="0" b="20955"/>
                  <wp:wrapNone/>
                  <wp:docPr id="115" name="Left Brace 115"/>
                  <wp:cNvGraphicFramePr/>
                  <a:graphic xmlns:a="http://schemas.openxmlformats.org/drawingml/2006/main">
                    <a:graphicData uri="http://schemas.microsoft.com/office/word/2010/wordprocessingShape">
                      <wps:wsp>
                        <wps:cNvSpPr/>
                        <wps:spPr>
                          <a:xfrm>
                            <a:off x="0" y="0"/>
                            <a:ext cx="252046" cy="989135"/>
                          </a:xfrm>
                          <a:prstGeom prst="leftBrace">
                            <a:avLst>
                              <a:gd name="adj1" fmla="val 7775"/>
                              <a:gd name="adj2" fmla="val 50000"/>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16A4" id="Left Brace 115" o:spid="_x0000_s1026" type="#_x0000_t87" style="position:absolute;margin-left:126pt;margin-top:2.25pt;width:19.85pt;height:77.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" adj="428" strokecolor="black [3213]" strokeweight="2.25pt">
                  <v:stroke joinstyle="miter"/>
                </v:shape>
              </w:pict>
            </mc:Fallback>
          </mc:AlternateContent>
        </w:r>
      </w:ins>
    </w:p>
    <w:p w14:paraId="67F932A3" w14:textId="7804C80B" w:rsidR="00ED032A" w:rsidRDefault="00624635" w:rsidP="00ED032A">
      <w:pPr>
        <w:rPr>
          <w:ins w:id="760" w:author="Ricardo... Jacome.." w:date="2019-05-27T21:24:00Z"/>
          <w:szCs w:val="24"/>
        </w:rPr>
      </w:pPr>
      <w:ins w:id="761" w:author="Ricardo... Jacome.." w:date="2019-05-27T21:25:00Z">
        <w:r w:rsidRPr="00ED032A">
          <w:rPr>
            <w:noProof/>
            <w:szCs w:val="24"/>
          </w:rPr>
          <mc:AlternateContent>
            <mc:Choice Requires="wps">
              <w:drawing>
                <wp:anchor distT="0" distB="0" distL="114300" distR="114300" simplePos="0" relativeHeight="251738112" behindDoc="0" locked="0" layoutInCell="1" allowOverlap="1" wp14:anchorId="4D99B82D" wp14:editId="2C21B370">
                  <wp:simplePos x="0" y="0"/>
                  <wp:positionH relativeFrom="column">
                    <wp:posOffset>3042138</wp:posOffset>
                  </wp:positionH>
                  <wp:positionV relativeFrom="paragraph">
                    <wp:posOffset>292979</wp:posOffset>
                  </wp:positionV>
                  <wp:extent cx="937260" cy="312420"/>
                  <wp:effectExtent l="0" t="0" r="15240" b="11430"/>
                  <wp:wrapNone/>
                  <wp:docPr id="122" name="Text Box 122"/>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1B91DFCD" w14:textId="1B2845F0" w:rsidR="00AB3B11" w:rsidRDefault="00AB3B11" w:rsidP="00624635">
                              <w: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9B82D" id="Text Box 122" o:spid="_x0000_s1034" type="#_x0000_t202" style="position:absolute;margin-left:239.55pt;margin-top:23.05pt;width:73.8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" fillcolor="white [3201]" strokeweight="1.5pt">
                  <v:textbox>
                    <w:txbxContent>
                      <w:p w14:paraId="1B91DFCD" w14:textId="1B2845F0" w:rsidR="00AB3B11" w:rsidRDefault="00AB3B11" w:rsidP="00624635">
                        <w:r>
                          <w:t>Utilities</w:t>
                        </w:r>
                      </w:p>
                    </w:txbxContent>
                  </v:textbox>
                </v:shape>
              </w:pict>
            </mc:Fallback>
          </mc:AlternateContent>
        </w:r>
        <w:r w:rsidR="00ED032A" w:rsidRPr="00ED032A">
          <w:rPr>
            <w:noProof/>
            <w:szCs w:val="24"/>
          </w:rPr>
          <mc:AlternateContent>
            <mc:Choice Requires="wps">
              <w:drawing>
                <wp:anchor distT="0" distB="0" distL="114300" distR="114300" simplePos="0" relativeHeight="251724800" behindDoc="0" locked="0" layoutInCell="1" allowOverlap="1" wp14:anchorId="590AFC98" wp14:editId="6404EC5D">
                  <wp:simplePos x="0" y="0"/>
                  <wp:positionH relativeFrom="column">
                    <wp:posOffset>647700</wp:posOffset>
                  </wp:positionH>
                  <wp:positionV relativeFrom="paragraph">
                    <wp:posOffset>128905</wp:posOffset>
                  </wp:positionV>
                  <wp:extent cx="822960" cy="312420"/>
                  <wp:effectExtent l="0" t="0" r="15240" b="11430"/>
                  <wp:wrapNone/>
                  <wp:docPr id="114" name="Text Box 11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6445621" w14:textId="77777777" w:rsidR="00AB3B11" w:rsidRDefault="00AB3B11">
                              <w:pPr>
                                <w:jc w:val="center"/>
                                <w:pPrChange w:id="762" w:author="Ricardo... Jacome.." w:date="2019-05-27T21:24:00Z">
                                  <w:pPr/>
                                </w:pPrChange>
                              </w:pPr>
                              <w:ins w:id="763" w:author="Ricardo... Jacome.." w:date="2019-05-27T21:21:00Z">
                                <w:r>
                                  <w:t>Company</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FC98" id="Text Box 114" o:spid="_x0000_s1035" type="#_x0000_t202" style="position:absolute;margin-left:51pt;margin-top:10.15pt;width:64.8pt;height:2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" fillcolor="white [3201]" strokeweight="1.5pt">
                  <v:textbox>
                    <w:txbxContent>
                      <w:p w14:paraId="56445621" w14:textId="77777777" w:rsidR="00AB3B11" w:rsidRDefault="00AB3B11">
                        <w:pPr>
                          <w:jc w:val="center"/>
                          <w:pPrChange w:id="764" w:author="Ricardo... Jacome.." w:date="2019-05-27T21:24:00Z">
                            <w:pPr/>
                          </w:pPrChange>
                        </w:pPr>
                        <w:ins w:id="765" w:author="Ricardo... Jacome.." w:date="2019-05-27T21:21:00Z">
                          <w:r>
                            <w:t>Company</w:t>
                          </w:r>
                        </w:ins>
                      </w:p>
                    </w:txbxContent>
                  </v:textbox>
                </v:shape>
              </w:pict>
            </mc:Fallback>
          </mc:AlternateContent>
        </w:r>
      </w:ins>
    </w:p>
    <w:p w14:paraId="6CC6DFF6" w14:textId="4A5C7890" w:rsidR="00ED032A" w:rsidRDefault="00ED032A" w:rsidP="00ED032A">
      <w:pPr>
        <w:rPr>
          <w:ins w:id="766" w:author="Ricardo... Jacome.." w:date="2019-05-27T21:24:00Z"/>
          <w:szCs w:val="24"/>
        </w:rPr>
      </w:pPr>
      <w:ins w:id="767" w:author="Ricardo... Jacome.." w:date="2019-05-27T21:25:00Z">
        <w:r w:rsidRPr="00ED032A">
          <w:rPr>
            <w:noProof/>
            <w:szCs w:val="24"/>
          </w:rPr>
          <mc:AlternateContent>
            <mc:Choice Requires="wps">
              <w:drawing>
                <wp:anchor distT="0" distB="0" distL="114300" distR="114300" simplePos="0" relativeHeight="251727872" behindDoc="0" locked="0" layoutInCell="1" allowOverlap="1" wp14:anchorId="2A651E39" wp14:editId="42996927">
                  <wp:simplePos x="0" y="0"/>
                  <wp:positionH relativeFrom="column">
                    <wp:posOffset>1851074</wp:posOffset>
                  </wp:positionH>
                  <wp:positionV relativeFrom="paragraph">
                    <wp:posOffset>254879</wp:posOffset>
                  </wp:positionV>
                  <wp:extent cx="822960" cy="312420"/>
                  <wp:effectExtent l="0" t="0" r="15240" b="11430"/>
                  <wp:wrapNone/>
                  <wp:docPr id="117" name="Text Box 117"/>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D04E608" w14:textId="77777777" w:rsidR="00AB3B11" w:rsidRDefault="00AB3B11" w:rsidP="00ED032A">
                              <w:ins w:id="768" w:author="Ricardo... Jacome.." w:date="2019-05-27T21:22:00Z">
                                <w:r>
                                  <w:t>Service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1E39" id="Text Box 117" o:spid="_x0000_s1036" type="#_x0000_t202" style="position:absolute;margin-left:145.75pt;margin-top:20.05pt;width:64.8pt;height:2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" fillcolor="white [3201]" strokeweight="1.5pt">
                  <v:textbox>
                    <w:txbxContent>
                      <w:p w14:paraId="6D04E608" w14:textId="77777777" w:rsidR="00AB3B11" w:rsidRDefault="00AB3B11" w:rsidP="00ED032A">
                        <w:ins w:id="769" w:author="Ricardo... Jacome.." w:date="2019-05-27T21:22:00Z">
                          <w:r>
                            <w:t>Service</w:t>
                          </w:r>
                        </w:ins>
                      </w:p>
                    </w:txbxContent>
                  </v:textbox>
                </v:shape>
              </w:pict>
            </mc:Fallback>
          </mc:AlternateContent>
        </w:r>
        <w:r w:rsidRPr="00ED032A">
          <w:rPr>
            <w:noProof/>
            <w:szCs w:val="24"/>
          </w:rPr>
          <mc:AlternateContent>
            <mc:Choice Requires="wps">
              <w:drawing>
                <wp:anchor distT="0" distB="0" distL="114300" distR="114300" simplePos="0" relativeHeight="251729920" behindDoc="0" locked="0" layoutInCell="1" allowOverlap="1" wp14:anchorId="75D09DF0" wp14:editId="522EF3B3">
                  <wp:simplePos x="0" y="0"/>
                  <wp:positionH relativeFrom="column">
                    <wp:posOffset>2788920</wp:posOffset>
                  </wp:positionH>
                  <wp:positionV relativeFrom="paragraph">
                    <wp:posOffset>93345</wp:posOffset>
                  </wp:positionV>
                  <wp:extent cx="251460" cy="712470"/>
                  <wp:effectExtent l="152400" t="19050" r="0" b="11430"/>
                  <wp:wrapNone/>
                  <wp:docPr id="118" name="Left Brace 118"/>
                  <wp:cNvGraphicFramePr/>
                  <a:graphic xmlns:a="http://schemas.openxmlformats.org/drawingml/2006/main">
                    <a:graphicData uri="http://schemas.microsoft.com/office/word/2010/wordprocessingShape">
                      <wps:wsp>
                        <wps:cNvSpPr/>
                        <wps:spPr>
                          <a:xfrm>
                            <a:off x="0" y="0"/>
                            <a:ext cx="251460" cy="71247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1CAE" id="Left Brace 118" o:spid="_x0000_s1026" type="#_x0000_t87" style="position:absolute;margin-left:219.6pt;margin-top:7.35pt;width:19.8pt;height:5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" adj="635" strokecolor="black [3213]" strokeweight="2.25pt">
                  <v:stroke joinstyle="miter"/>
                </v:shape>
              </w:pict>
            </mc:Fallback>
          </mc:AlternateContent>
        </w:r>
      </w:ins>
    </w:p>
    <w:p w14:paraId="7CD966C5" w14:textId="6A7B455B" w:rsidR="00ED032A" w:rsidRPr="00C33FB1" w:rsidRDefault="00624635" w:rsidP="00ED032A">
      <w:pPr>
        <w:rPr>
          <w:ins w:id="770" w:author="Ricardo... Jacome.." w:date="2019-05-27T21:05:00Z"/>
          <w:szCs w:val="24"/>
          <w:rPrChange w:id="771" w:author="Ricardo... Jacome.." w:date="2019-05-27T21:13:00Z">
            <w:rPr>
              <w:ins w:id="772" w:author="Ricardo... Jacome.." w:date="2019-05-27T21:05:00Z"/>
              <w:sz w:val="36"/>
              <w:szCs w:val="36"/>
            </w:rPr>
          </w:rPrChange>
        </w:rPr>
      </w:pPr>
      <w:ins w:id="773" w:author="Ricardo... Jacome.." w:date="2019-05-27T21:25:00Z">
        <w:r w:rsidRPr="00ED032A">
          <w:rPr>
            <w:noProof/>
            <w:szCs w:val="24"/>
          </w:rPr>
          <mc:AlternateContent>
            <mc:Choice Requires="wps">
              <w:drawing>
                <wp:anchor distT="0" distB="0" distL="114300" distR="114300" simplePos="0" relativeHeight="251740160" behindDoc="0" locked="0" layoutInCell="1" allowOverlap="1" wp14:anchorId="3817EABD" wp14:editId="7F675827">
                  <wp:simplePos x="0" y="0"/>
                  <wp:positionH relativeFrom="column">
                    <wp:posOffset>3042138</wp:posOffset>
                  </wp:positionH>
                  <wp:positionV relativeFrom="paragraph">
                    <wp:posOffset>280523</wp:posOffset>
                  </wp:positionV>
                  <wp:extent cx="937847" cy="312420"/>
                  <wp:effectExtent l="0" t="0" r="15240" b="11430"/>
                  <wp:wrapNone/>
                  <wp:docPr id="123" name="Text Box 123"/>
                  <wp:cNvGraphicFramePr/>
                  <a:graphic xmlns:a="http://schemas.openxmlformats.org/drawingml/2006/main">
                    <a:graphicData uri="http://schemas.microsoft.com/office/word/2010/wordprocessingShape">
                      <wps:wsp>
                        <wps:cNvSpPr txBox="1"/>
                        <wps:spPr>
                          <a:xfrm>
                            <a:off x="0" y="0"/>
                            <a:ext cx="937847" cy="312420"/>
                          </a:xfrm>
                          <a:prstGeom prst="rect">
                            <a:avLst/>
                          </a:prstGeom>
                          <a:solidFill>
                            <a:schemeClr val="lt1"/>
                          </a:solidFill>
                          <a:ln w="19050">
                            <a:solidFill>
                              <a:prstClr val="black"/>
                            </a:solidFill>
                          </a:ln>
                        </wps:spPr>
                        <wps:txbx>
                          <w:txbxContent>
                            <w:p w14:paraId="532B2906" w14:textId="3AADCB47" w:rsidR="00AB3B11" w:rsidRDefault="00AB3B11" w:rsidP="00624635">
                              <w:r>
                                <w:t>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EABD" id="Text Box 123" o:spid="_x0000_s1037" type="#_x0000_t202" style="position:absolute;margin-left:239.55pt;margin-top:22.1pt;width:73.85pt;height:24.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" fillcolor="white [3201]" strokeweight="1.5pt">
                  <v:textbox>
                    <w:txbxContent>
                      <w:p w14:paraId="532B2906" w14:textId="3AADCB47" w:rsidR="00AB3B11" w:rsidRDefault="00AB3B11" w:rsidP="00624635">
                        <w:r>
                          <w:t>Restaurants</w:t>
                        </w:r>
                      </w:p>
                    </w:txbxContent>
                  </v:textbox>
                </v:shape>
              </w:pict>
            </mc:Fallback>
          </mc:AlternateContent>
        </w:r>
      </w:ins>
    </w:p>
    <w:p w14:paraId="6B81123E" w14:textId="77777777" w:rsidR="0013786B" w:rsidRDefault="0013786B" w:rsidP="000D21AE">
      <w:pPr>
        <w:rPr>
          <w:sz w:val="36"/>
          <w:szCs w:val="36"/>
        </w:rPr>
      </w:pPr>
    </w:p>
    <w:p w14:paraId="5DE8030B" w14:textId="42F6C931" w:rsidR="0013786B" w:rsidRPr="00576D8B" w:rsidRDefault="0013786B" w:rsidP="000D21AE">
      <w:pPr>
        <w:rPr>
          <w:szCs w:val="24"/>
        </w:rPr>
      </w:pPr>
    </w:p>
    <w:p w14:paraId="1091390A" w14:textId="77777777" w:rsidR="00576D8B" w:rsidRDefault="00576D8B" w:rsidP="000D21AE">
      <w:pPr>
        <w:rPr>
          <w:sz w:val="36"/>
          <w:szCs w:val="36"/>
        </w:rPr>
      </w:pPr>
    </w:p>
    <w:p w14:paraId="5A3BEF70" w14:textId="0601AF2C" w:rsidR="0013786B" w:rsidRDefault="0013786B" w:rsidP="000D21AE">
      <w:pPr>
        <w:rPr>
          <w:sz w:val="36"/>
          <w:szCs w:val="36"/>
        </w:rPr>
      </w:pPr>
      <w:r>
        <w:rPr>
          <w:sz w:val="36"/>
          <w:szCs w:val="36"/>
        </w:rPr>
        <w:t>Warning about Technology companies</w:t>
      </w:r>
    </w:p>
    <w:p w14:paraId="09A9E38F" w14:textId="77777777" w:rsidR="0013786B" w:rsidRDefault="0013786B" w:rsidP="000D21AE">
      <w:pPr>
        <w:rPr>
          <w:sz w:val="36"/>
          <w:szCs w:val="36"/>
        </w:rPr>
      </w:pPr>
    </w:p>
    <w:p w14:paraId="4C26673D" w14:textId="28C9A140" w:rsidR="00880528" w:rsidRPr="00CF47FB" w:rsidRDefault="00880528" w:rsidP="000D21AE">
      <w:pPr>
        <w:rPr>
          <w:sz w:val="36"/>
          <w:szCs w:val="36"/>
          <w:rPrChange w:id="774" w:author="Ricardo... Jacome.." w:date="2019-05-27T21:05:00Z">
            <w:rPr/>
          </w:rPrChange>
        </w:rPr>
      </w:pPr>
      <w:ins w:id="775" w:author="Ricardo... Jacome.." w:date="2019-05-27T21:05:00Z">
        <w:r>
          <w:rPr>
            <w:sz w:val="36"/>
            <w:szCs w:val="36"/>
          </w:rPr>
          <w:t>The Mindset</w:t>
        </w:r>
      </w:ins>
    </w:p>
    <w:p w14:paraId="0B315879" w14:textId="3BB7A56F" w:rsidR="00BF6772" w:rsidDel="00CF47FB" w:rsidRDefault="001E4AF9" w:rsidP="00BF6772">
      <w:pPr>
        <w:jc w:val="both"/>
        <w:rPr>
          <w:del w:id="776" w:author="Ricardo... Jacome.." w:date="2019-05-27T21:04:00Z"/>
        </w:rPr>
      </w:pPr>
      <w:del w:id="777" w:author="Ricardo... Jacome.." w:date="2019-05-27T21:04:00Z">
        <w:r w:rsidDel="00CF47FB">
          <w:lastRenderedPageBreak/>
          <w:delText xml:space="preserve">Previously we looked at how different </w:delText>
        </w:r>
        <w:r w:rsidR="00BF6772" w:rsidDel="00CF47FB">
          <w:delText>trends can be analyzed. One of the tools during this analysis is to understand in which classification our stocks fall into. These classifications will help us to understand the trends before we even look at them. There will be two levels of classification.</w:delText>
        </w:r>
      </w:del>
    </w:p>
    <w:p w14:paraId="7315641F" w14:textId="462994A0" w:rsidR="003242A8" w:rsidDel="00CF47FB" w:rsidRDefault="00BF6772" w:rsidP="003242A8">
      <w:pPr>
        <w:pStyle w:val="Heading2"/>
        <w:rPr>
          <w:del w:id="778" w:author="Ricardo... Jacome.." w:date="2019-05-27T21:04:00Z"/>
        </w:rPr>
      </w:pPr>
      <w:bookmarkStart w:id="779" w:name="_Toc530873171"/>
      <w:del w:id="780" w:author="Ricardo... Jacome.." w:date="2019-05-27T21:04:00Z">
        <w:r w:rsidRPr="00BF6772" w:rsidDel="00CF47FB">
          <w:delText xml:space="preserve">Level 1 </w:delText>
        </w:r>
        <w:r w:rsidR="0077339A" w:rsidDel="00CF47FB">
          <w:delText xml:space="preserve">- </w:delText>
        </w:r>
        <w:r w:rsidRPr="00BF6772" w:rsidDel="00CF47FB">
          <w:delText>Volati</w:delText>
        </w:r>
        <w:r w:rsidDel="00CF47FB">
          <w:delText>le</w:delText>
        </w:r>
        <w:r w:rsidRPr="00BF6772" w:rsidDel="00CF47FB">
          <w:delText xml:space="preserve"> and Constant Stocks</w:delText>
        </w:r>
        <w:bookmarkEnd w:id="779"/>
      </w:del>
    </w:p>
    <w:p w14:paraId="5E7FCAB4" w14:textId="1E54F86F" w:rsidR="008A7EBA" w:rsidDel="00CF47FB" w:rsidRDefault="00BF6772" w:rsidP="00BF6772">
      <w:pPr>
        <w:jc w:val="both"/>
        <w:rPr>
          <w:del w:id="781" w:author="Ricardo... Jacome.." w:date="2019-05-27T21:04:00Z"/>
          <w:b/>
        </w:rPr>
      </w:pPr>
      <w:del w:id="782" w:author="Ricardo... Jacome.." w:date="2019-05-27T21:04:00Z">
        <w:r w:rsidDel="00CF47FB">
          <w:delText xml:space="preserve">All stocks can fall in </w:delText>
        </w:r>
        <w:r w:rsidR="003242A8" w:rsidDel="00CF47FB">
          <w:delText>one</w:delText>
        </w:r>
        <w:r w:rsidDel="00CF47FB">
          <w:delText xml:space="preserve"> of these two options. As the names easily imply. One of them is Volatile Stocks, these stocks tend to change in trends really fast. One day they could be going up in price with profits of more than 20%, and the next they could be falling price drops of 50%. </w:delText>
        </w:r>
        <w:r w:rsidR="00874B60" w:rsidDel="00CF47FB">
          <w:delText xml:space="preserve">This </w:delText>
        </w:r>
        <w:r w:rsidR="00874B60" w:rsidRPr="00874B60" w:rsidDel="00CF47FB">
          <w:rPr>
            <w:b/>
          </w:rPr>
          <w:delText>volatile behavior</w:delText>
        </w:r>
        <w:r w:rsidR="00874B60" w:rsidDel="00CF47FB">
          <w:delText xml:space="preserve"> is usually characteristic of businesses that are not fully developed</w:delText>
        </w:r>
        <w:r w:rsidR="00543FEC" w:rsidDel="00CF47FB">
          <w:delText xml:space="preserve"> or recently started. </w:delText>
        </w:r>
        <w:r w:rsidR="00543FEC" w:rsidRPr="00543FEC" w:rsidDel="00CF47FB">
          <w:rPr>
            <w:b/>
          </w:rPr>
          <w:delText>For long-term investment, it is important to avoid this type of stocks.</w:delText>
        </w:r>
        <w:r w:rsidR="00543FEC" w:rsidDel="00CF47FB">
          <w:delText xml:space="preserve"> On the other hand, constant stocks, are stocks that show similar trends for most of the time. </w:delText>
        </w:r>
        <w:r w:rsidR="0040689E" w:rsidDel="00CF47FB">
          <w:delText>Usually constant stocks don’t truly exist, and investors call them low volatil</w:delText>
        </w:r>
        <w:r w:rsidR="0077339A" w:rsidDel="00CF47FB">
          <w:delText>ity</w:delText>
        </w:r>
        <w:r w:rsidR="0040689E" w:rsidDel="00CF47FB">
          <w:delText xml:space="preserve"> stocks, but for this guide, they will be called constant. </w:delText>
        </w:r>
        <w:r w:rsidR="00543FEC" w:rsidDel="00CF47FB">
          <w:delText xml:space="preserve">There will be moments where these stocks can be </w:delText>
        </w:r>
        <w:r w:rsidR="0040689E" w:rsidDel="00CF47FB">
          <w:delText>high</w:delText>
        </w:r>
        <w:r w:rsidR="00543FEC" w:rsidDel="00CF47FB">
          <w:delText xml:space="preserve"> or low for a short period of time, but these events are usually rare. </w:delText>
        </w:r>
        <w:r w:rsidR="00543FEC" w:rsidRPr="00543FEC" w:rsidDel="00CF47FB">
          <w:rPr>
            <w:b/>
          </w:rPr>
          <w:delText>For long-term investment, it is important to identify this type of stocks.</w:delText>
        </w:r>
        <w:r w:rsidR="00543FEC" w:rsidDel="00CF47FB">
          <w:delText xml:space="preserve"> </w:delText>
        </w:r>
        <w:r w:rsidR="00543FEC" w:rsidRPr="00543FEC" w:rsidDel="00CF47FB">
          <w:rPr>
            <w:b/>
          </w:rPr>
          <w:delText xml:space="preserve">Overall, volatile stocks are </w:delText>
        </w:r>
      </w:del>
      <w:del w:id="783" w:author="Ricardo... Jacome.." w:date="2019-05-27T20:59:00Z">
        <w:r w:rsidR="00543FEC" w:rsidRPr="00543FEC" w:rsidDel="00CF47FB">
          <w:rPr>
            <w:b/>
          </w:rPr>
          <w:delText>really hard</w:delText>
        </w:r>
      </w:del>
      <w:del w:id="784" w:author="Ricardo... Jacome.." w:date="2019-05-27T21:04:00Z">
        <w:r w:rsidR="00543FEC" w:rsidRPr="00543FEC" w:rsidDel="00CF47FB">
          <w:rPr>
            <w:b/>
          </w:rPr>
          <w:delText xml:space="preserve"> to predict even on the long-term and constant stocks are easier to predict on the long-term</w:delText>
        </w:r>
        <w:r w:rsidR="008A7EBA" w:rsidDel="00CF47FB">
          <w:rPr>
            <w:b/>
          </w:rPr>
          <w:delText>.</w:delText>
        </w:r>
      </w:del>
    </w:p>
    <w:p w14:paraId="0EA0B302" w14:textId="6FD6B040" w:rsidR="003242A8" w:rsidDel="00CF47FB" w:rsidRDefault="008A7EBA" w:rsidP="003242A8">
      <w:pPr>
        <w:pStyle w:val="Heading2"/>
        <w:rPr>
          <w:del w:id="785" w:author="Ricardo... Jacome.." w:date="2019-05-27T21:04:00Z"/>
        </w:rPr>
      </w:pPr>
      <w:bookmarkStart w:id="786" w:name="_Toc530873172"/>
      <w:del w:id="787" w:author="Ricardo... Jacome.." w:date="2019-05-27T21:04:00Z">
        <w:r w:rsidDel="00CF47FB">
          <w:delText xml:space="preserve">Level 2 </w:delText>
        </w:r>
        <w:r w:rsidR="0077339A" w:rsidDel="00CF47FB">
          <w:delText xml:space="preserve">- </w:delText>
        </w:r>
        <w:r w:rsidDel="00CF47FB">
          <w:delText>Service/Product Stocks</w:delText>
        </w:r>
        <w:bookmarkEnd w:id="786"/>
        <w:r w:rsidDel="00CF47FB">
          <w:delText xml:space="preserve"> </w:delText>
        </w:r>
      </w:del>
    </w:p>
    <w:p w14:paraId="6C249694" w14:textId="0CBDEE1E" w:rsidR="008A7EBA" w:rsidDel="00CF47FB" w:rsidRDefault="008A7EBA" w:rsidP="00BF6772">
      <w:pPr>
        <w:jc w:val="both"/>
        <w:rPr>
          <w:del w:id="788" w:author="Ricardo... Jacome.." w:date="2019-05-27T21:04:00Z"/>
        </w:rPr>
      </w:pPr>
      <w:del w:id="789" w:author="Ricardo... Jacome.." w:date="2019-05-27T21:04:00Z">
        <w:r w:rsidDel="00CF47FB">
          <w:delText>Now that we understand the two general types of stocks</w:delText>
        </w:r>
        <w:r w:rsidR="0077339A" w:rsidDel="00CF47FB">
          <w:delText>,</w:delText>
        </w:r>
        <w:r w:rsidDel="00CF47FB">
          <w:delText xml:space="preserve"> </w:delText>
        </w:r>
        <w:r w:rsidR="0077339A" w:rsidDel="00CF47FB">
          <w:delText>l</w:delText>
        </w:r>
        <w:r w:rsidDel="00CF47FB">
          <w:delTex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delText>
        </w:r>
        <w:r w:rsidR="0077339A" w:rsidDel="00CF47FB">
          <w:delText>tapes have disappeared,</w:delText>
        </w:r>
        <w:r w:rsidDel="00CF47FB">
          <w:delText xml:space="preserve"> and online stream</w:delText>
        </w:r>
        <w:r w:rsidR="0077339A" w:rsidDel="00CF47FB">
          <w:delText>ing</w:delText>
        </w:r>
        <w:r w:rsidDel="00CF47FB">
          <w:delText xml:space="preserve"> services took over this market. Now, why is this important? </w:delText>
        </w:r>
        <w:r w:rsidRPr="008A7EBA" w:rsidDel="00CF47FB">
          <w:rPr>
            <w:b/>
          </w:rPr>
          <w:delText xml:space="preserve">Because this type of classification tends to offer </w:delText>
        </w:r>
        <w:r w:rsidDel="00CF47FB">
          <w:rPr>
            <w:b/>
          </w:rPr>
          <w:delText xml:space="preserve">some </w:delText>
        </w:r>
        <w:r w:rsidRPr="008A7EBA" w:rsidDel="00CF47FB">
          <w:rPr>
            <w:b/>
          </w:rPr>
          <w:delText xml:space="preserve">predictable patterns. </w:delText>
        </w:r>
        <w:r w:rsidDel="00CF47FB">
          <w:delText xml:space="preserve">Let us </w:delText>
        </w:r>
        <w:r w:rsidR="001511B6" w:rsidDel="00CF47FB">
          <w:delText>look</w:delText>
        </w:r>
        <w:r w:rsidDel="00CF47FB">
          <w:delText xml:space="preserve"> at the telecommunications industry. </w:delText>
        </w:r>
      </w:del>
    </w:p>
    <w:p w14:paraId="06B1F94A" w14:textId="6D64A66C" w:rsidR="00ED09F2" w:rsidDel="00CF47FB" w:rsidRDefault="00ED09F2" w:rsidP="00BF6772">
      <w:pPr>
        <w:jc w:val="both"/>
        <w:rPr>
          <w:del w:id="790" w:author="Ricardo... Jacome.." w:date="2019-05-27T21:04:00Z"/>
        </w:rPr>
      </w:pPr>
    </w:p>
    <w:p w14:paraId="26772738" w14:textId="49517FE9" w:rsidR="00ED09F2" w:rsidDel="00CF47FB" w:rsidRDefault="00ED09F2" w:rsidP="00BF6772">
      <w:pPr>
        <w:jc w:val="both"/>
        <w:rPr>
          <w:del w:id="791" w:author="Ricardo... Jacome.." w:date="2019-05-27T21:04:00Z"/>
        </w:rPr>
      </w:pPr>
    </w:p>
    <w:p w14:paraId="5A66E3A1" w14:textId="56A4DF17" w:rsidR="00ED09F2" w:rsidDel="00CF47FB" w:rsidRDefault="00ED09F2" w:rsidP="00BF6772">
      <w:pPr>
        <w:jc w:val="both"/>
        <w:rPr>
          <w:del w:id="792" w:author="Ricardo... Jacome.." w:date="2019-05-27T21:04:00Z"/>
        </w:rPr>
      </w:pPr>
    </w:p>
    <w:p w14:paraId="42C6EC65" w14:textId="0E0F6035" w:rsidR="00ED09F2" w:rsidDel="00CF47FB" w:rsidRDefault="00ED09F2" w:rsidP="00BF6772">
      <w:pPr>
        <w:jc w:val="both"/>
        <w:rPr>
          <w:del w:id="793" w:author="Ricardo... Jacome.." w:date="2019-05-27T21:04:00Z"/>
        </w:rPr>
      </w:pPr>
    </w:p>
    <w:p w14:paraId="784D6007" w14:textId="7EEA857A" w:rsidR="00ED09F2" w:rsidDel="00CF47FB" w:rsidRDefault="00ED09F2" w:rsidP="00BF6772">
      <w:pPr>
        <w:jc w:val="both"/>
        <w:rPr>
          <w:del w:id="794" w:author="Ricardo... Jacome.." w:date="2019-05-27T21:04:00Z"/>
        </w:rPr>
      </w:pPr>
    </w:p>
    <w:p w14:paraId="362B557C" w14:textId="060F8A51" w:rsidR="00ED09F2" w:rsidDel="00CF47FB" w:rsidRDefault="00ED09F2" w:rsidP="00BF6772">
      <w:pPr>
        <w:jc w:val="both"/>
        <w:rPr>
          <w:del w:id="795" w:author="Ricardo... Jacome.." w:date="2019-05-27T21:04:00Z"/>
        </w:rPr>
      </w:pPr>
    </w:p>
    <w:p w14:paraId="0EE5BDF6" w14:textId="1D39F59B" w:rsidR="00ED09F2" w:rsidDel="00CF47FB" w:rsidRDefault="00ED09F2" w:rsidP="00BF6772">
      <w:pPr>
        <w:jc w:val="both"/>
        <w:rPr>
          <w:del w:id="796" w:author="Ricardo... Jacome.." w:date="2019-05-27T21:04:00Z"/>
        </w:rPr>
      </w:pPr>
    </w:p>
    <w:p w14:paraId="2B19B264" w14:textId="53900D47" w:rsidR="00ED09F2" w:rsidDel="00CF47FB" w:rsidRDefault="00ED09F2" w:rsidP="00BF6772">
      <w:pPr>
        <w:jc w:val="both"/>
        <w:rPr>
          <w:del w:id="797" w:author="Ricardo... Jacome.." w:date="2019-05-27T21:04:00Z"/>
        </w:rPr>
      </w:pPr>
    </w:p>
    <w:p w14:paraId="3B41D18A" w14:textId="5D2A0002" w:rsidR="007F02D3" w:rsidDel="00CF47FB" w:rsidRDefault="008A7EBA" w:rsidP="00BF6772">
      <w:pPr>
        <w:jc w:val="both"/>
        <w:rPr>
          <w:del w:id="798" w:author="Ricardo... Jacome.." w:date="2019-05-27T21:04:00Z"/>
        </w:rPr>
      </w:pPr>
      <w:del w:id="799" w:author="Ricardo... Jacome.." w:date="2019-05-27T21:04:00Z">
        <w:r w:rsidRPr="00AB7DAD" w:rsidDel="00CF47FB">
          <w:rPr>
            <w:color w:val="009999"/>
          </w:rPr>
          <w:delText>Robinhood note</w:delText>
        </w:r>
        <w:r w:rsidRPr="007F02D3" w:rsidDel="00CF47FB">
          <w:rPr>
            <w:color w:val="00FFCC"/>
          </w:rPr>
          <w:delText>:</w:delText>
        </w:r>
        <w:r w:rsidDel="00CF47FB">
          <w:delText xml:space="preserve"> Every time that you click on a company, the app or the website offers a list recommendation of the company.</w:delText>
        </w:r>
        <w:r w:rsidR="007F02D3" w:rsidDel="00CF47FB">
          <w:delText xml:space="preserve"> Similar to this:</w:delText>
        </w:r>
      </w:del>
    </w:p>
    <w:p w14:paraId="0FFDF82F" w14:textId="5A36CDFA" w:rsidR="007F02D3" w:rsidDel="00CF47FB" w:rsidRDefault="007F02D3" w:rsidP="007F02D3">
      <w:pPr>
        <w:jc w:val="center"/>
        <w:rPr>
          <w:del w:id="800" w:author="Ricardo... Jacome.." w:date="2019-05-27T21:04:00Z"/>
        </w:rPr>
      </w:pPr>
      <w:del w:id="801" w:author="Ricardo... Jacome.." w:date="2019-05-27T21:04:00Z">
        <w:r w:rsidDel="00CF47FB">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sidDel="00CF47FB">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sidDel="00CF47FB">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del>
    </w:p>
    <w:p w14:paraId="6A6FA955" w14:textId="7263AFA6" w:rsidR="007F02D3" w:rsidDel="00CF47FB" w:rsidRDefault="007F02D3" w:rsidP="007F02D3">
      <w:pPr>
        <w:jc w:val="center"/>
        <w:rPr>
          <w:del w:id="802" w:author="Ricardo... Jacome.." w:date="2019-05-27T21:04:00Z"/>
        </w:rPr>
      </w:pPr>
      <w:del w:id="803" w:author="Ricardo... Jacome.." w:date="2019-05-27T21:04:00Z">
        <w:r w:rsidDel="00CF47FB">
          <w:delText>Category Example Selection</w:delText>
        </w:r>
      </w:del>
    </w:p>
    <w:p w14:paraId="017662A9" w14:textId="7954381D" w:rsidR="008A7EBA" w:rsidDel="00CF47FB" w:rsidRDefault="008A7EBA" w:rsidP="00BF6772">
      <w:pPr>
        <w:jc w:val="both"/>
        <w:rPr>
          <w:del w:id="804" w:author="Ricardo... Jacome.." w:date="2019-05-27T21:04:00Z"/>
        </w:rPr>
      </w:pPr>
      <w:del w:id="805" w:author="Ricardo... Jacome.." w:date="2019-05-27T21:04:00Z">
        <w:r w:rsidDel="00CF47FB">
          <w:delText xml:space="preserve">Many industries fall in this category, and each one of them is different in price. However, </w:delText>
        </w:r>
        <w:r w:rsidR="007F02D3" w:rsidDel="00CF47FB">
          <w:delText>let us explore the idea on how they behave similarly. First 4 of these stocks are chosen for explanations and shown in the following images:</w:delText>
        </w:r>
      </w:del>
    </w:p>
    <w:p w14:paraId="41B2D14D" w14:textId="4A1A537B" w:rsidR="008A7EBA" w:rsidRPr="008A7EBA" w:rsidDel="00CF47FB" w:rsidRDefault="008A7EBA" w:rsidP="008A7EBA">
      <w:pPr>
        <w:jc w:val="center"/>
        <w:rPr>
          <w:del w:id="806" w:author="Ricardo... Jacome.." w:date="2019-05-27T21:04:00Z"/>
        </w:rPr>
      </w:pPr>
      <w:del w:id="807" w:author="Ricardo... Jacome.." w:date="2019-05-27T21:04:00Z">
        <w:r w:rsidDel="00CF47FB">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5738" cy="1650726"/>
                      </a:xfrm>
                      <a:prstGeom prst="rect">
                        <a:avLst/>
                      </a:prstGeom>
                    </pic:spPr>
                  </pic:pic>
                </a:graphicData>
              </a:graphic>
            </wp:inline>
          </w:drawing>
        </w:r>
        <w:r w:rsidDel="00CF47FB">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7607" cy="1653325"/>
                      </a:xfrm>
                      <a:prstGeom prst="rect">
                        <a:avLst/>
                      </a:prstGeom>
                    </pic:spPr>
                  </pic:pic>
                </a:graphicData>
              </a:graphic>
            </wp:inline>
          </w:drawing>
        </w:r>
        <w:r w:rsidDel="00CF47FB">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7969" cy="1743095"/>
                      </a:xfrm>
                      <a:prstGeom prst="rect">
                        <a:avLst/>
                      </a:prstGeom>
                    </pic:spPr>
                  </pic:pic>
                </a:graphicData>
              </a:graphic>
            </wp:inline>
          </w:drawing>
        </w:r>
        <w:r w:rsidDel="00CF47FB">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5705" cy="1747584"/>
                      </a:xfrm>
                      <a:prstGeom prst="rect">
                        <a:avLst/>
                      </a:prstGeom>
                    </pic:spPr>
                  </pic:pic>
                </a:graphicData>
              </a:graphic>
            </wp:inline>
          </w:drawing>
        </w:r>
      </w:del>
    </w:p>
    <w:p w14:paraId="0C282D38" w14:textId="25317894" w:rsidR="00C00928" w:rsidDel="00CF47FB" w:rsidRDefault="00C00928" w:rsidP="00C00928">
      <w:pPr>
        <w:jc w:val="center"/>
        <w:rPr>
          <w:del w:id="808" w:author="Ricardo... Jacome.." w:date="2019-05-27T21:04:00Z"/>
        </w:rPr>
      </w:pPr>
      <w:del w:id="809" w:author="Ricardo... Jacome.." w:date="2019-05-27T21:04:00Z">
        <w:r w:rsidDel="00CF47FB">
          <w:delText>Stocks Comparison in the Telecommunication Area</w:delText>
        </w:r>
      </w:del>
    </w:p>
    <w:p w14:paraId="57B0ABDC" w14:textId="2F3455BE" w:rsidR="000C00F1" w:rsidDel="00CF47FB" w:rsidRDefault="000C00F1" w:rsidP="003B195B">
      <w:pPr>
        <w:jc w:val="both"/>
        <w:rPr>
          <w:del w:id="810" w:author="Ricardo... Jacome.." w:date="2019-05-27T21:04:00Z"/>
        </w:rPr>
      </w:pPr>
      <w:del w:id="811" w:author="Ricardo... Jacome.." w:date="2019-05-27T21:04:00Z">
        <w:r w:rsidDel="00CF47FB">
          <w:delText>Each stock has very different price, and each one of them has very different percentage of return. Also note how we are making this comparison in between each other with the same time frame of 5 years. Now,</w:delText>
        </w:r>
        <w:r w:rsidR="003B195B" w:rsidDel="00CF47FB">
          <w:delText xml:space="preserve"> by looking at this information</w:delText>
        </w:r>
        <w:r w:rsidDel="00CF47FB">
          <w:delText xml:space="preserve"> </w:delText>
        </w:r>
        <w:r w:rsidRPr="003B195B" w:rsidDel="00CF47FB">
          <w:rPr>
            <w:b/>
            <w:u w:val="single"/>
          </w:rPr>
          <w:delText>we can infer about telecommunication industries is that their behavior tends to be constan</w:delText>
        </w:r>
        <w:r w:rsidR="003B195B" w:rsidDel="00CF47FB">
          <w:rPr>
            <w:b/>
            <w:u w:val="single"/>
          </w:rPr>
          <w:delText>t and secure</w:delText>
        </w:r>
        <w:r w:rsidR="00B27216" w:rsidDel="00CF47FB">
          <w:rPr>
            <w:b/>
            <w:u w:val="single"/>
          </w:rPr>
          <w:delText>d</w:delText>
        </w:r>
        <w:r w:rsidR="003B195B" w:rsidDel="00CF47FB">
          <w:rPr>
            <w:b/>
            <w:u w:val="single"/>
          </w:rPr>
          <w:delText>.</w:delText>
        </w:r>
        <w:r w:rsidR="003B195B" w:rsidDel="00CF47FB">
          <w:delText xml:space="preserve"> As a long-term investor, the telecommunications market seems a profitable constant source of money based on this. Of course, not of all of them will be generating profits as Sprint shows. However, based on our strategies and knowledge </w:delText>
        </w:r>
        <w:r w:rsidR="00B27216" w:rsidDel="00CF47FB">
          <w:delText xml:space="preserve">we will choose </w:delText>
        </w:r>
        <w:r w:rsidR="003B195B" w:rsidDel="00CF47FB">
          <w:delText xml:space="preserve">which of these stocks would be the most </w:delText>
        </w:r>
        <w:r w:rsidR="0077339A" w:rsidDel="00CF47FB">
          <w:delText>fruitful</w:delText>
        </w:r>
        <w:r w:rsidR="003B195B" w:rsidDel="00CF47FB">
          <w:delText xml:space="preserve">. </w:delText>
        </w:r>
      </w:del>
    </w:p>
    <w:p w14:paraId="0AE77EA4" w14:textId="330FA5A0" w:rsidR="003242A8" w:rsidDel="00CF47FB" w:rsidRDefault="003242A8" w:rsidP="003242A8">
      <w:pPr>
        <w:pStyle w:val="Heading2"/>
        <w:rPr>
          <w:del w:id="812" w:author="Ricardo... Jacome.." w:date="2019-05-27T21:04:00Z"/>
        </w:rPr>
      </w:pPr>
      <w:bookmarkStart w:id="813" w:name="_Toc530873173"/>
      <w:del w:id="814" w:author="Ricardo... Jacome.." w:date="2019-05-27T21:04:00Z">
        <w:r w:rsidDel="00CF47FB">
          <w:delText>Remarks</w:delText>
        </w:r>
        <w:bookmarkEnd w:id="813"/>
      </w:del>
    </w:p>
    <w:p w14:paraId="287BECEE" w14:textId="30DE1532" w:rsidR="008C4649" w:rsidDel="00CF47FB" w:rsidRDefault="00B27216" w:rsidP="003B195B">
      <w:pPr>
        <w:jc w:val="both"/>
        <w:rPr>
          <w:del w:id="815" w:author="Ricardo... Jacome.." w:date="2019-05-27T21:04:00Z"/>
        </w:rPr>
      </w:pPr>
      <w:del w:id="816" w:author="Ricardo... Jacome.." w:date="2019-05-27T21:04:00Z">
        <w:r w:rsidDel="00CF47FB">
          <w:delText>In general</w:delText>
        </w:r>
        <w:r w:rsidR="003242A8" w:rsidDel="00CF47FB">
          <w:delText>,</w:delText>
        </w:r>
        <w:r w:rsidDel="00CF47FB">
          <w:delText xml:space="preserve"> public services such as water, electricity, and many more, tend to offer a constant and secured cash flow coming to your portfolio. Some other areas such as technology, automotive, or game industries tend to have a higher volatility (or unpredictable behavior). </w:delText>
        </w:r>
        <w:r w:rsidR="00A02E2C" w:rsidDel="00CF47FB">
          <w:delText xml:space="preserve">So now, based on the service or product, we </w:delText>
        </w:r>
        <w:r w:rsidR="007731C6" w:rsidDel="00CF47FB">
          <w:delText>can</w:delText>
        </w:r>
        <w:r w:rsidR="00A02E2C" w:rsidDel="00CF47FB">
          <w:delText xml:space="preserve"> deduce a little bit about how the trends should look. To summarize this chapter, the </w:delText>
        </w:r>
        <w:r w:rsidR="00A02E2C" w:rsidRPr="00C00928" w:rsidDel="00CF47FB">
          <w:delText>following graph is provided:</w:delText>
        </w:r>
        <w:r w:rsidR="00A02E2C" w:rsidDel="00CF47FB">
          <w:delText xml:space="preserve"> </w:delText>
        </w:r>
      </w:del>
    </w:p>
    <w:p w14:paraId="34E4D050" w14:textId="76D294AE" w:rsidR="00962C80" w:rsidDel="00CF47FB" w:rsidRDefault="00C00928" w:rsidP="003B195B">
      <w:pPr>
        <w:jc w:val="both"/>
        <w:rPr>
          <w:del w:id="817" w:author="Ricardo... Jacome.." w:date="2019-05-27T21:04:00Z"/>
        </w:rPr>
      </w:pPr>
      <w:del w:id="818" w:author="Ricardo... Jacome.." w:date="2019-05-27T21:04:00Z">
        <w:r w:rsidDel="00CF47FB">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AB3B11" w:rsidRDefault="00AB3B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5CC3" id="Text Box 46" o:spid="_x0000_s1038"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" fillcolor="#deeaf6 [664]" stroked="f" strokeweight=".5pt">
                  <v:textbox>
                    <w:txbxContent>
                      <w:p w14:paraId="646ED6AA" w14:textId="77777777" w:rsidR="00AB3B11" w:rsidRDefault="00AB3B11"/>
                    </w:txbxContent>
                  </v:textbox>
                </v:shape>
              </w:pict>
            </mc:Fallback>
          </mc:AlternateContent>
        </w:r>
        <w:r w:rsidDel="00CF47FB">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AB3B11" w:rsidRDefault="00AB3B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39"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" fillcolor="#e2efd9 [665]" stroked="f" strokeweight=".5pt">
                  <v:textbox>
                    <w:txbxContent>
                      <w:p w14:paraId="2A21A19B" w14:textId="31EE18A2" w:rsidR="00AB3B11" w:rsidRDefault="00AB3B11"/>
                    </w:txbxContent>
                  </v:textbox>
                </v:shape>
              </w:pict>
            </mc:Fallback>
          </mc:AlternateContent>
        </w:r>
        <w:r w:rsidR="00B21847" w:rsidDel="00CF47FB">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AB3B11" w:rsidRPr="00962C80" w:rsidRDefault="00AB3B11"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40"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" filled="f" stroked="f" strokeweight=".5pt">
                  <v:textbox>
                    <w:txbxContent>
                      <w:p w14:paraId="3B9861F1" w14:textId="7C58F14A" w:rsidR="00AB3B11" w:rsidRPr="00962C80" w:rsidRDefault="00AB3B11" w:rsidP="00B21847">
                        <w:pPr>
                          <w:rPr>
                            <w:i/>
                            <w:sz w:val="32"/>
                            <w:szCs w:val="32"/>
                          </w:rPr>
                        </w:pPr>
                        <w:r>
                          <w:rPr>
                            <w:i/>
                            <w:sz w:val="32"/>
                            <w:szCs w:val="32"/>
                          </w:rPr>
                          <w:t>Company Example</w:t>
                        </w:r>
                      </w:p>
                    </w:txbxContent>
                  </v:textbox>
                </v:shape>
              </w:pict>
            </mc:Fallback>
          </mc:AlternateContent>
        </w:r>
        <w:r w:rsidR="00B21847" w:rsidDel="00CF47FB">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AB3B11" w:rsidRDefault="00AB3B11"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41"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whZAIAAMM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" fillcolor="#fff2cc [663]" stroked="f" strokeweight=".5pt">
                  <v:textbox>
                    <w:txbxContent>
                      <w:p w14:paraId="7656DD60" w14:textId="19E6DB48" w:rsidR="00AB3B11" w:rsidRDefault="00AB3B11" w:rsidP="00962C80"/>
                    </w:txbxContent>
                  </v:textbox>
                </v:shape>
              </w:pict>
            </mc:Fallback>
          </mc:AlternateContent>
        </w:r>
        <w:r w:rsidR="00962C80" w:rsidDel="00CF47FB">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AB3B11" w:rsidRPr="00962C80" w:rsidRDefault="00AB3B11">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42"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" filled="f" stroked="f" strokeweight=".5pt">
                  <v:textbox>
                    <w:txbxContent>
                      <w:p w14:paraId="57B063A0" w14:textId="5C966AC3" w:rsidR="00AB3B11" w:rsidRPr="00962C80" w:rsidRDefault="00AB3B11">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sidDel="00CF47FB">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AB3B11" w:rsidRPr="00962C80" w:rsidRDefault="00AB3B11"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43"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6UBMgIAAFo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" filled="f" stroked="f" strokeweight=".5pt">
                  <v:textbox>
                    <w:txbxContent>
                      <w:p w14:paraId="4E0C5089" w14:textId="393D5E27" w:rsidR="00AB3B11" w:rsidRPr="00962C80" w:rsidRDefault="00AB3B11" w:rsidP="00962C80">
                        <w:pPr>
                          <w:rPr>
                            <w:i/>
                            <w:sz w:val="32"/>
                            <w:szCs w:val="32"/>
                          </w:rPr>
                        </w:pPr>
                        <w:r w:rsidRPr="00962C80">
                          <w:rPr>
                            <w:i/>
                            <w:sz w:val="32"/>
                            <w:szCs w:val="32"/>
                          </w:rPr>
                          <w:t>Level 2</w:t>
                        </w:r>
                      </w:p>
                    </w:txbxContent>
                  </v:textbox>
                </v:shape>
              </w:pict>
            </mc:Fallback>
          </mc:AlternateContent>
        </w:r>
      </w:del>
    </w:p>
    <w:p w14:paraId="4798E932" w14:textId="079ECA01" w:rsidR="00962C80" w:rsidDel="00CF47FB" w:rsidRDefault="00962C80" w:rsidP="003B195B">
      <w:pPr>
        <w:jc w:val="both"/>
        <w:rPr>
          <w:del w:id="819" w:author="Ricardo... Jacome.." w:date="2019-05-27T21:04:00Z"/>
        </w:rPr>
      </w:pPr>
    </w:p>
    <w:p w14:paraId="1AD8BCB1" w14:textId="6712D708" w:rsidR="00962C80" w:rsidDel="00CF47FB" w:rsidRDefault="00B21847" w:rsidP="003B195B">
      <w:pPr>
        <w:jc w:val="both"/>
        <w:rPr>
          <w:del w:id="820" w:author="Ricardo... Jacome.." w:date="2019-05-27T21:04:00Z"/>
        </w:rPr>
      </w:pPr>
      <w:del w:id="821" w:author="Ricardo... Jacome.." w:date="2019-05-27T21:04:00Z">
        <w:r w:rsidDel="00CF47FB">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AB3B11" w:rsidRDefault="00AB3B11"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44"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" fillcolor="white [3201]" strokeweight=".5pt">
                  <v:textbox>
                    <w:txbxContent>
                      <w:p w14:paraId="16565AAC" w14:textId="381B587B" w:rsidR="00AB3B11" w:rsidRDefault="00AB3B11" w:rsidP="00B21847">
                        <w:pPr>
                          <w:jc w:val="center"/>
                        </w:pPr>
                        <w:r>
                          <w:t>Virtual Reality</w:t>
                        </w:r>
                      </w:p>
                    </w:txbxContent>
                  </v:textbox>
                </v:shape>
              </w:pict>
            </mc:Fallback>
          </mc:AlternateContent>
        </w:r>
        <w:r w:rsidDel="00CF47FB">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sidDel="00CF47FB">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AB3B11" w:rsidRDefault="00AB3B11"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45"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" fillcolor="white [3201]" strokeweight=".5pt">
                  <v:textbox>
                    <w:txbxContent>
                      <w:p w14:paraId="3648AE42" w14:textId="56EFEE09" w:rsidR="00AB3B11" w:rsidRDefault="00AB3B11" w:rsidP="00962C80">
                        <w:pPr>
                          <w:jc w:val="center"/>
                        </w:pPr>
                        <w:r>
                          <w:t>Product</w:t>
                        </w:r>
                      </w:p>
                    </w:txbxContent>
                  </v:textbox>
                </v:shape>
              </w:pict>
            </mc:Fallback>
          </mc:AlternateContent>
        </w:r>
        <w:r w:rsidR="00962C80" w:rsidDel="00CF47FB">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AB3B11" w:rsidRDefault="00AB3B11"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46"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" fillcolor="white [3201]" strokeweight=".5pt">
                  <v:textbox>
                    <w:txbxContent>
                      <w:p w14:paraId="7418F1E4" w14:textId="6CDE85AB" w:rsidR="00AB3B11" w:rsidRDefault="00AB3B11" w:rsidP="00962C80">
                        <w:pPr>
                          <w:jc w:val="center"/>
                        </w:pPr>
                        <w:r>
                          <w:t>Volatile</w:t>
                        </w:r>
                      </w:p>
                    </w:txbxContent>
                  </v:textbox>
                </v:shape>
              </w:pict>
            </mc:Fallback>
          </mc:AlternateContent>
        </w:r>
      </w:del>
    </w:p>
    <w:p w14:paraId="15EFC04E" w14:textId="01C85D66" w:rsidR="00962C80" w:rsidDel="00CF47FB" w:rsidRDefault="00962C80" w:rsidP="00962C80">
      <w:pPr>
        <w:tabs>
          <w:tab w:val="left" w:pos="6840"/>
        </w:tabs>
        <w:jc w:val="both"/>
        <w:rPr>
          <w:del w:id="822" w:author="Ricardo... Jacome.." w:date="2019-05-27T21:04:00Z"/>
        </w:rPr>
      </w:pPr>
      <w:del w:id="823" w:author="Ricardo... Jacome.." w:date="2019-05-27T21:04:00Z">
        <w:r w:rsidDel="00CF47FB">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rsidDel="00CF47FB">
          <w:tab/>
        </w:r>
      </w:del>
    </w:p>
    <w:p w14:paraId="0E6F6BF2" w14:textId="1BC4B22D" w:rsidR="00962C80" w:rsidDel="00CF47FB" w:rsidRDefault="00B21847" w:rsidP="003B195B">
      <w:pPr>
        <w:jc w:val="both"/>
        <w:rPr>
          <w:del w:id="824" w:author="Ricardo... Jacome.." w:date="2019-05-27T21:04:00Z"/>
        </w:rPr>
      </w:pPr>
      <w:del w:id="825" w:author="Ricardo... Jacome.." w:date="2019-05-27T21:04:00Z">
        <w:r w:rsidDel="00CF47FB">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AB3B11" w:rsidRDefault="00AB3B11"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47"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LYFnCFOAgAAqwQAAA4AAAAAAAAAAAAAAAAALgIAAGRycy9lMm9Eb2MueG1sUEsBAi0AFAAGAAgA&#10;AAAhABKS+9DeAAAACgEAAA8AAAAAAAAAAAAAAAAAqAQAAGRycy9kb3ducmV2LnhtbFBLBQYAAAAA&#10;BAAEAPMAAACzBQAAAAA=&#10;" fillcolor="white [3201]" strokeweight=".5pt">
                  <v:textbox>
                    <w:txbxContent>
                      <w:p w14:paraId="3D73D7A5" w14:textId="11CDFCB6" w:rsidR="00AB3B11" w:rsidRDefault="00AB3B11" w:rsidP="00B21847">
                        <w:pPr>
                          <w:jc w:val="center"/>
                        </w:pPr>
                        <w:r>
                          <w:t>Drone Delivery</w:t>
                        </w:r>
                      </w:p>
                    </w:txbxContent>
                  </v:textbox>
                </v:shape>
              </w:pict>
            </mc:Fallback>
          </mc:AlternateContent>
        </w:r>
        <w:r w:rsidDel="00CF47FB">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AB3B11" w:rsidRDefault="00AB3B11"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48"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" fillcolor="white [3201]" strokeweight=".5pt">
                  <v:textbox>
                    <w:txbxContent>
                      <w:p w14:paraId="42FC595E" w14:textId="0AA6EA48" w:rsidR="00AB3B11" w:rsidRDefault="00AB3B11" w:rsidP="00962C80">
                        <w:pPr>
                          <w:jc w:val="center"/>
                        </w:pPr>
                        <w:r>
                          <w:t>Service</w:t>
                        </w:r>
                      </w:p>
                    </w:txbxContent>
                  </v:textbox>
                </v:shape>
              </w:pict>
            </mc:Fallback>
          </mc:AlternateContent>
        </w:r>
      </w:del>
    </w:p>
    <w:p w14:paraId="2BA23C2B" w14:textId="66988446" w:rsidR="00962C80" w:rsidDel="00CF47FB" w:rsidRDefault="00C00928" w:rsidP="003B195B">
      <w:pPr>
        <w:jc w:val="both"/>
        <w:rPr>
          <w:del w:id="826" w:author="Ricardo... Jacome.." w:date="2019-05-27T21:04:00Z"/>
        </w:rPr>
      </w:pPr>
      <w:del w:id="827" w:author="Ricardo... Jacome.." w:date="2019-05-27T21:04:00Z">
        <w:r w:rsidDel="00CF47FB">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AB3B11" w:rsidRDefault="00AB3B11"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49"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q29h&#10;v00CAACqBAAADgAAAAAAAAAAAAAAAAAuAgAAZHJzL2Uyb0RvYy54bWxQSwECLQAUAAYACAAAACEA&#10;m8lj4dsAAAAIAQAADwAAAAAAAAAAAAAAAACnBAAAZHJzL2Rvd25yZXYueG1sUEsFBgAAAAAEAAQA&#10;8wAAAK8FAAAAAA==&#10;" fillcolor="white [3201]" strokeweight=".5pt">
                  <v:textbox>
                    <w:txbxContent>
                      <w:p w14:paraId="09F242B4" w14:textId="7D9D270B" w:rsidR="00AB3B11" w:rsidRDefault="00AB3B11" w:rsidP="00962C80">
                        <w:pPr>
                          <w:jc w:val="center"/>
                        </w:pPr>
                        <w:r>
                          <w:t>Stocks</w:t>
                        </w:r>
                      </w:p>
                    </w:txbxContent>
                  </v:textbox>
                </v:shape>
              </w:pict>
            </mc:Fallback>
          </mc:AlternateContent>
        </w:r>
        <w:r w:rsidR="00B21847" w:rsidDel="00CF47FB">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del>
    </w:p>
    <w:p w14:paraId="45912225" w14:textId="04175AA2" w:rsidR="00DB6593" w:rsidDel="00CF47FB" w:rsidRDefault="00DB6593" w:rsidP="003B195B">
      <w:pPr>
        <w:jc w:val="both"/>
        <w:rPr>
          <w:del w:id="828" w:author="Ricardo... Jacome.." w:date="2019-05-27T21:04:00Z"/>
        </w:rPr>
      </w:pPr>
    </w:p>
    <w:p w14:paraId="1C7759A9" w14:textId="7C47AFB1" w:rsidR="00962C80" w:rsidDel="00CF47FB" w:rsidRDefault="00B21847" w:rsidP="003B195B">
      <w:pPr>
        <w:jc w:val="both"/>
        <w:rPr>
          <w:del w:id="829" w:author="Ricardo... Jacome.." w:date="2019-05-27T21:04:00Z"/>
        </w:rPr>
      </w:pPr>
      <w:del w:id="830" w:author="Ricardo... Jacome.." w:date="2019-05-27T21:04:00Z">
        <w:r w:rsidDel="00CF47FB">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AB3B11" w:rsidRDefault="00AB3B11"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50"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Kgq&#10;KlZNAgAAqwQAAA4AAAAAAAAAAAAAAAAALgIAAGRycy9lMm9Eb2MueG1sUEsBAi0AFAAGAAgAAAAh&#10;AIiYEhjcAAAACQEAAA8AAAAAAAAAAAAAAAAApwQAAGRycy9kb3ducmV2LnhtbFBLBQYAAAAABAAE&#10;APMAAACwBQAAAAA=&#10;" fillcolor="white [3201]" strokeweight=".5pt">
                  <v:textbox>
                    <w:txbxContent>
                      <w:p w14:paraId="4D91053D" w14:textId="72283DA5" w:rsidR="00AB3B11" w:rsidRDefault="00AB3B11" w:rsidP="00B21847">
                        <w:pPr>
                          <w:jc w:val="center"/>
                        </w:pPr>
                        <w:r>
                          <w:t>Food and Computers</w:t>
                        </w:r>
                      </w:p>
                    </w:txbxContent>
                  </v:textbox>
                </v:shape>
              </w:pict>
            </mc:Fallback>
          </mc:AlternateContent>
        </w:r>
        <w:r w:rsidDel="00CF47FB">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AB3B11" w:rsidRDefault="00AB3B11"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51"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" fillcolor="white [3201]" strokeweight=".5pt">
                  <v:textbox>
                    <w:txbxContent>
                      <w:p w14:paraId="10BB2F21" w14:textId="67F780FA" w:rsidR="00AB3B11" w:rsidRDefault="00AB3B11" w:rsidP="00962C80">
                        <w:pPr>
                          <w:jc w:val="center"/>
                        </w:pPr>
                        <w:r>
                          <w:t>Constant or Low-Volatile</w:t>
                        </w:r>
                      </w:p>
                    </w:txbxContent>
                  </v:textbox>
                </v:shape>
              </w:pict>
            </mc:Fallback>
          </mc:AlternateContent>
        </w:r>
        <w:r w:rsidDel="00CF47FB">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AB3B11" w:rsidRDefault="00AB3B11"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52"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FdSaLtQAgAAqwQAAA4AAAAAAAAAAAAAAAAALgIAAGRycy9lMm9Eb2MueG1sUEsBAi0AFAAGAAgA&#10;AAAhAGBuPs3cAAAACQEAAA8AAAAAAAAAAAAAAAAAqgQAAGRycy9kb3ducmV2LnhtbFBLBQYAAAAA&#10;BAAEAPMAAACzBQAAAAA=&#10;" fillcolor="white [3201]" strokeweight=".5pt">
                  <v:textbox>
                    <w:txbxContent>
                      <w:p w14:paraId="05C02058" w14:textId="690E5FC7" w:rsidR="00AB3B11" w:rsidRDefault="00AB3B11" w:rsidP="00962C80">
                        <w:pPr>
                          <w:jc w:val="center"/>
                        </w:pPr>
                        <w:r>
                          <w:t>Product</w:t>
                        </w:r>
                      </w:p>
                    </w:txbxContent>
                  </v:textbox>
                </v:shape>
              </w:pict>
            </mc:Fallback>
          </mc:AlternateContent>
        </w:r>
        <w:r w:rsidDel="00CF47FB">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del>
    </w:p>
    <w:p w14:paraId="65D7C0C4" w14:textId="652C1ED2" w:rsidR="00962C80" w:rsidDel="00CF47FB" w:rsidRDefault="00962C80" w:rsidP="003B195B">
      <w:pPr>
        <w:jc w:val="both"/>
        <w:rPr>
          <w:del w:id="831" w:author="Ricardo... Jacome.." w:date="2019-05-27T21:04:00Z"/>
        </w:rPr>
      </w:pPr>
    </w:p>
    <w:p w14:paraId="7ED9E30F" w14:textId="578CEB79" w:rsidR="00962C80" w:rsidDel="00CF47FB" w:rsidRDefault="00B21847" w:rsidP="003B195B">
      <w:pPr>
        <w:jc w:val="both"/>
        <w:rPr>
          <w:del w:id="832" w:author="Ricardo... Jacome.." w:date="2019-05-27T21:04:00Z"/>
        </w:rPr>
      </w:pPr>
      <w:del w:id="833" w:author="Ricardo... Jacome.." w:date="2019-05-27T21:04:00Z">
        <w:r w:rsidDel="00CF47FB">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AB3B11" w:rsidRDefault="00AB3B11"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53"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" fillcolor="white [3201]" strokeweight=".5pt">
                  <v:textbox>
                    <w:txbxContent>
                      <w:p w14:paraId="0EABE115" w14:textId="6CE71069" w:rsidR="00AB3B11" w:rsidRDefault="00AB3B11" w:rsidP="00B21847">
                        <w:pPr>
                          <w:jc w:val="center"/>
                        </w:pPr>
                        <w:r>
                          <w:t xml:space="preserve">Electricity and Water </w:t>
                        </w:r>
                      </w:p>
                    </w:txbxContent>
                  </v:textbox>
                </v:shape>
              </w:pict>
            </mc:Fallback>
          </mc:AlternateContent>
        </w:r>
        <w:r w:rsidDel="00CF47FB">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sidDel="00CF47FB">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AB3B11" w:rsidRDefault="00AB3B11"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54"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G3mKGdQAgAAqwQAAA4AAAAAAAAAAAAAAAAALgIAAGRycy9lMm9Eb2MueG1sUEsBAi0AFAAGAAgA&#10;AAAhADeTiArcAAAACQEAAA8AAAAAAAAAAAAAAAAAqgQAAGRycy9kb3ducmV2LnhtbFBLBQYAAAAA&#10;BAAEAPMAAACzBQAAAAA=&#10;" fillcolor="white [3201]" strokeweight=".5pt">
                  <v:textbox>
                    <w:txbxContent>
                      <w:p w14:paraId="244A3F22" w14:textId="1EB31316" w:rsidR="00AB3B11" w:rsidRDefault="00AB3B11" w:rsidP="00962C80">
                        <w:pPr>
                          <w:jc w:val="center"/>
                        </w:pPr>
                        <w:r>
                          <w:t>Service</w:t>
                        </w:r>
                      </w:p>
                    </w:txbxContent>
                  </v:textbox>
                </v:shape>
              </w:pict>
            </mc:Fallback>
          </mc:AlternateContent>
        </w:r>
      </w:del>
    </w:p>
    <w:p w14:paraId="0CFA3548" w14:textId="54327732" w:rsidR="00962C80" w:rsidDel="00CF47FB" w:rsidRDefault="00962C80" w:rsidP="003B195B">
      <w:pPr>
        <w:jc w:val="both"/>
        <w:rPr>
          <w:del w:id="834" w:author="Ricardo... Jacome.." w:date="2019-05-27T21:04:00Z"/>
        </w:rPr>
      </w:pPr>
    </w:p>
    <w:p w14:paraId="139EA986" w14:textId="2F139BC5" w:rsidR="00962C80" w:rsidDel="00CF47FB" w:rsidRDefault="00962C80" w:rsidP="003B195B">
      <w:pPr>
        <w:jc w:val="both"/>
        <w:rPr>
          <w:del w:id="835" w:author="Ricardo... Jacome.." w:date="2019-05-27T21:04:00Z"/>
        </w:rPr>
      </w:pPr>
    </w:p>
    <w:p w14:paraId="0C092304" w14:textId="58A81ADE" w:rsidR="00C00928" w:rsidDel="00CF47FB" w:rsidRDefault="00C00928" w:rsidP="00C00928">
      <w:pPr>
        <w:jc w:val="center"/>
        <w:rPr>
          <w:del w:id="836" w:author="Ricardo... Jacome.." w:date="2019-05-27T21:04:00Z"/>
        </w:rPr>
      </w:pPr>
      <w:del w:id="837" w:author="Ricardo... Jacome.." w:date="2019-05-27T21:04:00Z">
        <w:r w:rsidDel="00CF47FB">
          <w:delText>Stocks Comparison in the Telecommunication Area</w:delText>
        </w:r>
      </w:del>
    </w:p>
    <w:p w14:paraId="446AA4C2" w14:textId="5877804A" w:rsidR="00962C80" w:rsidDel="00CF47FB" w:rsidRDefault="00826900" w:rsidP="00826900">
      <w:pPr>
        <w:jc w:val="both"/>
        <w:rPr>
          <w:del w:id="838" w:author="Ricardo... Jacome.." w:date="2019-05-27T21:04:00Z"/>
        </w:rPr>
      </w:pPr>
      <w:del w:id="839" w:author="Ricardo... Jacome.." w:date="2019-05-27T21:04:00Z">
        <w:r w:rsidDel="00CF47FB">
          <w:delText>Sometimes, companies can offer both products or services, in which deducing their volatility can be trickier. N</w:delText>
        </w:r>
        <w:r w:rsidR="00B21847" w:rsidDel="00CF47FB">
          <w:delText xml:space="preserve">ote that the examples above could </w:delText>
        </w:r>
        <w:r w:rsidR="00C00928" w:rsidDel="00CF47FB">
          <w:delText>be</w:delText>
        </w:r>
        <w:r w:rsidR="00B21847" w:rsidDel="00CF47FB">
          <w:delText xml:space="preserve"> simplified as:</w:delText>
        </w:r>
      </w:del>
    </w:p>
    <w:p w14:paraId="23F6EF05" w14:textId="30E50E56" w:rsidR="00B21847" w:rsidDel="00CF47FB" w:rsidRDefault="00B21847" w:rsidP="00B21847">
      <w:pPr>
        <w:pStyle w:val="ListParagraph"/>
        <w:numPr>
          <w:ilvl w:val="0"/>
          <w:numId w:val="5"/>
        </w:numPr>
        <w:jc w:val="both"/>
        <w:rPr>
          <w:del w:id="840" w:author="Ricardo... Jacome.." w:date="2019-05-27T21:04:00Z"/>
        </w:rPr>
      </w:pPr>
      <w:del w:id="841" w:author="Ricardo... Jacome.." w:date="2019-05-27T21:04:00Z">
        <w:r w:rsidDel="00CF47FB">
          <w:delText xml:space="preserve">Everyday products and services tend to be constant </w:delText>
        </w:r>
      </w:del>
    </w:p>
    <w:p w14:paraId="3ADB9EB6" w14:textId="342D3AC1" w:rsidR="00B21847" w:rsidDel="00CF47FB" w:rsidRDefault="00B21847" w:rsidP="00B21847">
      <w:pPr>
        <w:pStyle w:val="ListParagraph"/>
        <w:numPr>
          <w:ilvl w:val="0"/>
          <w:numId w:val="5"/>
        </w:numPr>
        <w:jc w:val="both"/>
        <w:rPr>
          <w:del w:id="842" w:author="Ricardo... Jacome.." w:date="2019-05-27T21:04:00Z"/>
        </w:rPr>
      </w:pPr>
      <w:del w:id="843" w:author="Ricardo... Jacome.." w:date="2019-05-27T21:04:00Z">
        <w:r w:rsidDel="00CF47FB">
          <w:delText>New Technology tend to have volatile behavior</w:delText>
        </w:r>
      </w:del>
    </w:p>
    <w:p w14:paraId="15B77376" w14:textId="514C7F18" w:rsidR="00B21847" w:rsidDel="00CF47FB" w:rsidRDefault="00C00928" w:rsidP="003B195B">
      <w:pPr>
        <w:jc w:val="both"/>
        <w:rPr>
          <w:del w:id="844" w:author="Ricardo... Jacome.." w:date="2019-05-27T21:04:00Z"/>
        </w:rPr>
      </w:pPr>
      <w:del w:id="845" w:author="Ricardo... Jacome.." w:date="2019-05-27T21:04:00Z">
        <w:r w:rsidDel="00CF47FB">
          <w:delText xml:space="preserve">The list examples on the blue area could be going on for many categories, but the idea is to be able to see how different companies can have a somewhat “predictable behavior” before even looking at their history. </w:delText>
        </w:r>
        <w:r w:rsidR="00B21847" w:rsidRPr="00B77B3B" w:rsidDel="00CF47FB">
          <w:rPr>
            <w:b/>
            <w:u w:val="single"/>
          </w:rPr>
          <w:delText xml:space="preserve">The reason for new technology </w:delText>
        </w:r>
        <w:r w:rsidR="00B77B3B" w:rsidDel="00CF47FB">
          <w:rPr>
            <w:b/>
            <w:u w:val="single"/>
          </w:rPr>
          <w:delText xml:space="preserve">or new companies </w:delText>
        </w:r>
        <w:r w:rsidR="00B21847" w:rsidRPr="00B77B3B" w:rsidDel="00CF47FB">
          <w:rPr>
            <w:b/>
            <w:u w:val="single"/>
          </w:rPr>
          <w:delText>to be so volatile is because both options of success or failure are somewhat equal.</w:delText>
        </w:r>
        <w:r w:rsidR="00B77B3B" w:rsidDel="00CF47FB">
          <w:delText xml:space="preserve"> </w:delText>
        </w:r>
        <w:r w:rsidR="00B21847" w:rsidDel="00CF47FB">
          <w:delText xml:space="preserve">There are cases where one or two companies might be ahead of the technology race than others. But that is the job of investors to find those companies before their products or services become a huge success. </w:delText>
        </w:r>
      </w:del>
    </w:p>
    <w:p w14:paraId="5FB48A66" w14:textId="71BF9613" w:rsidR="00C00928" w:rsidDel="00CF47FB" w:rsidRDefault="00C00928" w:rsidP="003B195B">
      <w:pPr>
        <w:jc w:val="both"/>
        <w:rPr>
          <w:del w:id="846" w:author="Ricardo... Jacome.." w:date="2019-05-27T21:04:00Z"/>
        </w:rPr>
      </w:pPr>
      <w:del w:id="847" w:author="Ricardo... Jacome.." w:date="2019-05-27T21:04:00Z">
        <w:r w:rsidRPr="00AB7DAD" w:rsidDel="00CF47FB">
          <w:rPr>
            <w:color w:val="009999"/>
          </w:rPr>
          <w:delText xml:space="preserve">Robinhood note: </w:delText>
        </w:r>
        <w:r w:rsidR="00B77B3B" w:rsidDel="00CF47FB">
          <w:rPr>
            <w:color w:val="000000" w:themeColor="text1"/>
          </w:rPr>
          <w:delText>By looking into Robinhood, it offers a section to see the volatility of a stock. Robinhood categorizes stocks as High, Medium or Low Volatility. They use a different methodology for this classification. For example, in</w:delText>
        </w:r>
        <w:r w:rsidR="00B77B3B" w:rsidDel="00CF47FB">
          <w:delTex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delText>
        </w:r>
      </w:del>
    </w:p>
    <w:p w14:paraId="7CFBB291" w14:textId="5DED3DA1" w:rsidR="000D21AE" w:rsidRDefault="000D21AE">
      <w:del w:id="848" w:author="Ricardo... Jacome.." w:date="2019-05-27T21:04:00Z">
        <w:r w:rsidDel="00CF47FB">
          <w:br w:type="page"/>
        </w:r>
      </w:del>
    </w:p>
    <w:p w14:paraId="61557BF2" w14:textId="19AD4EB3" w:rsidR="006B6BE8" w:rsidRDefault="006B6BE8" w:rsidP="006B6BE8">
      <w:pPr>
        <w:pStyle w:val="Heading1"/>
      </w:pPr>
      <w:bookmarkStart w:id="849" w:name="_Toc530873174"/>
      <w:r>
        <w:t>Chapter 5: Stock Trading Strategies</w:t>
      </w:r>
      <w:bookmarkEnd w:id="849"/>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850" w:name="_Toc530873175"/>
      <w:r>
        <w:t xml:space="preserve">How to </w:t>
      </w:r>
      <w:r w:rsidR="00D11F82">
        <w:t>P</w:t>
      </w:r>
      <w:r>
        <w:t xml:space="preserve">redict </w:t>
      </w:r>
      <w:r w:rsidR="00D11F82">
        <w:t>T</w:t>
      </w:r>
      <w:r>
        <w:t>rends?</w:t>
      </w:r>
      <w:bookmarkEnd w:id="850"/>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5B3FEABB" w:rsidR="00844B25" w:rsidRPr="00A46CF8" w:rsidDel="00A71BD8" w:rsidRDefault="00844B25" w:rsidP="00844B25">
      <w:pPr>
        <w:pStyle w:val="Heading2"/>
        <w:rPr>
          <w:del w:id="851" w:author="Ricardo... Jacome.." w:date="2019-05-26T13:40:00Z"/>
        </w:rPr>
      </w:pPr>
      <w:bookmarkStart w:id="852" w:name="_Toc530873176"/>
      <w:del w:id="853" w:author="Ricardo... Jacome.." w:date="2019-05-26T13:40:00Z">
        <w:r w:rsidDel="00A71BD8">
          <w:delText>Trading Strategies List</w:delText>
        </w:r>
        <w:bookmarkEnd w:id="852"/>
      </w:del>
    </w:p>
    <w:p w14:paraId="7530F22B" w14:textId="56CF04BA" w:rsidR="00A46CF8" w:rsidDel="00A71BD8" w:rsidRDefault="007375C4" w:rsidP="007375C4">
      <w:pPr>
        <w:jc w:val="both"/>
        <w:rPr>
          <w:del w:id="854" w:author="Ricardo... Jacome.." w:date="2019-05-26T13:40:00Z"/>
        </w:rPr>
      </w:pPr>
      <w:del w:id="855" w:author="Ricardo... Jacome.." w:date="2019-05-26T13:40:00Z">
        <w:r w:rsidRPr="00AB7DAD" w:rsidDel="00A71BD8">
          <w:rPr>
            <w:b/>
          </w:rPr>
          <w:delText>Day Trading:</w:delText>
        </w:r>
        <w:r w:rsidR="002A73F6" w:rsidDel="00A71BD8">
          <w:delText xml:space="preserve"> Focuses on finding upwards trends in short amounts of time (hours) and then buy when the price is predicted to keep going up. Then sell when the value of the stock is starting to decrease. The method is risky because </w:delText>
        </w:r>
        <w:r w:rsidR="0077339A" w:rsidDel="00A71BD8">
          <w:delText>requires</w:delText>
        </w:r>
        <w:r w:rsidR="002A73F6" w:rsidDel="00A71BD8">
          <w:delText xml:space="preserve"> constantly trading to generate profits.</w:delText>
        </w:r>
      </w:del>
    </w:p>
    <w:p w14:paraId="3B92C6DA" w14:textId="76A6C51D" w:rsidR="007375C4" w:rsidDel="00A71BD8" w:rsidRDefault="007375C4" w:rsidP="007375C4">
      <w:pPr>
        <w:jc w:val="both"/>
        <w:rPr>
          <w:del w:id="856" w:author="Ricardo... Jacome.." w:date="2019-05-26T13:40:00Z"/>
        </w:rPr>
      </w:pPr>
      <w:del w:id="857" w:author="Ricardo... Jacome.." w:date="2019-05-26T13:40:00Z">
        <w:r w:rsidRPr="00AB7DAD" w:rsidDel="00A71BD8">
          <w:rPr>
            <w:b/>
          </w:rPr>
          <w:delText>Swing Trading:</w:delText>
        </w:r>
        <w:r w:rsidR="002A73F6" w:rsidDel="00A71BD8">
          <w:delTex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delText>
        </w:r>
      </w:del>
    </w:p>
    <w:p w14:paraId="131DC869" w14:textId="72E0CA03" w:rsidR="007375C4" w:rsidDel="00A71BD8" w:rsidRDefault="007375C4" w:rsidP="007375C4">
      <w:pPr>
        <w:jc w:val="both"/>
        <w:rPr>
          <w:del w:id="858" w:author="Ricardo... Jacome.." w:date="2019-05-26T13:40:00Z"/>
        </w:rPr>
      </w:pPr>
      <w:del w:id="859" w:author="Ricardo... Jacome.." w:date="2019-05-26T13:40:00Z">
        <w:r w:rsidRPr="00AB7DAD" w:rsidDel="00A71BD8">
          <w:rPr>
            <w:b/>
          </w:rPr>
          <w:delText>Trend Trading</w:delText>
        </w:r>
        <w:r w:rsidR="002A73F6" w:rsidRPr="00AB7DAD" w:rsidDel="00A71BD8">
          <w:rPr>
            <w:b/>
          </w:rPr>
          <w:delText>:</w:delText>
        </w:r>
        <w:r w:rsidR="002A73F6" w:rsidDel="00A71BD8">
          <w:delTex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delText>
        </w:r>
      </w:del>
    </w:p>
    <w:p w14:paraId="25A090B7" w14:textId="662954D5" w:rsidR="007375C4" w:rsidDel="00A71BD8" w:rsidRDefault="007375C4" w:rsidP="007375C4">
      <w:pPr>
        <w:jc w:val="both"/>
        <w:rPr>
          <w:del w:id="860" w:author="Ricardo... Jacome.." w:date="2019-05-26T13:40:00Z"/>
        </w:rPr>
      </w:pPr>
      <w:del w:id="861" w:author="Ricardo... Jacome.." w:date="2019-05-26T13:40:00Z">
        <w:r w:rsidRPr="00AB7DAD" w:rsidDel="00A71BD8">
          <w:rPr>
            <w:b/>
          </w:rPr>
          <w:delText>Momentum Tradin</w:delText>
        </w:r>
        <w:r w:rsidR="002A73F6" w:rsidRPr="00AB7DAD" w:rsidDel="00A71BD8">
          <w:rPr>
            <w:b/>
          </w:rPr>
          <w:delText>g:</w:delText>
        </w:r>
        <w:r w:rsidR="002A73F6" w:rsidDel="00A71BD8">
          <w:delText xml:space="preserve"> Usually investors always seek to “buy low and sell high”. Momentum Trading instead focuses on trends that are “buying high and sell higher”. The time for this strategy can vary from hours to days. The longer a stock is hold, the longer the risk is. </w:delText>
        </w:r>
      </w:del>
    </w:p>
    <w:p w14:paraId="0C0CE3ED" w14:textId="391D599A" w:rsidR="007375C4" w:rsidDel="00A71BD8" w:rsidRDefault="007375C4" w:rsidP="007375C4">
      <w:pPr>
        <w:jc w:val="both"/>
        <w:rPr>
          <w:del w:id="862" w:author="Ricardo... Jacome.." w:date="2019-05-26T13:40:00Z"/>
        </w:rPr>
      </w:pPr>
      <w:del w:id="863" w:author="Ricardo... Jacome.." w:date="2019-05-26T13:40:00Z">
        <w:r w:rsidRPr="00AB7DAD" w:rsidDel="00A71BD8">
          <w:rPr>
            <w:b/>
          </w:rPr>
          <w:delText>Reversal Trading:</w:delText>
        </w:r>
        <w:r w:rsidR="002A73F6" w:rsidDel="00A71BD8">
          <w:delTex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delText>
        </w:r>
      </w:del>
    </w:p>
    <w:p w14:paraId="73272264" w14:textId="237E5295" w:rsidR="00813BB0" w:rsidDel="00A71BD8" w:rsidRDefault="00813BB0" w:rsidP="007375C4">
      <w:pPr>
        <w:jc w:val="both"/>
        <w:rPr>
          <w:del w:id="864" w:author="Ricardo... Jacome.." w:date="2019-05-26T13:40:00Z"/>
        </w:rPr>
      </w:pPr>
      <w:del w:id="865" w:author="Ricardo... Jacome.." w:date="2019-05-26T13:40:00Z">
        <w:r w:rsidDel="00A71BD8">
          <w:delText xml:space="preserve">Remember that if you want to use any of these strategies, you need to research in detail for the one you want to focus. This was just an overview of some </w:delText>
        </w:r>
        <w:r w:rsidR="00D11F82" w:rsidDel="00A71BD8">
          <w:delText xml:space="preserve">(but not all) strategies. Some people come up with their own trading style that is different from what exists. </w:delText>
        </w:r>
      </w:del>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866" w:name="_Toc530873177"/>
      <w:r>
        <w:lastRenderedPageBreak/>
        <w:t>Chapter 6: The Suggested Stock Trading Strateg</w:t>
      </w:r>
      <w:r w:rsidR="007375C4">
        <w:t>y</w:t>
      </w:r>
      <w:bookmarkEnd w:id="866"/>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867" w:name="_Toc530873178"/>
      <w:r>
        <w:t>Summary of Previous Chapters</w:t>
      </w:r>
      <w:bookmarkEnd w:id="867"/>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868" w:name="_Toc530873179"/>
      <w:r>
        <w:t xml:space="preserve">Long-Term Investments on </w:t>
      </w:r>
      <w:r w:rsidR="003242A8">
        <w:t>Stocks</w:t>
      </w:r>
      <w:bookmarkEnd w:id="868"/>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869" w:name="_Toc530873180"/>
      <w:r>
        <w:lastRenderedPageBreak/>
        <w:t>Diversification</w:t>
      </w:r>
      <w:bookmarkEnd w:id="869"/>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870" w:name="_Toc530873181"/>
      <w:r>
        <w:lastRenderedPageBreak/>
        <w:t>Chapter 7: Quick Example</w:t>
      </w:r>
      <w:r w:rsidR="000865FD">
        <w:t xml:space="preserve"> List</w:t>
      </w:r>
      <w:r>
        <w:t xml:space="preserve"> with Strategies</w:t>
      </w:r>
      <w:bookmarkEnd w:id="870"/>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871" w:name="_Toc530873182"/>
      <w:r>
        <w:t>Quick-Example List</w:t>
      </w:r>
      <w:bookmarkEnd w:id="871"/>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w:t>
      </w:r>
      <w:proofErr w:type="gramStart"/>
      <w:r>
        <w:t>history</w:t>
      </w:r>
      <w:proofErr w:type="gramEnd"/>
      <w:r>
        <w:t xml:space="preserve">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sidR="000217CB">
        <w:t>actually has</w:t>
      </w:r>
      <w:proofErr w:type="gramEnd"/>
      <w:r w:rsidR="000217CB">
        <w:t xml:space="preserve">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872" w:name="_Toc530873183"/>
      <w:r>
        <w:lastRenderedPageBreak/>
        <w:t>Chapter</w:t>
      </w:r>
      <w:r w:rsidR="00D11F82">
        <w:t xml:space="preserve"> 8</w:t>
      </w:r>
      <w:r>
        <w:t>:</w:t>
      </w:r>
      <w:r w:rsidR="00D11F82">
        <w:t xml:space="preserve"> Key Summary</w:t>
      </w:r>
      <w:r w:rsidR="00826925">
        <w:t xml:space="preserve">, Pro-Tips and </w:t>
      </w:r>
      <w:r w:rsidR="005E2212">
        <w:t>Suggested Readings</w:t>
      </w:r>
      <w:bookmarkEnd w:id="872"/>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873" w:name="_Toc530873184"/>
      <w:r>
        <w:t>Notes to consider:</w:t>
      </w:r>
      <w:bookmarkEnd w:id="873"/>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proofErr w:type="gramStart"/>
      <w:r w:rsidR="001377E1">
        <w:t>stocks</w:t>
      </w:r>
      <w:proofErr w:type="gramEnd"/>
      <w:r w:rsidR="001377E1">
        <w:t xml:space="preserve">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874" w:name="_Toc530873185"/>
      <w:r>
        <w:t>Suggested Readings</w:t>
      </w:r>
      <w:bookmarkEnd w:id="874"/>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6" w:author="Ricardo... Jacome.." w:date="2019-05-26T11:41:00Z" w:initials="RJ">
    <w:p w14:paraId="0CE4DE2D" w14:textId="727EB456" w:rsidR="00AB3B11" w:rsidRDefault="00AB3B11">
      <w:pPr>
        <w:pStyle w:val="CommentText"/>
      </w:pPr>
      <w:r>
        <w:rPr>
          <w:rStyle w:val="CommentReference"/>
        </w:rPr>
        <w:annotationRef/>
      </w:r>
      <w:r>
        <w:rPr>
          <w:rStyle w:val="CommentReference"/>
        </w:rPr>
        <w:t>Neeed to Revise the Whole Highlieghted section after checking how the thing is going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E4DE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E4DE2D" w16cid:durableId="2094FA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B2C10" w14:textId="77777777" w:rsidR="000B1C51" w:rsidRDefault="000B1C51" w:rsidP="00E1403D">
      <w:pPr>
        <w:spacing w:after="0" w:line="240" w:lineRule="auto"/>
      </w:pPr>
      <w:r>
        <w:separator/>
      </w:r>
    </w:p>
  </w:endnote>
  <w:endnote w:type="continuationSeparator" w:id="0">
    <w:p w14:paraId="7B959826" w14:textId="77777777" w:rsidR="000B1C51" w:rsidRDefault="000B1C51"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0B02D4F0" w:rsidR="00AB3B11" w:rsidRDefault="00AB3B11">
    <w:pPr>
      <w:spacing w:line="200" w:lineRule="exact"/>
    </w:pPr>
    <w:r>
      <w:rPr>
        <w:noProof/>
      </w:rPr>
      <mc:AlternateContent>
        <mc:Choice Requires="wps">
          <w:drawing>
            <wp:anchor distT="0" distB="0" distL="114300" distR="114300" simplePos="0" relativeHeight="251657728" behindDoc="1" locked="0" layoutInCell="1" allowOverlap="1" wp14:anchorId="27FC84F8" wp14:editId="4AFA9A6B">
              <wp:simplePos x="0" y="0"/>
              <wp:positionH relativeFrom="page">
                <wp:posOffset>6681470</wp:posOffset>
              </wp:positionH>
              <wp:positionV relativeFrom="page">
                <wp:posOffset>9258300</wp:posOffset>
              </wp:positionV>
              <wp:extent cx="203200" cy="177800"/>
              <wp:effectExtent l="4445" t="0" r="190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F576" w14:textId="77777777" w:rsidR="00AB3B11" w:rsidRDefault="00AB3B11">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C84F8" id="_x0000_t202" coordsize="21600,21600" o:spt="202" path="m,l,21600r21600,l21600,xe">
              <v:stroke joinstyle="miter"/>
              <v:path gradientshapeok="t" o:connecttype="rect"/>
            </v:shapetype>
            <v:shape id="Text Box 45" o:spid="_x0000_s1055" type="#_x0000_t202" style="position:absolute;margin-left:526.1pt;margin-top:729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" filled="f" stroked="f">
              <v:textbox inset="0,0,0,0">
                <w:txbxContent>
                  <w:p w14:paraId="1D85F576" w14:textId="77777777" w:rsidR="00AB3B11" w:rsidRDefault="00AB3B11">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D00CE1D" w:rsidR="00AB3B11" w:rsidRDefault="00AB3B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0B10" w14:textId="77777777" w:rsidR="00AB3B11" w:rsidRDefault="00AB3B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A3BD8" w14:textId="77777777" w:rsidR="000B1C51" w:rsidRDefault="000B1C51" w:rsidP="00E1403D">
      <w:pPr>
        <w:spacing w:after="0" w:line="240" w:lineRule="auto"/>
      </w:pPr>
      <w:r>
        <w:separator/>
      </w:r>
    </w:p>
  </w:footnote>
  <w:footnote w:type="continuationSeparator" w:id="0">
    <w:p w14:paraId="32AF02BF" w14:textId="77777777" w:rsidR="000B1C51" w:rsidRDefault="000B1C51"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1D7DD3"/>
    <w:multiLevelType w:val="hybridMultilevel"/>
    <w:tmpl w:val="9D16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2"/>
  </w:num>
  <w:num w:numId="5">
    <w:abstractNumId w:val="3"/>
  </w:num>
  <w:num w:numId="6">
    <w:abstractNumId w:val="10"/>
  </w:num>
  <w:num w:numId="7">
    <w:abstractNumId w:val="9"/>
  </w:num>
  <w:num w:numId="8">
    <w:abstractNumId w:val="1"/>
  </w:num>
  <w:num w:numId="9">
    <w:abstractNumId w:val="0"/>
  </w:num>
  <w:num w:numId="10">
    <w:abstractNumId w:val="4"/>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ardo... Jacome..">
    <w15:presenceInfo w15:providerId="Windows Live" w15:userId="7c91d3085ead8abd"/>
  </w15:person>
  <w15:person w15:author="Ricardo Jacome">
    <w15:presenceInfo w15:providerId="None" w15:userId="Ricardo Jaco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24"/>
    <w:rsid w:val="0000164C"/>
    <w:rsid w:val="00006041"/>
    <w:rsid w:val="000217CB"/>
    <w:rsid w:val="0002592C"/>
    <w:rsid w:val="000376E1"/>
    <w:rsid w:val="00055D81"/>
    <w:rsid w:val="000653DC"/>
    <w:rsid w:val="0007066B"/>
    <w:rsid w:val="00072C8E"/>
    <w:rsid w:val="000735A4"/>
    <w:rsid w:val="000865FD"/>
    <w:rsid w:val="000A5C7D"/>
    <w:rsid w:val="000B1C51"/>
    <w:rsid w:val="000C00F1"/>
    <w:rsid w:val="000C51A6"/>
    <w:rsid w:val="000C6D71"/>
    <w:rsid w:val="000D21AE"/>
    <w:rsid w:val="000F58CD"/>
    <w:rsid w:val="000F7B97"/>
    <w:rsid w:val="00102124"/>
    <w:rsid w:val="0012639E"/>
    <w:rsid w:val="00135BBE"/>
    <w:rsid w:val="001377E1"/>
    <w:rsid w:val="0013786B"/>
    <w:rsid w:val="00145F77"/>
    <w:rsid w:val="001511B6"/>
    <w:rsid w:val="00156A50"/>
    <w:rsid w:val="00173E55"/>
    <w:rsid w:val="00186D9C"/>
    <w:rsid w:val="00191A86"/>
    <w:rsid w:val="0019733A"/>
    <w:rsid w:val="001A6F36"/>
    <w:rsid w:val="001C15EF"/>
    <w:rsid w:val="001D4ACB"/>
    <w:rsid w:val="001E4AF9"/>
    <w:rsid w:val="001E72AD"/>
    <w:rsid w:val="001F2D9D"/>
    <w:rsid w:val="002079CB"/>
    <w:rsid w:val="00216CAC"/>
    <w:rsid w:val="002178A3"/>
    <w:rsid w:val="00230422"/>
    <w:rsid w:val="00233194"/>
    <w:rsid w:val="002354FA"/>
    <w:rsid w:val="0024198B"/>
    <w:rsid w:val="002442BE"/>
    <w:rsid w:val="00252C74"/>
    <w:rsid w:val="00261551"/>
    <w:rsid w:val="002716A8"/>
    <w:rsid w:val="002850AF"/>
    <w:rsid w:val="002935AA"/>
    <w:rsid w:val="00294E22"/>
    <w:rsid w:val="002A0199"/>
    <w:rsid w:val="002A73F6"/>
    <w:rsid w:val="002B4038"/>
    <w:rsid w:val="002B750C"/>
    <w:rsid w:val="002C0493"/>
    <w:rsid w:val="002C0F74"/>
    <w:rsid w:val="002C3B1B"/>
    <w:rsid w:val="002C494B"/>
    <w:rsid w:val="002C75EC"/>
    <w:rsid w:val="002C7BE5"/>
    <w:rsid w:val="002D734E"/>
    <w:rsid w:val="002E3AB9"/>
    <w:rsid w:val="003064DA"/>
    <w:rsid w:val="0031590F"/>
    <w:rsid w:val="003242A8"/>
    <w:rsid w:val="00330568"/>
    <w:rsid w:val="00344574"/>
    <w:rsid w:val="00354376"/>
    <w:rsid w:val="003B195B"/>
    <w:rsid w:val="003C66E8"/>
    <w:rsid w:val="003C68F7"/>
    <w:rsid w:val="003D5412"/>
    <w:rsid w:val="003E6387"/>
    <w:rsid w:val="003F339A"/>
    <w:rsid w:val="003F4A63"/>
    <w:rsid w:val="00400363"/>
    <w:rsid w:val="0040689E"/>
    <w:rsid w:val="004114BF"/>
    <w:rsid w:val="0042000D"/>
    <w:rsid w:val="00423B03"/>
    <w:rsid w:val="00446233"/>
    <w:rsid w:val="00446DC6"/>
    <w:rsid w:val="00450EFF"/>
    <w:rsid w:val="00464F71"/>
    <w:rsid w:val="00466BEB"/>
    <w:rsid w:val="004672F8"/>
    <w:rsid w:val="00482254"/>
    <w:rsid w:val="00486C08"/>
    <w:rsid w:val="0048764D"/>
    <w:rsid w:val="00493FA2"/>
    <w:rsid w:val="004A6564"/>
    <w:rsid w:val="004C0468"/>
    <w:rsid w:val="004E5DCE"/>
    <w:rsid w:val="004F64EB"/>
    <w:rsid w:val="005018BD"/>
    <w:rsid w:val="0050648A"/>
    <w:rsid w:val="005127D8"/>
    <w:rsid w:val="005200BB"/>
    <w:rsid w:val="00524624"/>
    <w:rsid w:val="00533BCB"/>
    <w:rsid w:val="00543FEC"/>
    <w:rsid w:val="00552B5E"/>
    <w:rsid w:val="00554005"/>
    <w:rsid w:val="005732AF"/>
    <w:rsid w:val="00576D8B"/>
    <w:rsid w:val="005869FE"/>
    <w:rsid w:val="005912BD"/>
    <w:rsid w:val="005A6EFC"/>
    <w:rsid w:val="005C69DA"/>
    <w:rsid w:val="005E2212"/>
    <w:rsid w:val="005E66B3"/>
    <w:rsid w:val="005F4329"/>
    <w:rsid w:val="00602E66"/>
    <w:rsid w:val="00611404"/>
    <w:rsid w:val="00617EBC"/>
    <w:rsid w:val="00624635"/>
    <w:rsid w:val="006437D4"/>
    <w:rsid w:val="00656EDD"/>
    <w:rsid w:val="0066404C"/>
    <w:rsid w:val="0069355C"/>
    <w:rsid w:val="00697961"/>
    <w:rsid w:val="006A1DB9"/>
    <w:rsid w:val="006A4255"/>
    <w:rsid w:val="006B26E9"/>
    <w:rsid w:val="006B6BE8"/>
    <w:rsid w:val="006C257F"/>
    <w:rsid w:val="006D1AB0"/>
    <w:rsid w:val="0072334B"/>
    <w:rsid w:val="007375C4"/>
    <w:rsid w:val="007512A0"/>
    <w:rsid w:val="00753A05"/>
    <w:rsid w:val="007676E3"/>
    <w:rsid w:val="007731C6"/>
    <w:rsid w:val="0077339A"/>
    <w:rsid w:val="00791401"/>
    <w:rsid w:val="007A0236"/>
    <w:rsid w:val="007B48FE"/>
    <w:rsid w:val="007F02D3"/>
    <w:rsid w:val="007F30C0"/>
    <w:rsid w:val="00803FBB"/>
    <w:rsid w:val="00813BB0"/>
    <w:rsid w:val="00826900"/>
    <w:rsid w:val="00826925"/>
    <w:rsid w:val="00840931"/>
    <w:rsid w:val="00844B25"/>
    <w:rsid w:val="00846131"/>
    <w:rsid w:val="00855020"/>
    <w:rsid w:val="00864FAB"/>
    <w:rsid w:val="00872138"/>
    <w:rsid w:val="00872E37"/>
    <w:rsid w:val="00874B60"/>
    <w:rsid w:val="00880528"/>
    <w:rsid w:val="008805E8"/>
    <w:rsid w:val="008A7EBA"/>
    <w:rsid w:val="008B3CF2"/>
    <w:rsid w:val="008B49BC"/>
    <w:rsid w:val="008C4649"/>
    <w:rsid w:val="008F3E05"/>
    <w:rsid w:val="008F745E"/>
    <w:rsid w:val="00911B39"/>
    <w:rsid w:val="00923AED"/>
    <w:rsid w:val="00925448"/>
    <w:rsid w:val="00926D01"/>
    <w:rsid w:val="009430BD"/>
    <w:rsid w:val="00951430"/>
    <w:rsid w:val="00962C80"/>
    <w:rsid w:val="00970FA1"/>
    <w:rsid w:val="00973ED9"/>
    <w:rsid w:val="009859AD"/>
    <w:rsid w:val="009A1971"/>
    <w:rsid w:val="009B001C"/>
    <w:rsid w:val="009B0C8E"/>
    <w:rsid w:val="009C43CD"/>
    <w:rsid w:val="009D7AF5"/>
    <w:rsid w:val="009F7D72"/>
    <w:rsid w:val="00A01BAA"/>
    <w:rsid w:val="00A02C22"/>
    <w:rsid w:val="00A02E2C"/>
    <w:rsid w:val="00A16AFC"/>
    <w:rsid w:val="00A271F5"/>
    <w:rsid w:val="00A40B8A"/>
    <w:rsid w:val="00A46CF8"/>
    <w:rsid w:val="00A631B9"/>
    <w:rsid w:val="00A71BD8"/>
    <w:rsid w:val="00A71C74"/>
    <w:rsid w:val="00A97479"/>
    <w:rsid w:val="00AA7C48"/>
    <w:rsid w:val="00AB3B11"/>
    <w:rsid w:val="00AB7DAD"/>
    <w:rsid w:val="00AC039B"/>
    <w:rsid w:val="00AC3FE7"/>
    <w:rsid w:val="00AC771C"/>
    <w:rsid w:val="00B018AC"/>
    <w:rsid w:val="00B05BE1"/>
    <w:rsid w:val="00B15306"/>
    <w:rsid w:val="00B21847"/>
    <w:rsid w:val="00B22A70"/>
    <w:rsid w:val="00B23AC0"/>
    <w:rsid w:val="00B27216"/>
    <w:rsid w:val="00B42718"/>
    <w:rsid w:val="00B61D95"/>
    <w:rsid w:val="00B66DCD"/>
    <w:rsid w:val="00B77B3B"/>
    <w:rsid w:val="00B80A0C"/>
    <w:rsid w:val="00B914BF"/>
    <w:rsid w:val="00B94A8D"/>
    <w:rsid w:val="00BA29DF"/>
    <w:rsid w:val="00BA3C03"/>
    <w:rsid w:val="00BA6D5E"/>
    <w:rsid w:val="00BB0782"/>
    <w:rsid w:val="00BC0BC2"/>
    <w:rsid w:val="00BD019E"/>
    <w:rsid w:val="00BD785B"/>
    <w:rsid w:val="00BF6772"/>
    <w:rsid w:val="00BF7252"/>
    <w:rsid w:val="00C00928"/>
    <w:rsid w:val="00C15B5A"/>
    <w:rsid w:val="00C21172"/>
    <w:rsid w:val="00C31E52"/>
    <w:rsid w:val="00C33FB1"/>
    <w:rsid w:val="00C36FE1"/>
    <w:rsid w:val="00C51DE2"/>
    <w:rsid w:val="00C608BA"/>
    <w:rsid w:val="00C6232A"/>
    <w:rsid w:val="00C70D81"/>
    <w:rsid w:val="00C8050E"/>
    <w:rsid w:val="00CB32DD"/>
    <w:rsid w:val="00CB35D4"/>
    <w:rsid w:val="00CC1F83"/>
    <w:rsid w:val="00CD4BC1"/>
    <w:rsid w:val="00CD7151"/>
    <w:rsid w:val="00CD7F87"/>
    <w:rsid w:val="00CE6DA3"/>
    <w:rsid w:val="00CF08E4"/>
    <w:rsid w:val="00CF47FB"/>
    <w:rsid w:val="00D02743"/>
    <w:rsid w:val="00D0668D"/>
    <w:rsid w:val="00D11F82"/>
    <w:rsid w:val="00D14D17"/>
    <w:rsid w:val="00D15137"/>
    <w:rsid w:val="00D252CB"/>
    <w:rsid w:val="00D306B7"/>
    <w:rsid w:val="00D30852"/>
    <w:rsid w:val="00D43270"/>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20991"/>
    <w:rsid w:val="00E30327"/>
    <w:rsid w:val="00E35959"/>
    <w:rsid w:val="00E359AA"/>
    <w:rsid w:val="00E4407F"/>
    <w:rsid w:val="00E5230D"/>
    <w:rsid w:val="00EA609F"/>
    <w:rsid w:val="00EB0925"/>
    <w:rsid w:val="00ED032A"/>
    <w:rsid w:val="00ED09F2"/>
    <w:rsid w:val="00EF71F8"/>
    <w:rsid w:val="00F11F6C"/>
    <w:rsid w:val="00F4078C"/>
    <w:rsid w:val="00F43A33"/>
    <w:rsid w:val="00F54EE4"/>
    <w:rsid w:val="00F57E36"/>
    <w:rsid w:val="00F62596"/>
    <w:rsid w:val="00F67150"/>
    <w:rsid w:val="00F746E6"/>
    <w:rsid w:val="00F92DB5"/>
    <w:rsid w:val="00FA54FD"/>
    <w:rsid w:val="00FB138C"/>
    <w:rsid w:val="00FB2F7D"/>
    <w:rsid w:val="00FC3728"/>
    <w:rsid w:val="00FE3AE5"/>
    <w:rsid w:val="00FF2942"/>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styleId="UnresolvedMention">
    <w:name w:val="Unresolved Mention"/>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631B9"/>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A631B9"/>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68381">
      <w:bodyDiv w:val="1"/>
      <w:marLeft w:val="0"/>
      <w:marRight w:val="0"/>
      <w:marTop w:val="0"/>
      <w:marBottom w:val="0"/>
      <w:divBdr>
        <w:top w:val="none" w:sz="0" w:space="0" w:color="auto"/>
        <w:left w:val="none" w:sz="0" w:space="0" w:color="auto"/>
        <w:bottom w:val="none" w:sz="0" w:space="0" w:color="auto"/>
        <w:right w:val="none" w:sz="0" w:space="0" w:color="auto"/>
      </w:divBdr>
    </w:div>
    <w:div w:id="67580877">
      <w:bodyDiv w:val="1"/>
      <w:marLeft w:val="0"/>
      <w:marRight w:val="0"/>
      <w:marTop w:val="0"/>
      <w:marBottom w:val="0"/>
      <w:divBdr>
        <w:top w:val="none" w:sz="0" w:space="0" w:color="auto"/>
        <w:left w:val="none" w:sz="0" w:space="0" w:color="auto"/>
        <w:bottom w:val="none" w:sz="0" w:space="0" w:color="auto"/>
        <w:right w:val="none" w:sz="0" w:space="0" w:color="auto"/>
      </w:divBdr>
    </w:div>
    <w:div w:id="121776340">
      <w:bodyDiv w:val="1"/>
      <w:marLeft w:val="0"/>
      <w:marRight w:val="0"/>
      <w:marTop w:val="0"/>
      <w:marBottom w:val="0"/>
      <w:divBdr>
        <w:top w:val="none" w:sz="0" w:space="0" w:color="auto"/>
        <w:left w:val="none" w:sz="0" w:space="0" w:color="auto"/>
        <w:bottom w:val="none" w:sz="0" w:space="0" w:color="auto"/>
        <w:right w:val="none" w:sz="0" w:space="0" w:color="auto"/>
      </w:divBdr>
    </w:div>
    <w:div w:id="218589502">
      <w:bodyDiv w:val="1"/>
      <w:marLeft w:val="0"/>
      <w:marRight w:val="0"/>
      <w:marTop w:val="0"/>
      <w:marBottom w:val="0"/>
      <w:divBdr>
        <w:top w:val="none" w:sz="0" w:space="0" w:color="auto"/>
        <w:left w:val="none" w:sz="0" w:space="0" w:color="auto"/>
        <w:bottom w:val="none" w:sz="0" w:space="0" w:color="auto"/>
        <w:right w:val="none" w:sz="0" w:space="0" w:color="auto"/>
      </w:divBdr>
    </w:div>
    <w:div w:id="439299966">
      <w:bodyDiv w:val="1"/>
      <w:marLeft w:val="0"/>
      <w:marRight w:val="0"/>
      <w:marTop w:val="0"/>
      <w:marBottom w:val="0"/>
      <w:divBdr>
        <w:top w:val="none" w:sz="0" w:space="0" w:color="auto"/>
        <w:left w:val="none" w:sz="0" w:space="0" w:color="auto"/>
        <w:bottom w:val="none" w:sz="0" w:space="0" w:color="auto"/>
        <w:right w:val="none" w:sz="0" w:space="0" w:color="auto"/>
      </w:divBdr>
    </w:div>
    <w:div w:id="594247646">
      <w:bodyDiv w:val="1"/>
      <w:marLeft w:val="0"/>
      <w:marRight w:val="0"/>
      <w:marTop w:val="0"/>
      <w:marBottom w:val="0"/>
      <w:divBdr>
        <w:top w:val="none" w:sz="0" w:space="0" w:color="auto"/>
        <w:left w:val="none" w:sz="0" w:space="0" w:color="auto"/>
        <w:bottom w:val="none" w:sz="0" w:space="0" w:color="auto"/>
        <w:right w:val="none" w:sz="0" w:space="0" w:color="auto"/>
      </w:divBdr>
    </w:div>
    <w:div w:id="163540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Placeholder1</b:Tag>
    <b:SourceType>Book</b:SourceType>
    <b:Guid>{2CDD21FF-C1BE-4402-956A-94578CF932CA}</b:Guid>
    <b:RefOrder>2</b:RefOrder>
  </b:Source>
  <b:Source>
    <b:Tag>Placeholder2</b:Tag>
    <b:SourceType>Book</b:SourceType>
    <b:Guid>{DC3FD0DB-617B-4840-9B80-451D82025562}</b:Guid>
    <b:RefOrder>3</b:RefOrder>
  </b:Source>
  <b:Source>
    <b:Tag>Placeholder3</b:Tag>
    <b:SourceType>Book</b:SourceType>
    <b:Guid>{873FD84A-01BA-4B34-92E3-B17BB529F683}</b:Guid>
    <b:RefOrder>1</b:RefOrder>
  </b:Source>
</b:Sources>
</file>

<file path=customXml/itemProps1.xml><?xml version="1.0" encoding="utf-8"?>
<ds:datastoreItem xmlns:ds="http://schemas.openxmlformats.org/officeDocument/2006/customXml" ds:itemID="{1480C218-4F0A-4EBD-A713-0A7E0382F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TotalTime>
  <Pages>35</Pages>
  <Words>12998</Words>
  <Characters>74092</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21</cp:revision>
  <cp:lastPrinted>2019-05-26T18:43:00Z</cp:lastPrinted>
  <dcterms:created xsi:type="dcterms:W3CDTF">2018-11-25T07:36:00Z</dcterms:created>
  <dcterms:modified xsi:type="dcterms:W3CDTF">2019-06-01T01:59:00Z</dcterms:modified>
</cp:coreProperties>
</file>