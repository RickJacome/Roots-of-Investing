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80653B" w:rsidRPr="00554005" w:rsidRDefault="0080653B"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0653B" w:rsidRDefault="00806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80653B" w:rsidRPr="00554005" w:rsidRDefault="0080653B"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0653B" w:rsidRDefault="0080653B"/>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80653B" w:rsidRPr="00554005" w:rsidRDefault="0080653B"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0653B" w:rsidRPr="00554005" w:rsidRDefault="0080653B"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0653B" w:rsidRPr="00554005" w:rsidRDefault="0080653B" w:rsidP="00C31E52">
                            <w:pPr>
                              <w:jc w:val="center"/>
                              <w:rPr>
                                <w:b/>
                                <w:sz w:val="40"/>
                                <w:szCs w:val="40"/>
                              </w:rPr>
                            </w:pPr>
                          </w:p>
                          <w:p w14:paraId="58F01DED" w14:textId="77777777" w:rsidR="0080653B" w:rsidRPr="00554005" w:rsidRDefault="0080653B"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0653B" w:rsidRDefault="0080653B"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80653B" w:rsidRPr="00554005" w:rsidRDefault="0080653B"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0653B" w:rsidRPr="00554005" w:rsidRDefault="0080653B"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0653B" w:rsidRPr="00554005" w:rsidRDefault="0080653B" w:rsidP="00C31E52">
                      <w:pPr>
                        <w:jc w:val="center"/>
                        <w:rPr>
                          <w:b/>
                          <w:sz w:val="40"/>
                          <w:szCs w:val="40"/>
                        </w:rPr>
                      </w:pPr>
                    </w:p>
                    <w:p w14:paraId="58F01DED" w14:textId="77777777" w:rsidR="0080653B" w:rsidRPr="00554005" w:rsidRDefault="0080653B"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0653B" w:rsidRDefault="0080653B"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80653B">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80653B">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80653B">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80653B">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80653B">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80653B">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80653B">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80653B">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80653B">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80653B">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80653B">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80653B">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80653B">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80653B">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80653B">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80653B">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80653B">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80653B">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80653B">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80653B">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80653B">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80653B">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80653B">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80653B">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80653B">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80653B">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29C3FC8B"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This book is my personal attempt to make a difference in</w:t>
        </w:r>
      </w:ins>
      <w:r w:rsidR="0080653B">
        <w:t xml:space="preserve"> the current problem</w:t>
      </w:r>
      <w:ins w:id="8" w:author="Ricardo... Jacome.." w:date="2019-05-25T21:15:00Z">
        <w:r w:rsidRPr="00A71BD8">
          <w:rPr>
            <w:rPrChange w:id="9" w:author="Ricardo... Jacome.." w:date="2019-05-26T13:44:00Z">
              <w:rPr>
                <w:color w:val="FF0000"/>
              </w:rPr>
            </w:rPrChange>
          </w:rPr>
          <w:t xml:space="preserve"> that exists when it comes to investing in stocks. </w:t>
        </w:r>
      </w:ins>
      <w:r w:rsidR="0080653B">
        <w:t xml:space="preserve">The problem is how to start investing successfully? </w:t>
      </w:r>
      <w:ins w:id="10" w:author="Ricardo... Jacome.." w:date="2019-05-25T21:15:00Z">
        <w:r w:rsidRPr="00A71BD8">
          <w:rPr>
            <w:rPrChange w:id="11" w:author="Ricardo... Jacome.." w:date="2019-05-26T13:44:00Z">
              <w:rPr>
                <w:color w:val="FF0000"/>
              </w:rPr>
            </w:rPrChange>
          </w:rPr>
          <w:t xml:space="preserve">If you believe that investing is not for you, keep this book. If you think it is hard to understand, read this book. If you want to start building your wealth, start with this book. </w:t>
        </w:r>
      </w:ins>
    </w:p>
    <w:p w14:paraId="4BB94251" w14:textId="4376F53C" w:rsidR="00BA6D5E" w:rsidRPr="00A71BD8" w:rsidRDefault="00BA6D5E" w:rsidP="00BA6D5E">
      <w:pPr>
        <w:jc w:val="both"/>
        <w:rPr>
          <w:ins w:id="12" w:author="Ricardo... Jacome.." w:date="2019-05-25T21:15:00Z"/>
          <w:rPrChange w:id="13" w:author="Ricardo... Jacome.." w:date="2019-05-26T13:44:00Z">
            <w:rPr>
              <w:ins w:id="14" w:author="Ricardo... Jacome.." w:date="2019-05-25T21:15:00Z"/>
              <w:color w:val="FF0000"/>
            </w:rPr>
          </w:rPrChange>
        </w:rPr>
      </w:pPr>
      <w:ins w:id="15" w:author="Ricardo... Jacome.." w:date="2019-05-25T21:15:00Z">
        <w:r w:rsidRPr="00A71BD8">
          <w:rPr>
            <w:rPrChange w:id="16" w:author="Ricardo... Jacome.." w:date="2019-05-26T13:44:00Z">
              <w:rPr>
                <w:color w:val="FF0000"/>
              </w:rPr>
            </w:rPrChange>
          </w:rPr>
          <w:t>Investing is something that every individual should have some degree of knowledge. Regardless of your profession, income level, or even age (as soon as you learn basic algebra, investing is something you can pick up quickly).  Everyone’s goal, I would assume</w:t>
        </w:r>
      </w:ins>
      <w:r w:rsidR="0080653B">
        <w:t>,</w:t>
      </w:r>
      <w:ins w:id="17" w:author="Ricardo... Jacome.." w:date="2019-05-25T21:15:00Z">
        <w:r w:rsidRPr="00A71BD8">
          <w:rPr>
            <w:rPrChange w:id="18" w:author="Ricardo... Jacome.." w:date="2019-05-26T13:44:00Z">
              <w:rPr>
                <w:color w:val="FF0000"/>
              </w:rPr>
            </w:rPrChange>
          </w:rPr>
          <w:t xml:space="preserve"> is to become successful, to obtain higher salaries, to obtain a better quality of life. Whether is for you or your 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9" w:author="Ricardo... Jacome.." w:date="2019-05-25T21:15:00Z"/>
          <w:rPrChange w:id="20" w:author="Ricardo... Jacome.." w:date="2019-05-26T13:44:00Z">
            <w:rPr>
              <w:ins w:id="21" w:author="Ricardo... Jacome.." w:date="2019-05-25T21:15:00Z"/>
              <w:color w:val="FF0000"/>
            </w:rPr>
          </w:rPrChange>
        </w:rPr>
      </w:pPr>
      <w:ins w:id="22" w:author="Ricardo... Jacome.." w:date="2019-05-25T21:15:00Z">
        <w:r w:rsidRPr="00A71BD8">
          <w:rPr>
            <w:rPrChange w:id="23"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34001034" w:rsidR="00BA6D5E" w:rsidRPr="00A71BD8" w:rsidRDefault="00BA6D5E" w:rsidP="00BA6D5E">
      <w:pPr>
        <w:jc w:val="both"/>
        <w:rPr>
          <w:ins w:id="24" w:author="Ricardo... Jacome.." w:date="2019-05-25T21:15:00Z"/>
          <w:rPrChange w:id="25" w:author="Ricardo... Jacome.." w:date="2019-05-26T13:44:00Z">
            <w:rPr>
              <w:ins w:id="26" w:author="Ricardo... Jacome.." w:date="2019-05-25T21:15:00Z"/>
              <w:color w:val="FF0000"/>
            </w:rPr>
          </w:rPrChange>
        </w:rPr>
      </w:pPr>
      <w:ins w:id="27" w:author="Ricardo... Jacome.." w:date="2019-05-25T21:15:00Z">
        <w:r w:rsidRPr="00A71BD8">
          <w:rPr>
            <w:rPrChange w:id="28" w:author="Ricardo... Jacome.." w:date="2019-05-26T13:44:00Z">
              <w:rPr>
                <w:color w:val="FF0000"/>
              </w:rPr>
            </w:rPrChange>
          </w:rPr>
          <w:t>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w:t>
        </w:r>
      </w:ins>
      <w:r w:rsidR="0080653B">
        <w:t xml:space="preserve"> weather,</w:t>
      </w:r>
      <w:ins w:id="29" w:author="Ricardo... Jacome.." w:date="2019-05-25T21:15:00Z">
        <w:r w:rsidRPr="00A71BD8">
          <w:rPr>
            <w:rPrChange w:id="30" w:author="Ricardo... Jacome.." w:date="2019-05-26T13:44:00Z">
              <w:rPr>
                <w:color w:val="FF0000"/>
              </w:rPr>
            </w:rPrChange>
          </w:rPr>
          <w:t xml:space="preserve">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31" w:author="Ricardo... Jacome.." w:date="2019-05-25T21:15:00Z">
          <w:pPr>
            <w:pStyle w:val="Heading1"/>
          </w:pPr>
        </w:pPrChange>
      </w:pPr>
      <w:ins w:id="32"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bookmarkStart w:id="33" w:name="_GoBack"/>
      <w:bookmarkEnd w:id="33"/>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34" w:name="_Toc10285463"/>
      <w:r>
        <w:lastRenderedPageBreak/>
        <w:t>Overview</w:t>
      </w:r>
      <w:bookmarkEnd w:id="34"/>
    </w:p>
    <w:p w14:paraId="210C00CB" w14:textId="4CD4085A" w:rsidR="00464F71" w:rsidRPr="00464F71" w:rsidDel="00493FA2" w:rsidRDefault="00464F71" w:rsidP="00464F71">
      <w:pPr>
        <w:jc w:val="both"/>
        <w:rPr>
          <w:del w:id="35" w:author="Ricardo... Jacome.." w:date="2019-05-25T21:16:00Z"/>
          <w:rFonts w:cs="Times New Roman"/>
          <w:szCs w:val="24"/>
        </w:rPr>
      </w:pPr>
      <w:del w:id="36"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37" w:author="Ricardo... Jacome.." w:date="2019-05-26T12:34:00Z">
        <w:r w:rsidDel="00B80A0C">
          <w:lastRenderedPageBreak/>
          <w:delText xml:space="preserve">Chapter 1: </w:delText>
        </w:r>
      </w:del>
      <w:bookmarkStart w:id="38" w:name="_Toc10285464"/>
      <w:r w:rsidR="00753A05">
        <w:t>Introduction</w:t>
      </w:r>
      <w:bookmarkEnd w:id="38"/>
    </w:p>
    <w:p w14:paraId="2D47B20C" w14:textId="77777777" w:rsidR="00AC3FE7" w:rsidRPr="00AC3FE7" w:rsidRDefault="00AC3FE7" w:rsidP="00AC3FE7"/>
    <w:p w14:paraId="0A92BD26" w14:textId="118DD2BB" w:rsidR="00B914BF" w:rsidRDefault="00B914BF" w:rsidP="00B914BF">
      <w:pPr>
        <w:pStyle w:val="Heading2"/>
      </w:pPr>
      <w:bookmarkStart w:id="39" w:name="_Toc10285465"/>
      <w:r>
        <w:t>Why use this?</w:t>
      </w:r>
      <w:bookmarkEnd w:id="39"/>
    </w:p>
    <w:p w14:paraId="17DDD250" w14:textId="418C9CF9" w:rsidR="00840931" w:rsidRDefault="00840931" w:rsidP="005732AF">
      <w:pPr>
        <w:jc w:val="both"/>
        <w:rPr>
          <w:rFonts w:eastAsia="Times New Roman" w:cs="Times New Roman"/>
          <w:szCs w:val="24"/>
        </w:rPr>
      </w:pPr>
      <w:del w:id="40"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41" w:author="Ricardo... Jacome.." w:date="2019-05-27T16:30:00Z">
        <w:r w:rsidDel="00400363">
          <w:rPr>
            <w:rFonts w:eastAsia="Times New Roman" w:cs="Times New Roman"/>
            <w:szCs w:val="24"/>
          </w:rPr>
          <w:delText>being financial security</w:delText>
        </w:r>
      </w:del>
      <w:ins w:id="42"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459344DC" w14:textId="5097F368" w:rsidR="00087633"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w:t>
      </w:r>
      <w:r w:rsidR="00087633">
        <w:rPr>
          <w:rFonts w:eastAsia="Times New Roman" w:cs="Times New Roman"/>
          <w:szCs w:val="24"/>
        </w:rPr>
        <w:t>offering an updated guide to finally teach not how to invest, but instead how to think like an investor</w:t>
      </w:r>
      <w:r w:rsidRPr="005732AF">
        <w:rPr>
          <w:rFonts w:eastAsia="Times New Roman" w:cs="Times New Roman"/>
          <w:szCs w:val="24"/>
        </w:rPr>
        <w:t>. When I first started buying stocks, back in university, I found that many definitions were confusing, tutorials were mainly just people rambling on stuff that did not help, and if you really wanted to get professional education you needed to pay a lot.</w:t>
      </w:r>
    </w:p>
    <w:p w14:paraId="7D34C00D" w14:textId="6BB8BB77" w:rsidR="00087633" w:rsidRDefault="00087633" w:rsidP="005732AF">
      <w:pPr>
        <w:jc w:val="both"/>
        <w:rPr>
          <w:rFonts w:eastAsia="Times New Roman" w:cs="Times New Roman"/>
          <w:szCs w:val="24"/>
        </w:rPr>
      </w:pPr>
      <w:r>
        <w:rPr>
          <w:rFonts w:eastAsia="Times New Roman" w:cs="Times New Roman"/>
          <w:szCs w:val="24"/>
        </w:rPr>
        <w:t>After</w:t>
      </w:r>
      <w:r w:rsidR="005732AF" w:rsidRPr="005732AF">
        <w:rPr>
          <w:rFonts w:eastAsia="Times New Roman" w:cs="Times New Roman"/>
          <w:szCs w:val="24"/>
        </w:rPr>
        <w:t xml:space="preserve"> research</w:t>
      </w:r>
      <w:r>
        <w:rPr>
          <w:rFonts w:eastAsia="Times New Roman" w:cs="Times New Roman"/>
          <w:szCs w:val="24"/>
        </w:rPr>
        <w:t>ing</w:t>
      </w:r>
      <w:r w:rsidR="005732AF" w:rsidRPr="005732AF">
        <w:rPr>
          <w:rFonts w:eastAsia="Times New Roman" w:cs="Times New Roman"/>
          <w:szCs w:val="24"/>
        </w:rPr>
        <w:t xml:space="preserve"> for many years in books and I believe that there is still not a</w:t>
      </w:r>
      <w:r>
        <w:rPr>
          <w:rFonts w:eastAsia="Times New Roman" w:cs="Times New Roman"/>
          <w:szCs w:val="24"/>
        </w:rPr>
        <w:t xml:space="preserve">n </w:t>
      </w:r>
      <w:r w:rsidRPr="00087633">
        <w:rPr>
          <w:rFonts w:eastAsia="Times New Roman" w:cs="Times New Roman"/>
          <w:b/>
          <w:bCs/>
          <w:szCs w:val="24"/>
        </w:rPr>
        <w:t>updated,</w:t>
      </w:r>
      <w:r w:rsidR="005732AF" w:rsidRPr="00087633">
        <w:rPr>
          <w:rFonts w:eastAsia="Times New Roman" w:cs="Times New Roman"/>
          <w:b/>
          <w:bCs/>
          <w:szCs w:val="24"/>
        </w:rPr>
        <w:t xml:space="preserve"> quick,</w:t>
      </w:r>
      <w:r>
        <w:rPr>
          <w:rFonts w:eastAsia="Times New Roman" w:cs="Times New Roman"/>
          <w:b/>
          <w:bCs/>
          <w:szCs w:val="24"/>
        </w:rPr>
        <w:t xml:space="preserve"> cheap, and</w:t>
      </w:r>
      <w:r w:rsidR="005732AF" w:rsidRPr="00087633">
        <w:rPr>
          <w:rFonts w:eastAsia="Times New Roman" w:cs="Times New Roman"/>
          <w:b/>
          <w:bCs/>
          <w:szCs w:val="24"/>
        </w:rPr>
        <w:t xml:space="preserve"> straight to the point </w:t>
      </w:r>
      <w:r w:rsidR="005732AF" w:rsidRPr="005732AF">
        <w:rPr>
          <w:rFonts w:eastAsia="Times New Roman" w:cs="Times New Roman"/>
          <w:szCs w:val="24"/>
        </w:rPr>
        <w:t>guide in how to buy or sell stocks.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w:t>
      </w:r>
    </w:p>
    <w:p w14:paraId="3F9E5A0C" w14:textId="76950720" w:rsidR="00087633" w:rsidRDefault="00087633" w:rsidP="005732AF">
      <w:pPr>
        <w:jc w:val="both"/>
        <w:rPr>
          <w:rFonts w:eastAsia="Times New Roman" w:cs="Times New Roman"/>
          <w:szCs w:val="24"/>
        </w:rPr>
      </w:pPr>
      <w:r>
        <w:rPr>
          <w:rFonts w:eastAsia="Times New Roman" w:cs="Times New Roman"/>
          <w:szCs w:val="24"/>
        </w:rPr>
        <w:t xml:space="preserve">The biggest misconception that I have seen in between investors is that apparently there is two only options: Buy or Sell. Because of this rather “simple” approach to stocks, people overlook the underlying details that are needed to take a decision about purchasing stock. In order to be a successful investor, you need to dedicate to the following: Time and Learning. </w:t>
      </w:r>
    </w:p>
    <w:p w14:paraId="28FCB11A" w14:textId="44099722" w:rsidR="00087633" w:rsidRDefault="00087633" w:rsidP="005732AF">
      <w:pPr>
        <w:jc w:val="both"/>
        <w:rPr>
          <w:rFonts w:eastAsia="Times New Roman" w:cs="Times New Roman"/>
          <w:szCs w:val="24"/>
        </w:rPr>
      </w:pPr>
      <w:r>
        <w:rPr>
          <w:rFonts w:eastAsia="Times New Roman" w:cs="Times New Roman"/>
          <w:szCs w:val="24"/>
        </w:rPr>
        <w:t>Pressing a button to buy or sell stocks should be one of the very last steps into stock investment. However, many individuals treat the market as a horse race where you should be either selling or buying at an outrageous pace. This idea of stocks is not how the market should be analyzed. Before investing money, you need to invest your time into your brain.</w:t>
      </w:r>
    </w:p>
    <w:p w14:paraId="54E3D1F4" w14:textId="5CCA546F" w:rsidR="0053465B" w:rsidRDefault="00840931" w:rsidP="005732AF">
      <w:pPr>
        <w:jc w:val="both"/>
        <w:rPr>
          <w:rFonts w:eastAsia="Times New Roman" w:cs="Times New Roman"/>
          <w:szCs w:val="24"/>
        </w:rPr>
      </w:pPr>
      <w:r>
        <w:rPr>
          <w:rFonts w:eastAsia="Times New Roman" w:cs="Times New Roman"/>
          <w:szCs w:val="24"/>
        </w:rPr>
        <w:t xml:space="preserve">In case you did not know, buying learning tools such as this one, is a great investment. And this will be the </w:t>
      </w:r>
      <w:r w:rsidR="0053465B">
        <w:rPr>
          <w:rFonts w:eastAsia="Times New Roman" w:cs="Times New Roman"/>
          <w:szCs w:val="24"/>
        </w:rPr>
        <w:t>steppingstone</w:t>
      </w:r>
      <w:r>
        <w:rPr>
          <w:rFonts w:eastAsia="Times New Roman" w:cs="Times New Roman"/>
          <w:szCs w:val="24"/>
        </w:rPr>
        <w:t xml:space="preserve"> you need in order to reach your desired wealth. </w:t>
      </w:r>
      <w:r w:rsidR="0053465B">
        <w:rPr>
          <w:rFonts w:eastAsia="Times New Roman" w:cs="Times New Roman"/>
          <w:szCs w:val="24"/>
        </w:rPr>
        <w:t xml:space="preserve"> </w:t>
      </w:r>
      <w:r w:rsidR="009C43CD">
        <w:rPr>
          <w:rFonts w:eastAsia="Times New Roman" w:cs="Times New Roman"/>
          <w:szCs w:val="24"/>
        </w:rPr>
        <w:t>Learning about the stock market is filled with definitions and information that is often not needed to understand a conce</w:t>
      </w:r>
      <w:r w:rsidR="0053465B">
        <w:rPr>
          <w:rFonts w:eastAsia="Times New Roman" w:cs="Times New Roman"/>
          <w:szCs w:val="24"/>
        </w:rPr>
        <w:t xml:space="preserve">pt. Even worse, I have read many stories that tend go farther on the storytelling rather than concept-explaining. I am personally a fan of examples so you will find some exuberant ones to understand this guide. </w:t>
      </w:r>
    </w:p>
    <w:p w14:paraId="35578CB7" w14:textId="40B167A6" w:rsidR="009C43CD" w:rsidRDefault="00C21172" w:rsidP="005732AF">
      <w:pPr>
        <w:jc w:val="both"/>
        <w:rPr>
          <w:rFonts w:eastAsia="Times New Roman" w:cs="Times New Roman"/>
          <w:szCs w:val="24"/>
        </w:rPr>
      </w:pPr>
      <w:ins w:id="43" w:author="Ricardo... Jacome.." w:date="2019-05-26T11:12:00Z">
        <w:r>
          <w:rPr>
            <w:rFonts w:eastAsia="Times New Roman" w:cs="Times New Roman"/>
            <w:szCs w:val="24"/>
          </w:rPr>
          <w:t>I have often read</w:t>
        </w:r>
      </w:ins>
      <w:del w:id="44" w:author="Ricardo... Jacome.." w:date="2019-05-26T11:12:00Z">
        <w:r w:rsidR="009C43CD" w:rsidDel="00C21172">
          <w:rPr>
            <w:rFonts w:eastAsia="Times New Roman" w:cs="Times New Roman"/>
            <w:szCs w:val="24"/>
          </w:rPr>
          <w:delText>There is one author that says tha</w:delText>
        </w:r>
      </w:del>
      <w:del w:id="45" w:author="Ricardo... Jacome.." w:date="2019-05-26T11:13:00Z">
        <w:r w:rsidR="009C43CD" w:rsidDel="00C21172">
          <w:rPr>
            <w:rFonts w:eastAsia="Times New Roman" w:cs="Times New Roman"/>
            <w:szCs w:val="24"/>
          </w:rPr>
          <w:delText>t</w:delText>
        </w:r>
      </w:del>
      <w:r w:rsidR="009C43CD">
        <w:rPr>
          <w:rFonts w:eastAsia="Times New Roman" w:cs="Times New Roman"/>
          <w:szCs w:val="24"/>
        </w:rPr>
        <w:t xml:space="preserve"> </w:t>
      </w:r>
      <w:ins w:id="46" w:author="Ricardo... Jacome.." w:date="2019-05-26T11:13:00Z">
        <w:r>
          <w:rPr>
            <w:rFonts w:eastAsia="Times New Roman" w:cs="Times New Roman"/>
            <w:szCs w:val="24"/>
          </w:rPr>
          <w:t xml:space="preserve">that </w:t>
        </w:r>
      </w:ins>
      <w:r w:rsidR="009C43CD">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sidR="009C43CD">
        <w:rPr>
          <w:rFonts w:eastAsia="Times New Roman" w:cs="Times New Roman"/>
          <w:szCs w:val="24"/>
        </w:rPr>
        <w:t xml:space="preserve">. </w:t>
      </w:r>
    </w:p>
    <w:p w14:paraId="70E21ACD" w14:textId="77777777" w:rsidR="0053465B" w:rsidRPr="005732AF" w:rsidRDefault="0053465B" w:rsidP="005732AF">
      <w:pPr>
        <w:jc w:val="both"/>
        <w:rPr>
          <w:rFonts w:eastAsia="Times New Roman" w:cs="Times New Roman"/>
          <w:szCs w:val="24"/>
        </w:rPr>
      </w:pPr>
    </w:p>
    <w:p w14:paraId="08DA1399" w14:textId="77777777" w:rsidR="005732AF" w:rsidRPr="005732AF" w:rsidRDefault="005732AF" w:rsidP="005732AF"/>
    <w:p w14:paraId="74253A8B" w14:textId="36BA6238" w:rsidR="00102124" w:rsidRDefault="00753A05" w:rsidP="00D91E74">
      <w:pPr>
        <w:pStyle w:val="Heading2"/>
      </w:pPr>
      <w:del w:id="47" w:author="Ricardo... Jacome.." w:date="2019-05-25T21:18:00Z">
        <w:r w:rsidDel="00493FA2">
          <w:lastRenderedPageBreak/>
          <w:delText>How to read this</w:delText>
        </w:r>
      </w:del>
      <w:bookmarkStart w:id="48" w:name="_Toc10285466"/>
      <w:ins w:id="49" w:author="Ricardo... Jacome.." w:date="2019-05-25T21:18:00Z">
        <w:r w:rsidR="00493FA2">
          <w:t>Keep in Mind</w:t>
        </w:r>
      </w:ins>
      <w:r>
        <w:t>.</w:t>
      </w:r>
      <w:bookmarkEnd w:id="48"/>
    </w:p>
    <w:p w14:paraId="6B727D66" w14:textId="75EE0E28" w:rsid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50" w:author="Ricardo... Jacome.." w:date="2019-05-25T21:18:00Z">
        <w:r w:rsidRPr="005732AF" w:rsidDel="00493FA2">
          <w:rPr>
            <w:rFonts w:cs="Times New Roman"/>
            <w:szCs w:val="24"/>
          </w:rPr>
          <w:delText xml:space="preserve"> For example</w:delText>
        </w:r>
      </w:del>
      <w:r w:rsidR="00CF08E2">
        <w:rPr>
          <w:rFonts w:cs="Times New Roman"/>
          <w:szCs w:val="24"/>
        </w:rPr>
        <w:t xml:space="preserve">. In fact, I would strongly recommend reading this guide more than once. </w:t>
      </w:r>
      <w:del w:id="51" w:author="Ricardo... Jacome.." w:date="2019-05-25T21:18:00Z">
        <w:r w:rsidRPr="005732AF" w:rsidDel="00493FA2">
          <w:rPr>
            <w:rFonts w:cs="Times New Roman"/>
            <w:szCs w:val="24"/>
          </w:rPr>
          <w:delText xml:space="preserve">So, </w:delText>
        </w:r>
      </w:del>
      <w:r w:rsidR="00CF08E2">
        <w:rPr>
          <w:rFonts w:cs="Times New Roman"/>
          <w:szCs w:val="24"/>
        </w:rPr>
        <w:t>T</w:t>
      </w:r>
      <w:r w:rsidRPr="005732AF">
        <w:rPr>
          <w:rFonts w:cs="Times New Roman"/>
          <w:szCs w:val="24"/>
        </w:rPr>
        <w:t xml:space="preserve">his guide also has some </w:t>
      </w:r>
      <w:r w:rsidR="00CF08E2" w:rsidRPr="005732AF">
        <w:rPr>
          <w:rFonts w:cs="Times New Roman"/>
          <w:szCs w:val="24"/>
        </w:rPr>
        <w:t>quick examples</w:t>
      </w:r>
      <w:r w:rsidRPr="005732AF">
        <w:rPr>
          <w:rFonts w:cs="Times New Roman"/>
          <w:szCs w:val="24"/>
        </w:rPr>
        <w:t xml:space="preserve"> where you can see how different stocks behave and what is the appropriate mentality when looking at them. This guide is a kick-start for stock investing and is aimed to provide a background from the very early groun</w:t>
      </w:r>
      <w:r w:rsidR="00CF08E2">
        <w:rPr>
          <w:rFonts w:cs="Times New Roman"/>
          <w:szCs w:val="24"/>
        </w:rPr>
        <w:t xml:space="preserve">d. </w:t>
      </w:r>
      <w:r w:rsidRPr="005732AF">
        <w:rPr>
          <w:rFonts w:cs="Times New Roman"/>
          <w:szCs w:val="24"/>
        </w:rPr>
        <w:t>Literally starting on what an investment is, and how there are many types of investments</w:t>
      </w:r>
      <w:r w:rsidR="001377E1">
        <w:rPr>
          <w:rFonts w:cs="Times New Roman"/>
          <w:szCs w:val="24"/>
        </w:rPr>
        <w:t>. Once you have all the right tools, it will be just matter of time to start growing your wealth.</w:t>
      </w:r>
      <w:r w:rsidR="00CF08E2">
        <w:rPr>
          <w:rFonts w:cs="Times New Roman"/>
          <w:szCs w:val="24"/>
        </w:rPr>
        <w:t xml:space="preserve"> You will be more than surprised to see how many investors do not know the basic ideas behind investment. We delve into many characteristics that investors usually do not consider, and why are those important. Some examples include: </w:t>
      </w:r>
      <w:r w:rsidR="00CF08E2" w:rsidRPr="00CF08E2">
        <w:rPr>
          <w:rFonts w:cs="Times New Roman"/>
          <w:szCs w:val="24"/>
          <w:highlight w:val="yellow"/>
        </w:rPr>
        <w:t xml:space="preserve">Why companies use Stock, why economy matters in stock selection, </w:t>
      </w:r>
      <w:r w:rsidR="00CF08E2">
        <w:rPr>
          <w:rFonts w:cs="Times New Roman"/>
          <w:szCs w:val="24"/>
          <w:highlight w:val="yellow"/>
        </w:rPr>
        <w:t>w</w:t>
      </w:r>
      <w:r w:rsidR="00CF08E2" w:rsidRPr="00CF08E2">
        <w:rPr>
          <w:rFonts w:cs="Times New Roman"/>
          <w:szCs w:val="24"/>
          <w:highlight w:val="yellow"/>
        </w:rPr>
        <w:t>hy psychology plays a decisive role in investors and many more.</w:t>
      </w:r>
      <w:r w:rsidR="00CF08E2">
        <w:rPr>
          <w:rFonts w:cs="Times New Roman"/>
          <w:szCs w:val="24"/>
        </w:rPr>
        <w:t xml:space="preserve"> </w:t>
      </w:r>
    </w:p>
    <w:p w14:paraId="3E1F08ED" w14:textId="77777777" w:rsidR="00CF08E2" w:rsidRDefault="00CF08E2" w:rsidP="005732AF">
      <w:pPr>
        <w:jc w:val="both"/>
        <w:rPr>
          <w:ins w:id="52" w:author="Ricardo... Jacome.." w:date="2019-05-26T11:37:00Z"/>
          <w:rFonts w:cs="Times New Roman"/>
          <w:szCs w:val="24"/>
        </w:rPr>
      </w:pPr>
    </w:p>
    <w:p w14:paraId="773C6740" w14:textId="77777777" w:rsidR="00A631B9" w:rsidRDefault="00A631B9" w:rsidP="00A631B9">
      <w:pPr>
        <w:jc w:val="both"/>
        <w:rPr>
          <w:ins w:id="53" w:author="Ricardo... Jacome.." w:date="2019-05-26T11:37:00Z"/>
        </w:rPr>
      </w:pPr>
      <w:ins w:id="54" w:author="Ricardo... Jacome.." w:date="2019-05-26T11:37:00Z">
        <w:r>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55"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56" w:author="Ricardo... Jacome.." w:date="2019-05-25T21:20:00Z"/>
          <w:rFonts w:cs="Times New Roman"/>
          <w:szCs w:val="24"/>
        </w:rPr>
      </w:pPr>
    </w:p>
    <w:p w14:paraId="4349057B" w14:textId="2A76A8EC" w:rsidR="00CF08E4" w:rsidRPr="005732AF" w:rsidRDefault="00CF08E4">
      <w:pPr>
        <w:pStyle w:val="Heading2"/>
        <w:pPrChange w:id="57" w:author="Ricardo... Jacome.." w:date="2019-05-25T21:21:00Z">
          <w:pPr>
            <w:jc w:val="both"/>
          </w:pPr>
        </w:pPrChange>
      </w:pPr>
      <w:bookmarkStart w:id="58" w:name="_Toc10285467"/>
      <w:ins w:id="59" w:author="Ricardo... Jacome.." w:date="2019-05-25T21:20:00Z">
        <w:r>
          <w:t>Structure of Th</w:t>
        </w:r>
      </w:ins>
      <w:ins w:id="60" w:author="Ricardo... Jacome.." w:date="2019-05-25T21:21:00Z">
        <w:r>
          <w:t>e Guide</w:t>
        </w:r>
      </w:ins>
      <w:bookmarkEnd w:id="58"/>
    </w:p>
    <w:p w14:paraId="607E45DC" w14:textId="13CDBFBD" w:rsidR="005732AF" w:rsidDel="00A631B9" w:rsidRDefault="005732AF" w:rsidP="000C72B5">
      <w:pPr>
        <w:jc w:val="both"/>
        <w:rPr>
          <w:del w:id="61" w:author="Ricardo... Jacome.." w:date="2019-05-25T21:20:00Z"/>
          <w:rFonts w:cs="Times New Roman"/>
          <w:szCs w:val="24"/>
        </w:rPr>
      </w:pPr>
      <w:del w:id="62"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0E2118A2" w14:textId="7AA10B30" w:rsidR="00CF08E2" w:rsidRDefault="00A631B9" w:rsidP="00CF08E2">
      <w:pPr>
        <w:jc w:val="both"/>
        <w:rPr>
          <w:u w:val="single"/>
        </w:rPr>
      </w:pPr>
      <w:ins w:id="63" w:author="Ricardo... Jacome.." w:date="2019-05-26T11:37:00Z">
        <w:r>
          <w:t>E</w:t>
        </w:r>
      </w:ins>
      <w:ins w:id="64" w:author="Ricardo... Jacome.." w:date="2019-05-26T11:48:00Z">
        <w:r w:rsidR="00055D81">
          <w:t xml:space="preserve">very subsequent </w:t>
        </w:r>
      </w:ins>
      <w:ins w:id="65" w:author="Ricardo... Jacome.." w:date="2019-05-26T11:37:00Z">
        <w:r>
          <w:t xml:space="preserve">chapter of this book will be divided into 2 sections called “The </w:t>
        </w:r>
      </w:ins>
      <w:ins w:id="66" w:author="Ricardo... Jacome.." w:date="2019-05-26T11:38:00Z">
        <w:r>
          <w:t>B</w:t>
        </w:r>
      </w:ins>
      <w:ins w:id="67" w:author="Ricardo... Jacome.." w:date="2019-05-26T11:37:00Z">
        <w:r>
          <w:t xml:space="preserve">asics”, and “The Mindset”. The </w:t>
        </w:r>
      </w:ins>
      <w:ins w:id="68" w:author="Ricardo... Jacome.." w:date="2019-05-26T11:38:00Z">
        <w:r>
          <w:t>B</w:t>
        </w:r>
      </w:ins>
      <w:ins w:id="69"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70" w:author="Ricardo... Jacome.." w:date="2019-05-27T16:31:00Z">
        <w:r w:rsidR="00400363">
          <w:t>go</w:t>
        </w:r>
      </w:ins>
      <w:ins w:id="71" w:author="Ricardo... Jacome.." w:date="2019-05-26T11:37:00Z">
        <w:r>
          <w:t xml:space="preserve"> straight for the Mindset section</w:t>
        </w:r>
        <w:r w:rsidRPr="00A631B9">
          <w:t xml:space="preserve">. </w:t>
        </w:r>
        <w:r w:rsidRPr="00A631B9">
          <w:rPr>
            <w:u w:val="single"/>
            <w:rPrChange w:id="72" w:author="Ricardo... Jacome.." w:date="2019-05-26T11:41:00Z">
              <w:rPr>
                <w:highlight w:val="yellow"/>
              </w:rPr>
            </w:rPrChange>
          </w:rPr>
          <w:t>Beware that you can always learn something new out of something old!</w:t>
        </w:r>
      </w:ins>
    </w:p>
    <w:p w14:paraId="5416EEC5" w14:textId="77777777" w:rsidR="00CF08E2" w:rsidRPr="00CF08E2" w:rsidRDefault="00CF08E2" w:rsidP="00CF08E2">
      <w:pPr>
        <w:jc w:val="both"/>
        <w:rPr>
          <w:u w:val="single"/>
        </w:rPr>
      </w:pPr>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73" w:author="Ricardo... Jacome.." w:date="2019-05-25T21:19:00Z"/>
        </w:rPr>
      </w:pPr>
      <w:del w:id="74"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75"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76"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7" w:name="_Toc10285468"/>
      <w:r>
        <w:t xml:space="preserve">Chapter </w:t>
      </w:r>
      <w:ins w:id="78" w:author="Ricardo... Jacome.." w:date="2019-05-26T12:35:00Z">
        <w:r w:rsidR="00B80A0C">
          <w:t>1</w:t>
        </w:r>
      </w:ins>
      <w:del w:id="79"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7"/>
    </w:p>
    <w:p w14:paraId="5AA930A4" w14:textId="70B3B64A" w:rsidR="000D21AE" w:rsidRDefault="000D21AE" w:rsidP="000D21AE">
      <w:pPr>
        <w:rPr>
          <w:ins w:id="80" w:author="Ricardo... Jacome.." w:date="2019-05-26T11:48:00Z"/>
        </w:rPr>
      </w:pPr>
    </w:p>
    <w:p w14:paraId="39652460" w14:textId="6D34C7E2" w:rsidR="00055D81" w:rsidRPr="00055D81" w:rsidRDefault="00055D81" w:rsidP="000D21AE">
      <w:pPr>
        <w:rPr>
          <w:sz w:val="36"/>
          <w:szCs w:val="36"/>
          <w:rPrChange w:id="81" w:author="Ricardo... Jacome.." w:date="2019-05-26T11:48:00Z">
            <w:rPr/>
          </w:rPrChange>
        </w:rPr>
      </w:pPr>
      <w:ins w:id="82" w:author="Ricardo... Jacome.." w:date="2019-05-26T11:48:00Z">
        <w:r w:rsidRPr="00055D81">
          <w:rPr>
            <w:sz w:val="36"/>
            <w:szCs w:val="36"/>
            <w:rPrChange w:id="83" w:author="Ricardo... Jacome.." w:date="2019-05-26T11:48:00Z">
              <w:rPr/>
            </w:rPrChange>
          </w:rPr>
          <w:t xml:space="preserve">The Basics </w:t>
        </w:r>
      </w:ins>
    </w:p>
    <w:p w14:paraId="24B0C94E" w14:textId="7CAE9B94" w:rsidR="0066404C" w:rsidRDefault="005732AF" w:rsidP="005732AF">
      <w:pPr>
        <w:jc w:val="both"/>
        <w:rPr>
          <w:ins w:id="84"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85" w:author="Ricardo... Jacome.." w:date="2019-05-26T11:43:00Z">
        <w:r w:rsidR="00A631B9">
          <w:rPr>
            <w:rFonts w:cs="Times New Roman"/>
            <w:szCs w:val="24"/>
          </w:rPr>
          <w:t>a certain thing</w:t>
        </w:r>
      </w:ins>
      <w:ins w:id="86" w:author="Ricardo... Jacome.." w:date="2019-05-26T11:56:00Z">
        <w:r w:rsidR="00E30327">
          <w:rPr>
            <w:rFonts w:cs="Times New Roman"/>
            <w:szCs w:val="24"/>
          </w:rPr>
          <w:t xml:space="preserve"> </w:t>
        </w:r>
      </w:ins>
      <w:del w:id="87"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8" w:author="Ricardo... Jacome.." w:date="2019-05-26T11:46:00Z">
        <w:r w:rsidR="00055D81">
          <w:rPr>
            <w:rFonts w:cs="Times New Roman"/>
            <w:szCs w:val="24"/>
          </w:rPr>
          <w:t xml:space="preserve"> </w:t>
        </w:r>
      </w:ins>
      <w:ins w:id="89" w:author="Ricardo... Jacome.." w:date="2019-05-26T11:49:00Z">
        <w:r w:rsidR="00055D81">
          <w:rPr>
            <w:rFonts w:cs="Times New Roman"/>
            <w:szCs w:val="24"/>
          </w:rPr>
          <w:t>One of my favorite definit</w:t>
        </w:r>
      </w:ins>
      <w:ins w:id="90"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91" w:author="Ricardo... Jacome.." w:date="2019-05-26T11:51:00Z">
        <w:r w:rsidR="00055D81">
          <w:t>term” [2]</w:t>
        </w:r>
      </w:ins>
      <w:ins w:id="92" w:author="Ricardo... Jacome.." w:date="2019-05-26T11:50:00Z">
        <w:r w:rsidR="00055D81">
          <w:t xml:space="preserve">. </w:t>
        </w:r>
      </w:ins>
      <w:ins w:id="93" w:author="Ricardo... Jacome.." w:date="2019-05-26T11:53:00Z">
        <w:r w:rsidR="00055D81">
          <w:t>Many examples come to mind that can serve as an investment. Real state, if you</w:t>
        </w:r>
      </w:ins>
      <w:ins w:id="94" w:author="Ricardo... Jacome.." w:date="2019-05-26T11:54:00Z">
        <w:r w:rsidR="00055D81">
          <w:t xml:space="preserve"> invest money to obtain a property and rent it out, in the long term you will generate income</w:t>
        </w:r>
        <w:r w:rsidR="00E30327">
          <w:t>.</w:t>
        </w:r>
      </w:ins>
      <w:ins w:id="95" w:author="Ricardo... Jacome.." w:date="2019-05-26T11:55:00Z">
        <w:r w:rsidR="00E30327">
          <w:t xml:space="preserve"> Invest in gold, wait a couple of years and sell it for a higher price that you originally bought it for. Invest in stocks, and in the long term you will end up with many d</w:t>
        </w:r>
      </w:ins>
      <w:ins w:id="96" w:author="Ricardo... Jacome.." w:date="2019-05-26T11:56:00Z">
        <w:r w:rsidR="00E30327">
          <w:t xml:space="preserve">ividends that will come from the company. The </w:t>
        </w:r>
      </w:ins>
      <w:ins w:id="97"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8" w:author="Ricardo... Jacome.." w:date="2019-05-26T11:58:00Z">
        <w:r w:rsidR="00E30327">
          <w:t>fructiferous your results will be. The best thing about multiple investments, is the fact that if one is not being successful, you c</w:t>
        </w:r>
      </w:ins>
      <w:ins w:id="99" w:author="Ricardo... Jacome.." w:date="2019-05-26T11:59:00Z">
        <w:r w:rsidR="00E30327">
          <w:t>an still profit from others.</w:t>
        </w:r>
      </w:ins>
      <w:ins w:id="100" w:author="Ricardo... Jacome.." w:date="2019-05-26T12:10:00Z">
        <w:r w:rsidR="0066404C">
          <w:t xml:space="preserve"> </w:t>
        </w:r>
      </w:ins>
      <w:ins w:id="101" w:author="Ricardo... Jacome.." w:date="2019-05-26T12:13:00Z">
        <w:r w:rsidR="0066404C">
          <w:t xml:space="preserve">Some </w:t>
        </w:r>
      </w:ins>
      <w:ins w:id="102" w:author="Ricardo... Jacome.." w:date="2019-05-26T12:14:00Z">
        <w:r w:rsidR="0066404C">
          <w:t xml:space="preserve">forms of </w:t>
        </w:r>
      </w:ins>
      <w:ins w:id="103" w:author="Ricardo... Jacome.." w:date="2019-05-26T12:13:00Z">
        <w:r w:rsidR="0066404C">
          <w:t>investments are:</w:t>
        </w:r>
      </w:ins>
    </w:p>
    <w:p w14:paraId="3671C24B" w14:textId="7FF6A876" w:rsidR="0066404C" w:rsidRDefault="0066404C" w:rsidP="005732AF">
      <w:pPr>
        <w:jc w:val="both"/>
        <w:rPr>
          <w:ins w:id="104" w:author="Ricardo... Jacome.." w:date="2019-05-26T12:11:00Z"/>
        </w:rPr>
      </w:pPr>
      <w:ins w:id="105"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106" w:author="Ricardo... Jacome.." w:date="2019-05-26T12:12:00Z"/>
          <w:rFonts w:eastAsia="Times New Roman" w:cs="Times New Roman"/>
          <w:szCs w:val="24"/>
        </w:rPr>
      </w:pPr>
      <w:ins w:id="107"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8" w:author="Ricardo... Jacome.." w:date="2019-05-26T12:12:00Z"/>
        </w:rPr>
      </w:pPr>
      <w:ins w:id="109"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This type of investments involves buying a currency (or money from other countries). The value of foreign exchanges depends heavily on economy, and also offers a slow growth. Recently it is a method not highly recommended.</w:t>
        </w:r>
      </w:ins>
    </w:p>
    <w:p w14:paraId="73824AFB" w14:textId="63DD29B4" w:rsidR="0066404C" w:rsidRPr="00B80A0C" w:rsidRDefault="0066404C" w:rsidP="005732AF">
      <w:pPr>
        <w:jc w:val="both"/>
        <w:rPr>
          <w:ins w:id="110" w:author="Ricardo... Jacome.." w:date="2019-05-26T11:59:00Z"/>
          <w:rFonts w:eastAsia="Times New Roman" w:cs="Times New Roman"/>
          <w:szCs w:val="24"/>
          <w:rPrChange w:id="111" w:author="Ricardo... Jacome.." w:date="2019-05-26T12:32:00Z">
            <w:rPr>
              <w:ins w:id="112" w:author="Ricardo... Jacome.." w:date="2019-05-26T11:59:00Z"/>
            </w:rPr>
          </w:rPrChange>
        </w:rPr>
      </w:pPr>
      <w:ins w:id="113"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14" w:author="Ricardo... Jacome.." w:date="2019-05-26T12:09:00Z"/>
        </w:rPr>
      </w:pPr>
      <w:bookmarkStart w:id="115" w:name="_Hlk9764963"/>
      <w:ins w:id="116" w:author="Ricardo... Jacome.." w:date="2019-05-26T12:09:00Z">
        <w:r>
          <w:t>If you are interested in investing on any of those categories, I have provided at the end of the book many recommendations on other types of investments to keep growing from multiple income sources</w:t>
        </w:r>
      </w:ins>
      <w:ins w:id="117" w:author="Ricardo... Jacome.." w:date="2019-05-26T12:32:00Z">
        <w:r w:rsidR="00B80A0C">
          <w:t>.</w:t>
        </w:r>
      </w:ins>
    </w:p>
    <w:p w14:paraId="29399C10" w14:textId="77777777" w:rsidR="00B80A0C" w:rsidRPr="00E30327" w:rsidRDefault="00B80A0C" w:rsidP="005732AF">
      <w:pPr>
        <w:jc w:val="both"/>
        <w:rPr>
          <w:ins w:id="118" w:author="Ricardo... Jacome.." w:date="2019-05-26T12:32:00Z"/>
        </w:rPr>
      </w:pPr>
    </w:p>
    <w:bookmarkEnd w:id="115"/>
    <w:p w14:paraId="493605EC" w14:textId="75810C9F" w:rsidR="005C69DA" w:rsidDel="00E30327" w:rsidRDefault="007F02D3" w:rsidP="00102124">
      <w:pPr>
        <w:jc w:val="both"/>
        <w:rPr>
          <w:del w:id="119" w:author="Ricardo... Jacome.." w:date="2019-05-26T11:43:00Z"/>
          <w:rFonts w:cs="Times New Roman"/>
          <w:szCs w:val="24"/>
        </w:rPr>
      </w:pPr>
      <w:del w:id="120"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21" w:author="Ricardo... Jacome.." w:date="2019-05-26T12:01:00Z"/>
          <w:rFonts w:cs="Times New Roman"/>
          <w:sz w:val="36"/>
          <w:szCs w:val="36"/>
          <w:rPrChange w:id="122" w:author="Ricardo... Jacome.." w:date="2019-05-26T12:01:00Z">
            <w:rPr>
              <w:ins w:id="123" w:author="Ricardo... Jacome.." w:date="2019-05-26T12:01:00Z"/>
              <w:rFonts w:cs="Times New Roman"/>
              <w:szCs w:val="24"/>
            </w:rPr>
          </w:rPrChange>
        </w:rPr>
      </w:pPr>
      <w:ins w:id="124" w:author="Ricardo... Jacome.." w:date="2019-05-26T12:01:00Z">
        <w:r w:rsidRPr="00E30327">
          <w:rPr>
            <w:rFonts w:cs="Times New Roman"/>
            <w:sz w:val="36"/>
            <w:szCs w:val="36"/>
            <w:rPrChange w:id="125"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26"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7" w:author="Ricardo... Jacome.." w:date="2019-05-26T12:03:00Z">
        <w:r w:rsidR="00E30327">
          <w:rPr>
            <w:rFonts w:cs="Times New Roman"/>
            <w:szCs w:val="24"/>
          </w:rPr>
          <w:t xml:space="preserve"> For this and many more reasons, companies can sell their ownership in the form of stocks and repurchase it back as t</w:t>
        </w:r>
      </w:ins>
      <w:ins w:id="128" w:author="Ricardo... Jacome.." w:date="2019-05-26T12:04:00Z">
        <w:r w:rsidR="00E30327">
          <w:rPr>
            <w:rFonts w:cs="Times New Roman"/>
            <w:szCs w:val="24"/>
          </w:rPr>
          <w:t>hey need.</w:t>
        </w:r>
      </w:ins>
      <w:del w:id="129"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30" w:author="Ricardo... Jacome.." w:date="2019-05-26T12:04:00Z">
        <w:r w:rsidR="00E30327">
          <w:rPr>
            <w:rFonts w:cs="Times New Roman"/>
            <w:szCs w:val="24"/>
          </w:rPr>
          <w:t xml:space="preserve"> </w:t>
        </w:r>
      </w:ins>
    </w:p>
    <w:p w14:paraId="12C81DDF" w14:textId="18815365" w:rsidR="00CD7F87" w:rsidRDefault="00CD7F87" w:rsidP="00102124">
      <w:pPr>
        <w:jc w:val="both"/>
        <w:rPr>
          <w:ins w:id="131"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32" w:author="Ricardo... Jacome.." w:date="2019-05-26T12:05:00Z"/>
        </w:rPr>
      </w:pPr>
      <w:bookmarkStart w:id="133" w:name="_Toc10285469"/>
      <w:ins w:id="134" w:author="Ricardo... Jacome.." w:date="2019-05-26T12:05:00Z">
        <w:r w:rsidRPr="00B914BF">
          <w:t>W</w:t>
        </w:r>
        <w:r>
          <w:t>here are Stock Transactions made?</w:t>
        </w:r>
        <w:bookmarkEnd w:id="133"/>
      </w:ins>
    </w:p>
    <w:p w14:paraId="346901BE" w14:textId="21949B5E" w:rsidR="00E30327" w:rsidRDefault="00E30327" w:rsidP="00102124">
      <w:pPr>
        <w:jc w:val="both"/>
        <w:rPr>
          <w:ins w:id="135" w:author="Ricardo... Jacome.." w:date="2019-05-26T12:19:00Z"/>
        </w:rPr>
      </w:pPr>
      <w:ins w:id="136"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7" w:author="Ricardo... Jacome.." w:date="2019-05-26T12:19:00Z"/>
          <w:sz w:val="36"/>
          <w:szCs w:val="36"/>
        </w:rPr>
      </w:pPr>
      <w:ins w:id="138" w:author="Ricardo... Jacome.." w:date="2019-05-26T12:19:00Z">
        <w:r w:rsidRPr="001D4ACB">
          <w:rPr>
            <w:sz w:val="36"/>
            <w:szCs w:val="36"/>
            <w:rPrChange w:id="139" w:author="Ricardo... Jacome.." w:date="2019-05-26T12:19:00Z">
              <w:rPr/>
            </w:rPrChange>
          </w:rPr>
          <w:t>The Mindset</w:t>
        </w:r>
      </w:ins>
    </w:p>
    <w:p w14:paraId="638F361B" w14:textId="7F8D6CF4" w:rsidR="001D4ACB" w:rsidRPr="001D4ACB" w:rsidRDefault="001D4ACB" w:rsidP="00102124">
      <w:pPr>
        <w:jc w:val="both"/>
        <w:rPr>
          <w:szCs w:val="24"/>
        </w:rPr>
      </w:pPr>
      <w:ins w:id="140" w:author="Ricardo... Jacome.." w:date="2019-05-26T12:19:00Z">
        <w:r>
          <w:rPr>
            <w:szCs w:val="24"/>
          </w:rPr>
          <w:t xml:space="preserve">Now that we have </w:t>
        </w:r>
      </w:ins>
      <w:ins w:id="141" w:author="Ricardo... Jacome.." w:date="2019-05-26T12:20:00Z">
        <w:r>
          <w:rPr>
            <w:szCs w:val="24"/>
          </w:rPr>
          <w:t xml:space="preserve">all the basics for stock investment, we need to swim into the idea of why stocks </w:t>
        </w:r>
      </w:ins>
      <w:ins w:id="142" w:author="Ricardo... Jacome.." w:date="2019-05-26T12:21:00Z">
        <w:r>
          <w:rPr>
            <w:szCs w:val="24"/>
          </w:rPr>
          <w:t>exist</w:t>
        </w:r>
      </w:ins>
      <w:ins w:id="143" w:author="Ricardo... Jacome.." w:date="2019-05-26T12:20:00Z">
        <w:r>
          <w:rPr>
            <w:szCs w:val="24"/>
          </w:rPr>
          <w:t xml:space="preserve"> on the first place. If we understand the necessity of stocks for a company, we start to understand </w:t>
        </w:r>
      </w:ins>
      <w:ins w:id="144" w:author="Ricardo... Jacome.." w:date="2019-05-26T12:21:00Z">
        <w:r>
          <w:rPr>
            <w:szCs w:val="24"/>
          </w:rPr>
          <w:t xml:space="preserve">how </w:t>
        </w:r>
      </w:ins>
      <w:r w:rsidR="00AB3B11">
        <w:rPr>
          <w:szCs w:val="24"/>
        </w:rPr>
        <w:t>to choose from these</w:t>
      </w:r>
      <w:ins w:id="145"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46" w:name="_Toc10285470"/>
      <w:r w:rsidRPr="00B914BF">
        <w:t>Why do stocks exist?</w:t>
      </w:r>
      <w:bookmarkEnd w:id="146"/>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7" w:author="Ricardo... Jacome.." w:date="2019-05-26T12:26:00Z">
        <w:r w:rsidR="00B80A0C">
          <w:rPr>
            <w:rFonts w:cs="Times New Roman"/>
            <w:szCs w:val="24"/>
          </w:rPr>
          <w:t>While</w:t>
        </w:r>
      </w:ins>
      <w:ins w:id="148" w:author="Ricardo... Jacome.." w:date="2019-05-26T12:23:00Z">
        <w:r w:rsidR="001D4ACB">
          <w:rPr>
            <w:rFonts w:cs="Times New Roman"/>
            <w:szCs w:val="24"/>
          </w:rPr>
          <w:t xml:space="preserve"> Assets</w:t>
        </w:r>
      </w:ins>
      <w:ins w:id="149" w:author="Ricardo... Jacome.." w:date="2019-05-26T12:26:00Z">
        <w:r w:rsidR="00B80A0C">
          <w:rPr>
            <w:rFonts w:cs="Times New Roman"/>
            <w:szCs w:val="24"/>
          </w:rPr>
          <w:t xml:space="preserve"> </w:t>
        </w:r>
      </w:ins>
      <w:ins w:id="150"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51"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52"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53" w:author="Ricardo... Jacome.." w:date="2019-05-26T12:27:00Z">
        <w:r w:rsidR="00B80A0C">
          <w:rPr>
            <w:rFonts w:cs="Times New Roman"/>
            <w:szCs w:val="24"/>
          </w:rPr>
          <w:t>loans is that</w:t>
        </w:r>
      </w:ins>
      <w:del w:id="154"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55" w:author="Ricardo... Jacome.." w:date="2019-05-26T12:28:00Z">
        <w:r w:rsidR="00B80A0C">
          <w:rPr>
            <w:rFonts w:cs="Times New Roman"/>
            <w:szCs w:val="24"/>
          </w:rPr>
          <w:t xml:space="preserve">There are many definitions that are given for Stock Prices, some are simple, and some are complicated. </w:t>
        </w:r>
      </w:ins>
      <w:ins w:id="156" w:author="Ricardo... Jacome.." w:date="2019-05-26T12:29:00Z">
        <w:r w:rsidR="00B80A0C">
          <w:rPr>
            <w:rFonts w:cs="Times New Roman"/>
            <w:szCs w:val="24"/>
          </w:rPr>
          <w:t xml:space="preserve">Let us start with the simple one first </w:t>
        </w:r>
      </w:ins>
      <w:del w:id="157"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8"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9" w:author="Ricardo... Jacome.." w:date="2019-05-26T12:30:00Z">
        <w:r w:rsidR="00B80A0C">
          <w:rPr>
            <w:rFonts w:eastAsiaTheme="minorEastAsia" w:cs="Times New Roman"/>
            <w:szCs w:val="24"/>
          </w:rPr>
          <w:t xml:space="preserve"> so each company will make as many shares available to the public as they need</w:t>
        </w:r>
      </w:ins>
      <w:del w:id="160"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61" w:author="Ricardo... Jacome.." w:date="2019-05-26T12:31:00Z">
        <w:r w:rsidR="00B80A0C" w:rsidRPr="00B80A0C">
          <w:rPr>
            <w:rFonts w:eastAsiaTheme="minorEastAsia" w:cs="Times New Roman"/>
            <w:szCs w:val="24"/>
            <w:highlight w:val="cyan"/>
            <w:rPrChange w:id="162"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63" w:author="Ricardo... Jacome.." w:date="2019-05-26T12:09:00Z"/>
        </w:rPr>
      </w:pPr>
      <w:del w:id="164"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65" w:author="Ricardo... Jacome.." w:date="2019-05-26T12:09:00Z"/>
        </w:rPr>
      </w:pPr>
      <w:del w:id="166"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7" w:name="_Toc10285471"/>
      <w:r>
        <w:t>Different</w:t>
      </w:r>
      <w:ins w:id="168" w:author="Ricardo... Jacome.." w:date="2019-05-26T12:14:00Z">
        <w:r w:rsidR="0066404C">
          <w:t xml:space="preserve"> Stock</w:t>
        </w:r>
      </w:ins>
      <w:r>
        <w:t xml:space="preserve"> </w:t>
      </w:r>
      <w:r w:rsidR="0048764D">
        <w:t>I</w:t>
      </w:r>
      <w:r>
        <w:t xml:space="preserve">nvestment </w:t>
      </w:r>
      <w:r w:rsidR="0048764D">
        <w:t>T</w:t>
      </w:r>
      <w:r>
        <w:t>ypes</w:t>
      </w:r>
      <w:bookmarkEnd w:id="167"/>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9" w:author="Ricardo... Jacome.." w:date="2019-05-26T12:15:00Z">
        <w:r w:rsidR="0066404C">
          <w:rPr>
            <w:rFonts w:cs="Times New Roman"/>
            <w:szCs w:val="24"/>
          </w:rPr>
          <w:t>kinds of stock exists</w:t>
        </w:r>
      </w:ins>
      <w:del w:id="170" w:author="Ricardo... Jacome.." w:date="2019-05-26T12:15:00Z">
        <w:r w:rsidR="0069355C" w:rsidDel="0066404C">
          <w:rPr>
            <w:rFonts w:cs="Times New Roman"/>
            <w:szCs w:val="24"/>
          </w:rPr>
          <w:delText>els</w:delText>
        </w:r>
      </w:del>
      <w:del w:id="171"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72" w:author="Ricardo... Jacome.." w:date="2019-05-27T16:32:00Z">
        <w:r w:rsidR="008B49BC">
          <w:rPr>
            <w:rFonts w:cs="Times New Roman"/>
            <w:b/>
            <w:szCs w:val="24"/>
          </w:rPr>
          <w:t xml:space="preserve">an </w:t>
        </w:r>
      </w:ins>
      <w:r w:rsidR="0007066B">
        <w:rPr>
          <w:rFonts w:cs="Times New Roman"/>
          <w:b/>
          <w:szCs w:val="24"/>
        </w:rPr>
        <w:t xml:space="preserve">early </w:t>
      </w:r>
      <w:ins w:id="173" w:author="Ricardo... Jacome.." w:date="2019-05-27T16:32:00Z">
        <w:r w:rsidR="008B49BC">
          <w:rPr>
            <w:rFonts w:cs="Times New Roman"/>
            <w:b/>
            <w:szCs w:val="24"/>
          </w:rPr>
          <w:t>st</w:t>
        </w:r>
      </w:ins>
      <w:r w:rsidR="0007066B">
        <w:rPr>
          <w:rFonts w:cs="Times New Roman"/>
          <w:b/>
          <w:szCs w:val="24"/>
        </w:rPr>
        <w:t>age</w:t>
      </w:r>
      <w:ins w:id="174"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75" w:author="Ricardo... Jacome.." w:date="2019-05-26T12:14:00Z"/>
          <w:i/>
          <w:iCs/>
          <w:highlight w:val="yellow"/>
        </w:rPr>
      </w:pPr>
      <w:del w:id="176"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7"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8"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9" w:author="Ricardo... Jacome.." w:date="2019-05-26T12:12:00Z"/>
        </w:rPr>
      </w:pPr>
      <w:del w:id="180"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8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are in charge of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82" w:author="Ricardo... Jacome.." w:date="2019-05-26T13:42:00Z">
        <w:r w:rsidR="00840931" w:rsidDel="00A71BD8">
          <w:rPr>
            <w:rFonts w:eastAsia="Times New Roman" w:cs="Times New Roman"/>
            <w:szCs w:val="24"/>
          </w:rPr>
          <w:delText>So</w:delText>
        </w:r>
      </w:del>
      <w:ins w:id="183"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84"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85" w:author="Ricardo... Jacome.." w:date="2019-05-26T12:12:00Z"/>
        </w:rPr>
      </w:pPr>
      <w:del w:id="186"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7" w:author="Ricardo... Jacome.." w:date="2019-05-26T12:12:00Z"/>
        </w:rPr>
      </w:pPr>
      <w:del w:id="188"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9" w:author="Ricardo... Jacome.." w:date="2019-05-26T12:11:00Z"/>
          <w:rFonts w:cs="Times New Roman"/>
          <w:szCs w:val="24"/>
        </w:rPr>
      </w:pPr>
      <w:del w:id="190"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91"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know really well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92"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93"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94"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95"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96"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7" w:name="_Toc10285472"/>
      <w:r>
        <w:lastRenderedPageBreak/>
        <w:t xml:space="preserve">Chapter </w:t>
      </w:r>
      <w:ins w:id="198" w:author="Ricardo... Jacome.." w:date="2019-05-26T12:35:00Z">
        <w:r w:rsidR="00B80A0C">
          <w:t>2</w:t>
        </w:r>
      </w:ins>
      <w:del w:id="199" w:author="Ricardo... Jacome.." w:date="2019-05-26T12:35:00Z">
        <w:r w:rsidDel="00B80A0C">
          <w:delText>3</w:delText>
        </w:r>
      </w:del>
      <w:r>
        <w:t xml:space="preserve">: </w:t>
      </w:r>
      <w:ins w:id="200" w:author="Ricardo... Jacome.." w:date="2019-05-26T12:35:00Z">
        <w:r w:rsidR="00B80A0C">
          <w:t xml:space="preserve">Stock </w:t>
        </w:r>
      </w:ins>
      <w:r w:rsidR="00FF2942">
        <w:t>Investing</w:t>
      </w:r>
      <w:ins w:id="201" w:author="Ricardo... Jacome.." w:date="2019-05-26T12:35:00Z">
        <w:r w:rsidR="00B80A0C">
          <w:t xml:space="preserve"> in a Nutshell</w:t>
        </w:r>
      </w:ins>
      <w:bookmarkEnd w:id="197"/>
      <w:del w:id="202" w:author="Ricardo... Jacome.." w:date="2019-05-26T12:35:00Z">
        <w:r w:rsidDel="00B80A0C">
          <w:delText>Classification of Trends</w:delText>
        </w:r>
      </w:del>
      <w:r>
        <w:t xml:space="preserve"> </w:t>
      </w:r>
    </w:p>
    <w:p w14:paraId="1908E63F" w14:textId="0AF6DC14" w:rsidR="00DA3180" w:rsidRDefault="00DA3180" w:rsidP="00DA3180">
      <w:pPr>
        <w:rPr>
          <w:ins w:id="203" w:author="Ricardo... Jacome.." w:date="2019-05-26T12:35:00Z"/>
        </w:rPr>
      </w:pPr>
    </w:p>
    <w:p w14:paraId="3B65B00D" w14:textId="34C75554" w:rsidR="00B80A0C" w:rsidRPr="00B80A0C" w:rsidRDefault="00B80A0C" w:rsidP="00DA3180">
      <w:pPr>
        <w:rPr>
          <w:sz w:val="36"/>
          <w:szCs w:val="36"/>
          <w:rPrChange w:id="204" w:author="Ricardo... Jacome.." w:date="2019-05-26T12:36:00Z">
            <w:rPr/>
          </w:rPrChange>
        </w:rPr>
      </w:pPr>
      <w:ins w:id="205" w:author="Ricardo... Jacome.." w:date="2019-05-26T12:35:00Z">
        <w:r w:rsidRPr="00B80A0C">
          <w:rPr>
            <w:sz w:val="36"/>
            <w:szCs w:val="36"/>
            <w:rPrChange w:id="206" w:author="Ricardo... Jacome.." w:date="2019-05-26T12:36:00Z">
              <w:rPr/>
            </w:rPrChange>
          </w:rPr>
          <w:t>The Ba</w:t>
        </w:r>
      </w:ins>
      <w:ins w:id="207" w:author="Ricardo... Jacome.." w:date="2019-05-26T12:36:00Z">
        <w:r w:rsidRPr="00B80A0C">
          <w:rPr>
            <w:sz w:val="36"/>
            <w:szCs w:val="36"/>
            <w:rPrChange w:id="208"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9" w:author="Ricardo... Jacome.." w:date="2019-05-26T12:38:00Z">
        <w:r w:rsidR="005127D8">
          <w:t xml:space="preserve"> </w:t>
        </w:r>
      </w:ins>
      <w:r w:rsidR="00FF2942">
        <w:t>“</w:t>
      </w:r>
      <w:ins w:id="210" w:author="Ricardo... Jacome.." w:date="2019-05-26T12:38:00Z">
        <w:r w:rsidR="005127D8">
          <w:t>How to understand stocks</w:t>
        </w:r>
      </w:ins>
      <w:r w:rsidR="00FF2942">
        <w:t>”</w:t>
      </w:r>
      <w:ins w:id="211" w:author="Ricardo... Jacome.." w:date="2019-05-26T12:38:00Z">
        <w:r w:rsidR="005127D8">
          <w:t xml:space="preserve">. Some investment books claim that </w:t>
        </w:r>
      </w:ins>
      <w:ins w:id="212" w:author="Ricardo... Jacome.." w:date="2019-05-26T12:39:00Z">
        <w:r w:rsidR="005127D8">
          <w:t>stocks behave in a random matter</w:t>
        </w:r>
      </w:ins>
      <w:ins w:id="213" w:author="Ricardo... Jacome.." w:date="2019-05-26T12:40:00Z">
        <w:r w:rsidR="005127D8">
          <w:t xml:space="preserve"> [3]</w:t>
        </w:r>
      </w:ins>
      <w:ins w:id="214" w:author="Ricardo... Jacome.." w:date="2019-05-26T12:39:00Z">
        <w:r w:rsidR="005127D8">
          <w:t>.</w:t>
        </w:r>
      </w:ins>
      <w:ins w:id="215" w:author="Ricardo... Jacome.." w:date="2019-05-26T12:40:00Z">
        <w:r w:rsidR="005127D8">
          <w:t xml:space="preserve"> </w:t>
        </w:r>
      </w:ins>
      <w:ins w:id="216" w:author="Ricardo... Jacome.." w:date="2019-05-26T12:39:00Z">
        <w:r w:rsidR="005127D8">
          <w:t>For this same reason, it is pretty much useless to try and predict which companies will go up and by how much</w:t>
        </w:r>
      </w:ins>
      <w:ins w:id="217" w:author="Ricardo... Jacome.." w:date="2019-05-26T12:40:00Z">
        <w:r w:rsidR="005127D8">
          <w:t>.</w:t>
        </w:r>
      </w:ins>
      <w:ins w:id="218" w:author="Ricardo... Jacome.." w:date="2019-05-26T12:42:00Z">
        <w:r w:rsidR="005127D8">
          <w:t xml:space="preserve"> Generally speaking, this is true. Many analysts apply what is called “Technical Analysis</w:t>
        </w:r>
      </w:ins>
      <w:ins w:id="219" w:author="Ricardo... Jacome.." w:date="2019-05-26T12:43:00Z">
        <w:r w:rsidR="005127D8">
          <w:t>”</w:t>
        </w:r>
      </w:ins>
      <w:ins w:id="220" w:author="Ricardo... Jacome.." w:date="2019-05-26T12:42:00Z">
        <w:r w:rsidR="005127D8">
          <w:t xml:space="preserve"> in which stock charts can help forecast the future behavior of the stock.</w:t>
        </w:r>
      </w:ins>
      <w:ins w:id="221" w:author="Ricardo... Jacome.." w:date="2019-05-26T12:43:00Z">
        <w:r w:rsidR="005127D8">
          <w:t xml:space="preserve"> In my personal experience</w:t>
        </w:r>
      </w:ins>
      <w:r w:rsidR="00FF2942">
        <w:t>, and based off research,</w:t>
      </w:r>
      <w:ins w:id="222" w:author="Ricardo... Jacome.." w:date="2019-05-26T12:43:00Z">
        <w:r w:rsidR="005127D8">
          <w:t xml:space="preserve"> technical analysis</w:t>
        </w:r>
      </w:ins>
      <w:ins w:id="223" w:author="Ricardo... Jacome.." w:date="2019-05-26T12:45:00Z">
        <w:r w:rsidR="005127D8">
          <w:t xml:space="preserve"> (</w:t>
        </w:r>
      </w:ins>
      <w:ins w:id="224" w:author="Ricardo... Jacome.." w:date="2019-05-26T12:46:00Z">
        <w:r w:rsidR="005127D8">
          <w:t>also known as charting)</w:t>
        </w:r>
      </w:ins>
      <w:ins w:id="225" w:author="Ricardo... Jacome.." w:date="2019-05-26T12:43:00Z">
        <w:r w:rsidR="005127D8">
          <w:t xml:space="preserve"> </w:t>
        </w:r>
        <w:r w:rsidR="005127D8" w:rsidRPr="005127D8">
          <w:rPr>
            <w:b/>
            <w:u w:val="single"/>
            <w:rPrChange w:id="226" w:author="Ricardo... Jacome.." w:date="2019-05-26T12:46:00Z">
              <w:rPr/>
            </w:rPrChange>
          </w:rPr>
          <w:t>will not provide</w:t>
        </w:r>
        <w:r w:rsidR="005127D8">
          <w:t xml:space="preserve"> you with any insightful information about the </w:t>
        </w:r>
      </w:ins>
      <w:ins w:id="227" w:author="Ricardo... Jacome.." w:date="2019-05-26T12:44:00Z">
        <w:r w:rsidR="005127D8">
          <w:t>companies’</w:t>
        </w:r>
      </w:ins>
      <w:ins w:id="228" w:author="Ricardo... Jacome.." w:date="2019-05-26T12:43:00Z">
        <w:r w:rsidR="005127D8">
          <w:t xml:space="preserve"> future performance. However,</w:t>
        </w:r>
      </w:ins>
      <w:ins w:id="229" w:author="Ricardo... Jacome.." w:date="2019-05-26T12:44:00Z">
        <w:r w:rsidR="005127D8">
          <w:t xml:space="preserve"> (you</w:t>
        </w:r>
      </w:ins>
      <w:ins w:id="230" w:author="Ricardo... Jacome.." w:date="2019-05-26T12:48:00Z">
        <w:r w:rsidR="000F7B97">
          <w:t xml:space="preserve"> should</w:t>
        </w:r>
      </w:ins>
      <w:ins w:id="231" w:author="Ricardo... Jacome.." w:date="2019-05-26T12:44:00Z">
        <w:r w:rsidR="005127D8">
          <w:t xml:space="preserve"> confir</w:t>
        </w:r>
      </w:ins>
      <w:ins w:id="232" w:author="Ricardo... Jacome.." w:date="2019-05-26T12:45:00Z">
        <w:r w:rsidR="005127D8">
          <w:t>m this yourself</w:t>
        </w:r>
      </w:ins>
      <w:r w:rsidR="00FF2942">
        <w:t xml:space="preserve"> if you don’t believe it</w:t>
      </w:r>
      <w:ins w:id="233" w:author="Ricardo... Jacome.." w:date="2019-05-26T12:45:00Z">
        <w:r w:rsidR="005127D8">
          <w:t xml:space="preserve">), there is </w:t>
        </w:r>
        <w:r w:rsidR="005127D8" w:rsidRPr="00466F62">
          <w:rPr>
            <w:b/>
            <w:u w:val="single"/>
          </w:rPr>
          <w:t>one</w:t>
        </w:r>
        <w:r w:rsidR="005127D8">
          <w:t xml:space="preserve"> thing that charts will help you</w:t>
        </w:r>
      </w:ins>
      <w:ins w:id="234" w:author="Ricardo... Jacome.." w:date="2019-05-26T12:48:00Z">
        <w:r w:rsidR="000F7B97">
          <w:t xml:space="preserve"> on. That is,</w:t>
        </w:r>
      </w:ins>
      <w:ins w:id="235" w:author="Ricardo... Jacome.." w:date="2019-05-26T12:45:00Z">
        <w:r w:rsidR="005127D8">
          <w:t xml:space="preserve"> on selecting a stock as good candidate for investing or not.</w:t>
        </w:r>
      </w:ins>
      <w:del w:id="236" w:author="Ricardo... Jacome.." w:date="2019-05-26T12:36:00Z">
        <w:r w:rsidDel="005127D8">
          <w:delText xml:space="preserve"> How to understand what you are investi</w:delText>
        </w:r>
      </w:del>
      <w:r>
        <w:t xml:space="preserve"> </w:t>
      </w:r>
      <w:del w:id="237"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8" w:author="Ricardo... Jacome.." w:date="2019-05-26T12:48:00Z">
        <w:r w:rsidR="000F7B97">
          <w:t xml:space="preserve">In order to do this, we will </w:t>
        </w:r>
      </w:ins>
      <w:ins w:id="239" w:author="Ricardo... Jacome.." w:date="2019-05-27T20:18:00Z">
        <w:r w:rsidR="00F57E36">
          <w:t>look</w:t>
        </w:r>
      </w:ins>
      <w:ins w:id="240"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41" w:name="_Toc10285473"/>
      <w:r>
        <w:t>Upwards Trends</w:t>
      </w:r>
      <w:r w:rsidR="00840931">
        <w:t xml:space="preserve"> or “Bullish” Trends</w:t>
      </w:r>
      <w:bookmarkEnd w:id="241"/>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42" w:author="Ricardo... Jacome.." w:date="2019-05-26T12:50:00Z">
        <w:r w:rsidR="000F7B97">
          <w:t xml:space="preserve"> (a single line that tries to follow the pattern</w:t>
        </w:r>
        <w:del w:id="243"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44" w:author="Ricardo Jacome" w:date="2019-05-30T21:59:00Z">
        <w:r w:rsidR="0048764D" w:rsidDel="002C7BE5">
          <w:delText>each one of</w:delText>
        </w:r>
        <w:r w:rsidR="00BC0BC2" w:rsidDel="002C7BE5">
          <w:delText xml:space="preserve"> them is</w:delText>
        </w:r>
      </w:del>
      <w:ins w:id="245"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46" w:author="Ricardo... Jacome.." w:date="2019-05-26T12:51:00Z">
        <w:r w:rsidR="000F7B97">
          <w:t xml:space="preserve"> </w:t>
        </w:r>
      </w:ins>
      <w:r w:rsidR="00FF2942">
        <w:t>These types of charts</w:t>
      </w:r>
      <w:ins w:id="247" w:author="Ricardo... Jacome.." w:date="2019-05-26T12:51:00Z">
        <w:r w:rsidR="000F7B97">
          <w:t xml:space="preserve"> </w:t>
        </w:r>
      </w:ins>
      <w:r w:rsidR="006A7F43">
        <w:t>offer</w:t>
      </w:r>
      <w:ins w:id="248" w:author="Ricardo... Jacome.." w:date="2019-05-26T12:51:00Z">
        <w:r w:rsidR="000F7B97">
          <w:t xml:space="preserve"> many “charting tools” tha</w:t>
        </w:r>
      </w:ins>
      <w:r w:rsidR="00FF2942">
        <w:t>t</w:t>
      </w:r>
      <w:ins w:id="249" w:author="Ricardo... Jacome.." w:date="2019-05-26T12:51:00Z">
        <w:r w:rsidR="000F7B97">
          <w:t xml:space="preserve"> are trying to be used to </w:t>
        </w:r>
      </w:ins>
      <w:ins w:id="250"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51"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52"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53"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in reality has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54" w:author="Ricardo... Jacome.." w:date="2019-05-26T12:53:00Z">
        <w:r w:rsidR="000F7B97">
          <w:t xml:space="preserve">. </w:t>
        </w:r>
      </w:ins>
      <w:del w:id="255"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56"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7" w:author="Ricardo... Jacome.." w:date="2019-05-26T13:21:00Z"/>
        </w:rPr>
      </w:pPr>
      <w:del w:id="258"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9" w:author="Ricardo... Jacome.." w:date="2019-05-26T13:21:00Z"/>
        </w:rPr>
      </w:pPr>
      <w:del w:id="260"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61" w:author="Ricardo... Jacome.." w:date="2019-05-26T13:21:00Z"/>
        </w:rPr>
      </w:pPr>
      <w:del w:id="262"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63" w:author="Ricardo... Jacome.." w:date="2019-05-26T13:21:00Z"/>
        </w:rPr>
      </w:pPr>
      <w:del w:id="264" w:author="Ricardo... Jacome.." w:date="2019-05-26T13:21:00Z">
        <w:r w:rsidDel="005018BD">
          <w:delText>Downward Trend Examples</w:delText>
        </w:r>
      </w:del>
    </w:p>
    <w:p w14:paraId="76DE7F81" w14:textId="175BB1C2" w:rsidR="00DA3180" w:rsidDel="005018BD" w:rsidRDefault="00DA3180" w:rsidP="00135BBE">
      <w:pPr>
        <w:jc w:val="both"/>
        <w:rPr>
          <w:del w:id="265" w:author="Ricardo... Jacome.." w:date="2019-05-26T13:21:00Z"/>
        </w:rPr>
      </w:pPr>
      <w:del w:id="266"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7" w:author="Ricardo... Jacome.." w:date="2019-05-26T13:21:00Z"/>
        </w:rPr>
      </w:pPr>
      <w:del w:id="268"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9" w:author="Ricardo... Jacome.." w:date="2019-05-26T13:21:00Z"/>
        </w:rPr>
      </w:pPr>
      <w:del w:id="270"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71" w:author="Ricardo... Jacome.." w:date="2019-05-26T13:21:00Z"/>
        </w:rPr>
      </w:pPr>
      <w:del w:id="272"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73" w:author="Ricardo... Jacome.." w:date="2019-05-26T13:21:00Z"/>
        </w:rPr>
      </w:pPr>
      <w:del w:id="274"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75" w:author="Ricardo... Jacome.." w:date="2019-05-26T13:21:00Z"/>
        </w:rPr>
      </w:pPr>
      <w:del w:id="276"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7" w:author="Ricardo... Jacome.." w:date="2019-05-26T13:21:00Z"/>
        </w:rPr>
      </w:pPr>
      <w:del w:id="278"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9" w:author="Ricardo... Jacome.." w:date="2019-05-26T13:21:00Z"/>
        </w:rPr>
      </w:pPr>
      <w:del w:id="280"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81" w:author="Ricardo... Jacome.." w:date="2019-05-26T13:07:00Z">
        <w:r w:rsidR="00233194" w:rsidDel="004A6564">
          <w:delText xml:space="preserve"> </w:delText>
        </w:r>
      </w:del>
    </w:p>
    <w:p w14:paraId="4F8431A5" w14:textId="7216FF24" w:rsidR="004A6564" w:rsidDel="005018BD" w:rsidRDefault="0007066B" w:rsidP="008C4649">
      <w:pPr>
        <w:jc w:val="both"/>
        <w:rPr>
          <w:del w:id="282" w:author="Ricardo... Jacome.." w:date="2019-05-26T13:21:00Z"/>
        </w:rPr>
      </w:pPr>
      <w:del w:id="283"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84" w:author="Ricardo... Jacome.." w:date="2019-05-26T13:01:00Z">
        <w:r w:rsidDel="004A6564">
          <w:delText>.</w:delText>
        </w:r>
      </w:del>
      <w:del w:id="285" w:author="Ricardo... Jacome.." w:date="2019-05-26T13:00:00Z">
        <w:r w:rsidDel="004A6564">
          <w:delText xml:space="preserve"> </w:delText>
        </w:r>
      </w:del>
    </w:p>
    <w:p w14:paraId="6CEBB45C" w14:textId="77470BCD" w:rsidR="00ED09F2" w:rsidRPr="0007066B" w:rsidDel="005018BD" w:rsidRDefault="00ED09F2" w:rsidP="008C4649">
      <w:pPr>
        <w:jc w:val="both"/>
        <w:rPr>
          <w:del w:id="286" w:author="Ricardo... Jacome.." w:date="2019-05-26T13:21:00Z"/>
        </w:rPr>
      </w:pPr>
    </w:p>
    <w:p w14:paraId="16D2DE02" w14:textId="22A80F2D" w:rsidR="00DA3180" w:rsidDel="004A6564" w:rsidRDefault="00DA3180" w:rsidP="008C4649">
      <w:pPr>
        <w:pStyle w:val="Heading2"/>
        <w:jc w:val="both"/>
        <w:rPr>
          <w:del w:id="287" w:author="Ricardo... Jacome.." w:date="2019-05-26T13:00:00Z"/>
        </w:rPr>
      </w:pPr>
      <w:del w:id="288" w:author="Ricardo... Jacome.." w:date="2019-05-26T13:00:00Z">
        <w:r w:rsidDel="004A6564">
          <w:delText>Horizontal Trends</w:delText>
        </w:r>
      </w:del>
    </w:p>
    <w:p w14:paraId="64446DA1" w14:textId="3D1C8885" w:rsidR="00BD019E" w:rsidRPr="00BD019E" w:rsidDel="004A6564" w:rsidRDefault="00BD019E" w:rsidP="008C4649">
      <w:pPr>
        <w:jc w:val="both"/>
        <w:rPr>
          <w:del w:id="289" w:author="Ricardo... Jacome.." w:date="2019-05-26T13:00:00Z"/>
        </w:rPr>
      </w:pPr>
      <w:del w:id="290"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91" w:author="Ricardo... Jacome.." w:date="2019-05-26T13:00:00Z"/>
        </w:rPr>
      </w:pPr>
      <w:del w:id="292"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93" w:author="Ricardo... Jacome.." w:date="2019-05-26T13:00:00Z"/>
        </w:rPr>
      </w:pPr>
      <w:del w:id="294"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95" w:author="Ricardo... Jacome.." w:date="2019-05-26T13:00:00Z"/>
        </w:rPr>
      </w:pPr>
      <w:del w:id="296"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7" w:author="Ricardo... Jacome.." w:date="2019-05-26T13:00:00Z"/>
          <w:rFonts w:eastAsiaTheme="minorEastAsia"/>
        </w:rPr>
      </w:pPr>
      <w:del w:id="298"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9" w:author="Ricardo... Jacome.." w:date="2019-05-26T13:00:00Z"/>
        </w:rPr>
      </w:pPr>
      <w:del w:id="300"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301" w:author="Ricardo... Jacome.." w:date="2019-05-26T13:00:00Z"/>
        </w:rPr>
      </w:pPr>
      <w:del w:id="302" w:author="Ricardo... Jacome.." w:date="2019-05-26T13:00:00Z">
        <w:r w:rsidDel="004A6564">
          <w:delText>Horizontal Trends for Vanguard and Exxon Mobil</w:delText>
        </w:r>
      </w:del>
    </w:p>
    <w:p w14:paraId="55253285" w14:textId="10D3B2F7" w:rsidR="004E5DCE" w:rsidDel="004A6564" w:rsidRDefault="000735A4" w:rsidP="000735A4">
      <w:pPr>
        <w:jc w:val="both"/>
        <w:rPr>
          <w:del w:id="303" w:author="Ricardo... Jacome.." w:date="2019-05-26T13:00:00Z"/>
        </w:rPr>
      </w:pPr>
      <w:del w:id="304"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305" w:author="Ricardo... Jacome.." w:date="2019-05-26T13:21:00Z"/>
        </w:rPr>
      </w:pPr>
    </w:p>
    <w:p w14:paraId="13F87E58" w14:textId="696E4BEB" w:rsidR="00ED09F2" w:rsidDel="005018BD" w:rsidRDefault="00ED09F2" w:rsidP="000735A4">
      <w:pPr>
        <w:jc w:val="both"/>
        <w:rPr>
          <w:del w:id="306" w:author="Ricardo... Jacome.." w:date="2019-05-26T13:21:00Z"/>
        </w:rPr>
      </w:pPr>
    </w:p>
    <w:p w14:paraId="7E23BC05" w14:textId="47636D48" w:rsidR="00ED09F2" w:rsidDel="005018BD" w:rsidRDefault="00ED09F2" w:rsidP="000735A4">
      <w:pPr>
        <w:jc w:val="both"/>
        <w:rPr>
          <w:del w:id="307" w:author="Ricardo... Jacome.." w:date="2019-05-26T13:21:00Z"/>
        </w:rPr>
      </w:pPr>
    </w:p>
    <w:p w14:paraId="4C64471C" w14:textId="77777777" w:rsidR="005018BD" w:rsidRDefault="005018BD" w:rsidP="005018BD">
      <w:pPr>
        <w:pStyle w:val="Heading2"/>
        <w:rPr>
          <w:ins w:id="308" w:author="Ricardo... Jacome.." w:date="2019-05-26T13:21:00Z"/>
        </w:rPr>
      </w:pPr>
      <w:bookmarkStart w:id="309" w:name="_Toc10285474"/>
      <w:ins w:id="310" w:author="Ricardo... Jacome.." w:date="2019-05-26T13:21:00Z">
        <w:r>
          <w:t>Downward Trends or “Bearish” Trends</w:t>
        </w:r>
        <w:bookmarkEnd w:id="309"/>
      </w:ins>
    </w:p>
    <w:p w14:paraId="3E08E2DA" w14:textId="36F56E7A" w:rsidR="005018BD" w:rsidRDefault="005018BD" w:rsidP="005018BD">
      <w:pPr>
        <w:jc w:val="both"/>
        <w:rPr>
          <w:ins w:id="311" w:author="Ricardo... Jacome.." w:date="2019-05-26T13:21:00Z"/>
        </w:rPr>
      </w:pPr>
      <w:ins w:id="312"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13" w:author="Ricardo... Jacome.." w:date="2019-05-26T13:21:00Z"/>
        </w:rPr>
      </w:pPr>
      <w:ins w:id="314"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15" w:author="Ricardo... Jacome.." w:date="2019-05-26T13:21:00Z"/>
        </w:rPr>
      </w:pPr>
      <w:ins w:id="316" w:author="Ricardo... Jacome.." w:date="2019-05-26T13:21:00Z">
        <w:r>
          <w:t>Downward Trend Examples</w:t>
        </w:r>
      </w:ins>
    </w:p>
    <w:p w14:paraId="58E646C5" w14:textId="15B1392E" w:rsidR="005018BD" w:rsidRDefault="005018BD" w:rsidP="005018BD">
      <w:pPr>
        <w:jc w:val="both"/>
        <w:rPr>
          <w:ins w:id="317" w:author="Ricardo... Jacome.." w:date="2019-05-26T13:21:00Z"/>
        </w:rPr>
      </w:pPr>
      <w:ins w:id="318"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9"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20"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21" w:author="Ricardo... Jacome.." w:date="2019-05-26T13:21:00Z">
        <w:r>
          <w:t xml:space="preserve"> </w:t>
        </w:r>
      </w:ins>
    </w:p>
    <w:p w14:paraId="1535D952" w14:textId="09A72CBF" w:rsidR="005018BD" w:rsidRDefault="005018BD" w:rsidP="005018BD">
      <w:pPr>
        <w:jc w:val="both"/>
        <w:rPr>
          <w:ins w:id="322" w:author="Ricardo... Jacome.." w:date="2019-05-26T13:21:00Z"/>
        </w:rPr>
      </w:pPr>
      <w:ins w:id="323" w:author="Ricardo... Jacome.." w:date="2019-05-26T13:21:00Z">
        <w:r>
          <w:t xml:space="preserve">This obstinate behavior is true for either long-term or short-term investments. </w:t>
        </w:r>
      </w:ins>
      <w:r w:rsidR="00BD785B">
        <w:t xml:space="preserve">Let us look at an example </w:t>
      </w:r>
      <w:ins w:id="324" w:author="Ricardo... Jacome.." w:date="2019-05-26T13:21:00Z">
        <w:r>
          <w:t xml:space="preserve">given </w:t>
        </w:r>
      </w:ins>
      <w:r w:rsidR="00BD785B">
        <w:t>by</w:t>
      </w:r>
      <w:ins w:id="325"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26" w:author="Ricardo... Jacome.." w:date="2019-05-26T13:21:00Z"/>
        </w:rPr>
      </w:pPr>
      <w:ins w:id="327"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30" w:author="Ricardo... Jacome.." w:date="2019-05-26T13:21:00Z"/>
        </w:rPr>
      </w:pPr>
      <w:ins w:id="331" w:author="Ricardo... Jacome.." w:date="2019-05-26T13:21:00Z">
        <w:r>
          <w:t xml:space="preserve">If you bought stock in 2013, the value of it was about 1 dollar. After 4 months in 2014, the value of the stock grew 5 times of what it originally was. During this </w:t>
        </w:r>
      </w:ins>
      <w:r w:rsidR="00C10F94">
        <w:t>period</w:t>
      </w:r>
      <w:ins w:id="332"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33" w:author="Ricardo... Jacome.." w:date="2019-05-26T13:21:00Z"/>
        </w:rPr>
      </w:pPr>
      <w:ins w:id="334"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35" w:author="Ricardo... Jacome.." w:date="2019-05-26T13:21:00Z"/>
        </w:rPr>
      </w:pPr>
      <w:ins w:id="336"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7" w:author="Ricardo... Jacome.." w:date="2019-05-26T13:21:00Z"/>
        </w:rPr>
      </w:pPr>
      <w:ins w:id="338"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9" w:author="Ricardo... Jacome.." w:date="2019-05-26T13:21:00Z"/>
        </w:rPr>
      </w:pPr>
      <w:ins w:id="340"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41" w:author="Ricardo... Jacome.." w:date="2019-05-26T13:26:00Z"/>
        </w:rPr>
      </w:pPr>
      <w:ins w:id="342"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43" w:author="Ricardo... Jacome.." w:date="2019-05-26T13:24:00Z">
        <w:r>
          <w:t>mindset</w:t>
        </w:r>
      </w:ins>
      <w:ins w:id="344" w:author="Ricardo... Jacome.." w:date="2019-05-26T13:21:00Z">
        <w:r>
          <w:t xml:space="preserve"> section.</w:t>
        </w:r>
      </w:ins>
    </w:p>
    <w:p w14:paraId="120B54AA" w14:textId="3EC321CA" w:rsidR="005018BD" w:rsidRPr="005018BD" w:rsidRDefault="005018BD" w:rsidP="005018BD">
      <w:pPr>
        <w:jc w:val="both"/>
        <w:rPr>
          <w:ins w:id="345" w:author="Ricardo... Jacome.." w:date="2019-05-26T13:24:00Z"/>
          <w:sz w:val="36"/>
          <w:szCs w:val="36"/>
          <w:rPrChange w:id="346" w:author="Ricardo... Jacome.." w:date="2019-05-26T13:26:00Z">
            <w:rPr>
              <w:ins w:id="347" w:author="Ricardo... Jacome.." w:date="2019-05-26T13:24:00Z"/>
            </w:rPr>
          </w:rPrChange>
        </w:rPr>
      </w:pPr>
      <w:ins w:id="348" w:author="Ricardo... Jacome.." w:date="2019-05-26T13:26:00Z">
        <w:r>
          <w:rPr>
            <w:sz w:val="36"/>
            <w:szCs w:val="36"/>
          </w:rPr>
          <w:t>Some</w:t>
        </w:r>
        <w:r w:rsidRPr="005018BD">
          <w:rPr>
            <w:sz w:val="36"/>
            <w:szCs w:val="36"/>
            <w:rPrChange w:id="349" w:author="Ricardo... Jacome.." w:date="2019-05-26T13:26:00Z">
              <w:rPr/>
            </w:rPrChange>
          </w:rPr>
          <w:t xml:space="preserve"> Warning</w:t>
        </w:r>
        <w:r>
          <w:rPr>
            <w:sz w:val="36"/>
            <w:szCs w:val="36"/>
          </w:rPr>
          <w:t>s</w:t>
        </w:r>
      </w:ins>
    </w:p>
    <w:p w14:paraId="2C266D99" w14:textId="52205749" w:rsidR="005018BD" w:rsidRPr="00A46CF8" w:rsidRDefault="005018BD">
      <w:pPr>
        <w:jc w:val="both"/>
        <w:rPr>
          <w:ins w:id="350" w:author="Ricardo... Jacome.." w:date="2019-05-26T13:27:00Z"/>
        </w:rPr>
        <w:pPrChange w:id="351" w:author="Ricardo... Jacome.." w:date="2019-05-26T13:27:00Z">
          <w:pPr>
            <w:pStyle w:val="Heading2"/>
          </w:pPr>
        </w:pPrChange>
      </w:pPr>
      <w:ins w:id="352" w:author="Ricardo... Jacome.." w:date="2019-05-26T13:24:00Z">
        <w:r>
          <w:t xml:space="preserve">For much as I don’t support short-term strategies, it is important to know they exists. </w:t>
        </w:r>
      </w:ins>
      <w:ins w:id="353" w:author="Ricardo... Jacome.." w:date="2019-05-26T13:25:00Z">
        <w:r>
          <w:t>When you research for information abo</w:t>
        </w:r>
      </w:ins>
      <w:ins w:id="354" w:author="Ricardo... Jacome.." w:date="2019-05-26T13:26:00Z">
        <w:r>
          <w:t>ut stocks, you will find words and definitions that are common among investors who use these “trading techniques”. Often coming from charting ideas</w:t>
        </w:r>
      </w:ins>
      <w:ins w:id="355" w:author="Ricardo... Jacome.." w:date="2019-05-26T13:27:00Z">
        <w:r>
          <w:t>, investors make claims about the future performance of many companies. Some examples include:</w:t>
        </w:r>
      </w:ins>
    </w:p>
    <w:p w14:paraId="59474DFD" w14:textId="77777777" w:rsidR="005018BD" w:rsidRDefault="005018BD" w:rsidP="005018BD">
      <w:pPr>
        <w:jc w:val="both"/>
        <w:rPr>
          <w:ins w:id="356" w:author="Ricardo... Jacome.." w:date="2019-05-26T13:27:00Z"/>
        </w:rPr>
      </w:pPr>
      <w:ins w:id="357"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8" w:author="Ricardo... Jacome.." w:date="2019-05-26T13:27:00Z"/>
        </w:rPr>
      </w:pPr>
      <w:ins w:id="359"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60" w:author="Ricardo... Jacome.." w:date="2019-05-26T13:27:00Z"/>
        </w:rPr>
      </w:pPr>
      <w:ins w:id="361"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62" w:author="Ricardo... Jacome.." w:date="2019-05-26T13:27:00Z"/>
        </w:rPr>
      </w:pPr>
      <w:ins w:id="363"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64" w:author="Ricardo... Jacome.." w:date="2019-05-26T13:27:00Z"/>
        </w:rPr>
      </w:pPr>
      <w:ins w:id="365"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66" w:author="Ricardo... Jacome.." w:date="2019-05-26T13:27:00Z"/>
        </w:rPr>
      </w:pPr>
      <w:ins w:id="367"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8" w:author="Ricardo... Jacome.." w:date="2019-05-26T13:28:00Z">
        <w:r>
          <w:t xml:space="preserve"> </w:t>
        </w:r>
        <w:r w:rsidR="00D14D17">
          <w:t xml:space="preserve">When it comes to these trading ideas, I often think </w:t>
        </w:r>
      </w:ins>
      <w:ins w:id="369" w:author="Ricardo... Jacome.." w:date="2019-05-26T13:29:00Z">
        <w:r w:rsidR="00D14D17">
          <w:t xml:space="preserve">of “noise”. Which is just something that comes out naturally out of information and is often undesired.  For example, </w:t>
        </w:r>
      </w:ins>
      <w:ins w:id="370" w:author="Ricardo... Jacome.." w:date="2019-05-26T13:30:00Z">
        <w:r w:rsidR="00D14D17">
          <w:t>sometimes you will hear a beeping sound when you are turning a radio on (happened mo</w:t>
        </w:r>
      </w:ins>
      <w:ins w:id="371" w:author="Ricardo... Jacome.." w:date="2019-05-26T13:33:00Z">
        <w:r w:rsidR="00D14D17">
          <w:t>re o</w:t>
        </w:r>
      </w:ins>
      <w:ins w:id="372"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73" w:author="Ricardo... Jacome.." w:date="2019-05-26T13:37:00Z">
        <w:r w:rsidR="00D14D17">
          <w:t>So,</w:t>
        </w:r>
      </w:ins>
      <w:ins w:id="374" w:author="Ricardo... Jacome.." w:date="2019-05-26T13:35:00Z">
        <w:r w:rsidR="00D14D17">
          <w:t xml:space="preserve"> stocks have also this “noise” to them which </w:t>
        </w:r>
        <w:r w:rsidR="00D14D17">
          <w:lastRenderedPageBreak/>
          <w:t xml:space="preserve">are the small patterns that are presented in the </w:t>
        </w:r>
      </w:ins>
      <w:ins w:id="375" w:author="Ricardo... Jacome.." w:date="2019-05-26T13:37:00Z">
        <w:r w:rsidR="00D14D17">
          <w:t>short-term</w:t>
        </w:r>
      </w:ins>
      <w:ins w:id="376" w:author="Ricardo... Jacome.." w:date="2019-05-26T13:35:00Z">
        <w:r w:rsidR="00D14D17">
          <w:t xml:space="preserve"> duration, but it is the long term what you should </w:t>
        </w:r>
      </w:ins>
      <w:ins w:id="377"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8" w:author="Ricardo... Jacome.." w:date="2019-05-26T13:37:00Z">
        <w:r w:rsidR="00D14D17">
          <w:t xml:space="preserve">t the song was all about. To end this little </w:t>
        </w:r>
      </w:ins>
      <w:ins w:id="379" w:author="Ricardo... Jacome.." w:date="2019-05-26T13:38:00Z">
        <w:r w:rsidR="00D306B7">
          <w:t>warning,</w:t>
        </w:r>
      </w:ins>
      <w:ins w:id="380" w:author="Ricardo... Jacome.." w:date="2019-05-26T13:37:00Z">
        <w:r w:rsidR="00D14D17">
          <w:t xml:space="preserve"> I would like to quote Nate Silver: </w:t>
        </w:r>
      </w:ins>
      <w:bookmarkStart w:id="381" w:name="_Hlk9769174"/>
      <w:ins w:id="382" w:author="Ricardo... Jacome.." w:date="2019-05-26T13:38:00Z">
        <w:r w:rsidR="00D14D17">
          <w:t>“Our brains, wired to detect patterns, are always looking for a signal, when instead we should appreciate how noisy the data is</w:t>
        </w:r>
        <w:bookmarkEnd w:id="381"/>
        <w:r w:rsidR="00D14D17">
          <w:t>”.[3]</w:t>
        </w:r>
      </w:ins>
    </w:p>
    <w:p w14:paraId="48E7B77F" w14:textId="3E447A69" w:rsidR="005018BD" w:rsidRDefault="005018BD" w:rsidP="005018BD">
      <w:pPr>
        <w:jc w:val="both"/>
        <w:rPr>
          <w:ins w:id="383" w:author="Ricardo... Jacome.." w:date="2019-05-26T13:21:00Z"/>
        </w:rPr>
      </w:pPr>
      <w:ins w:id="384" w:author="Ricardo... Jacome.." w:date="2019-05-26T13:26:00Z">
        <w:r>
          <w:t xml:space="preserve"> </w:t>
        </w:r>
      </w:ins>
    </w:p>
    <w:p w14:paraId="0742B114" w14:textId="77777777" w:rsidR="005018BD" w:rsidRDefault="005018BD" w:rsidP="005018BD">
      <w:pPr>
        <w:jc w:val="both"/>
        <w:rPr>
          <w:ins w:id="385" w:author="Ricardo... Jacome.." w:date="2019-05-26T13:21:00Z"/>
          <w:sz w:val="36"/>
          <w:szCs w:val="36"/>
        </w:rPr>
      </w:pPr>
      <w:ins w:id="386" w:author="Ricardo... Jacome.." w:date="2019-05-26T13:21:00Z">
        <w:r w:rsidRPr="00F06AA7">
          <w:rPr>
            <w:sz w:val="36"/>
            <w:szCs w:val="36"/>
          </w:rPr>
          <w:t>The Mindset</w:t>
        </w:r>
      </w:ins>
    </w:p>
    <w:p w14:paraId="248FFACC" w14:textId="21EA76DD" w:rsidR="005018BD" w:rsidRPr="00F54EE4" w:rsidRDefault="005018BD">
      <w:pPr>
        <w:jc w:val="both"/>
        <w:rPr>
          <w:ins w:id="387" w:author="Ricardo... Jacome.." w:date="2019-05-26T13:21:00Z"/>
        </w:rPr>
      </w:pPr>
      <w:ins w:id="388"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9" w:author="Ricardo... Jacome.." w:date="2019-05-26T13:23:00Z">
        <w:r>
          <w:rPr>
            <w:b/>
          </w:rPr>
          <w:t>decisions</w:t>
        </w:r>
      </w:ins>
      <w:ins w:id="390" w:author="Ricardo... Jacome.." w:date="2019-05-26T13:21:00Z">
        <w:r w:rsidRPr="00F06AA7">
          <w:rPr>
            <w:b/>
          </w:rPr>
          <w:t>.</w:t>
        </w:r>
        <w:r>
          <w:t xml:space="preserve"> </w:t>
        </w:r>
      </w:ins>
      <w:r w:rsidR="00CD063C">
        <w:t>That</w:t>
      </w:r>
      <w:ins w:id="391" w:author="Ricardo... Jacome.." w:date="2019-05-26T13:21:00Z">
        <w:r>
          <w:t xml:space="preserve"> is the only “prediction” I can apply from chart data to my stock making decision</w:t>
        </w:r>
      </w:ins>
      <w:r w:rsidR="00CD063C">
        <w:t>s</w:t>
      </w:r>
      <w:ins w:id="392"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93" w:author="Ricardo... Jacome.." w:date="2019-05-26T13:21:00Z"/>
        </w:rPr>
      </w:pPr>
    </w:p>
    <w:p w14:paraId="17764136" w14:textId="177E2EB4" w:rsidR="002442BE" w:rsidRDefault="002442BE" w:rsidP="002442BE">
      <w:pPr>
        <w:pStyle w:val="Heading2"/>
      </w:pPr>
      <w:bookmarkStart w:id="394" w:name="_Toc10285475"/>
      <w:r>
        <w:t>Smaller Time Frame Trends</w:t>
      </w:r>
      <w:bookmarkEnd w:id="394"/>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95"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96" w:author="Ricardo... Jacome.." w:date="2019-05-26T13:01:00Z">
        <w:r w:rsidR="004A6564" w:rsidRPr="004A6564">
          <w:rPr>
            <w:b/>
            <w:u w:val="single"/>
          </w:rPr>
          <w:t xml:space="preserve"> This </w:t>
        </w:r>
      </w:ins>
      <w:r w:rsidR="00CD063C">
        <w:rPr>
          <w:b/>
          <w:u w:val="single"/>
        </w:rPr>
        <w:t>should always be avoided</w:t>
      </w:r>
      <w:ins w:id="397" w:author="Ricardo... Jacome.." w:date="2019-05-26T13:02:00Z">
        <w:r w:rsidR="004A6564">
          <w:rPr>
            <w:b/>
            <w:u w:val="single"/>
          </w:rPr>
          <w:t xml:space="preserve">. </w:t>
        </w:r>
        <w:r w:rsidR="004A6564">
          <w:rPr>
            <w:u w:val="single"/>
          </w:rPr>
          <w:t>Trying to predict smaller time frames is what investment is</w:t>
        </w:r>
      </w:ins>
      <w:ins w:id="398"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9" w:author="Ricardo... Jacome.." w:date="2019-05-27T21:12:00Z"/>
        </w:rPr>
      </w:pPr>
      <w:ins w:id="400"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401" w:author="Ricardo... Jacome.." w:date="2019-05-27T16:41:00Z">
        <w:r>
          <w:t xml:space="preserve"> by solely </w:t>
        </w:r>
      </w:ins>
      <w:ins w:id="402" w:author="Ricardo... Jacome.." w:date="2019-05-27T16:42:00Z">
        <w:r>
          <w:t xml:space="preserve">looking at chart movement. Every company has fluctuations in the smaller time frames, and </w:t>
        </w:r>
      </w:ins>
      <w:ins w:id="403" w:author="Ricardo... Jacome.." w:date="2019-05-27T16:46:00Z">
        <w:r>
          <w:t>these fluctuations</w:t>
        </w:r>
      </w:ins>
      <w:ins w:id="404" w:author="Ricardo... Jacome.." w:date="2019-05-27T16:42:00Z">
        <w:r>
          <w:t xml:space="preserve"> are pretty much </w:t>
        </w:r>
      </w:ins>
      <w:ins w:id="405" w:author="Ricardo... Jacome.." w:date="2019-05-27T16:43:00Z">
        <w:r>
          <w:t xml:space="preserve">unpredictable. Some people might claim to have predicted them, but when asked to predict </w:t>
        </w:r>
      </w:ins>
      <w:r w:rsidR="00CD063C">
        <w:t>multiple times</w:t>
      </w:r>
      <w:ins w:id="406" w:author="Ricardo... Jacome.." w:date="2019-05-27T16:43:00Z">
        <w:r>
          <w:t>, their “methods” will</w:t>
        </w:r>
      </w:ins>
      <w:ins w:id="407" w:author="Ricardo... Jacome.." w:date="2019-05-27T16:44:00Z">
        <w:r>
          <w:t xml:space="preserve"> prove </w:t>
        </w:r>
      </w:ins>
      <w:ins w:id="408" w:author="Ricardo... Jacome.." w:date="2019-05-27T16:43:00Z">
        <w:r>
          <w:t xml:space="preserve">to be unsuccessful. </w:t>
        </w:r>
      </w:ins>
      <w:ins w:id="409" w:author="Ricardo... Jacome.." w:date="2019-05-27T16:44:00Z">
        <w:r>
          <w:t xml:space="preserve">There is an incredible amount of information and books that </w:t>
        </w:r>
      </w:ins>
      <w:ins w:id="410" w:author="Ricardo... Jacome.." w:date="2019-05-27T16:47:00Z">
        <w:r>
          <w:t>mention</w:t>
        </w:r>
      </w:ins>
      <w:ins w:id="411" w:author="Ricardo... Jacome.." w:date="2019-05-27T16:44:00Z">
        <w:r>
          <w:t xml:space="preserve"> people who claim to have a predictive </w:t>
        </w:r>
      </w:ins>
      <w:ins w:id="412" w:author="Ricardo... Jacome.." w:date="2019-05-27T16:48:00Z">
        <w:r>
          <w:t xml:space="preserve">technique and </w:t>
        </w:r>
      </w:ins>
      <w:ins w:id="413" w:author="Ricardo... Jacome.." w:date="2019-05-27T16:44:00Z">
        <w:r>
          <w:t>end up failing in the long run</w:t>
        </w:r>
      </w:ins>
      <w:ins w:id="414" w:author="Ricardo... Jacome.." w:date="2019-05-27T16:48:00Z">
        <w:r>
          <w:t xml:space="preserve"> [1][2]</w:t>
        </w:r>
      </w:ins>
      <w:ins w:id="415" w:author="Ricardo... Jacome.." w:date="2019-05-27T16:44:00Z">
        <w:r>
          <w:t>.</w:t>
        </w:r>
      </w:ins>
      <w:ins w:id="416" w:author="Ricardo... Jacome.." w:date="2019-05-27T21:11:00Z">
        <w:r w:rsidR="00C33FB1">
          <w:t xml:space="preserve"> Most of these methods include mathematical formulations and </w:t>
        </w:r>
      </w:ins>
      <w:ins w:id="417"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8" w:author="Ricardo... Jacome.." w:date="2019-05-27T16:48:00Z"/>
        </w:rPr>
      </w:pPr>
      <w:ins w:id="419" w:author="Ricardo... Jacome.." w:date="2019-05-27T21:12:00Z">
        <w:r>
          <w:t>But now, t</w:t>
        </w:r>
      </w:ins>
      <w:ins w:id="420" w:author="Ricardo... Jacome.." w:date="2019-05-27T16:45:00Z">
        <w:r w:rsidR="009430BD">
          <w:t xml:space="preserve">hink about it in terms of coin tossing, it is possible to predict certain </w:t>
        </w:r>
      </w:ins>
      <w:ins w:id="421" w:author="Ricardo... Jacome.." w:date="2019-05-27T16:46:00Z">
        <w:r w:rsidR="009430BD">
          <w:t>number</w:t>
        </w:r>
      </w:ins>
      <w:ins w:id="422" w:author="Ricardo... Jacome.." w:date="2019-05-27T16:45:00Z">
        <w:r w:rsidR="009430BD">
          <w:t xml:space="preserve"> of outcomes (tails or heads), but after </w:t>
        </w:r>
      </w:ins>
      <w:ins w:id="423" w:author="Ricardo... Jacome.." w:date="2019-05-27T21:12:00Z">
        <w:r>
          <w:t>several</w:t>
        </w:r>
      </w:ins>
      <w:ins w:id="424" w:author="Ricardo... Jacome.." w:date="2019-05-27T16:45:00Z">
        <w:r w:rsidR="009430BD">
          <w:t xml:space="preserve"> times you will eventually fail. That same logic applies to the prediction of a </w:t>
        </w:r>
      </w:ins>
      <w:ins w:id="425" w:author="Ricardo... Jacome.." w:date="2019-05-27T16:46:00Z">
        <w:r w:rsidR="009430BD" w:rsidRPr="009430BD">
          <w:rPr>
            <w:u w:val="single"/>
            <w:rPrChange w:id="426" w:author="Ricardo... Jacome.." w:date="2019-05-27T16:46:00Z">
              <w:rPr/>
            </w:rPrChange>
          </w:rPr>
          <w:t>small-time</w:t>
        </w:r>
      </w:ins>
      <w:ins w:id="427" w:author="Ricardo... Jacome.." w:date="2019-05-27T16:45:00Z">
        <w:r w:rsidR="009430BD" w:rsidRPr="009430BD">
          <w:rPr>
            <w:u w:val="single"/>
            <w:rPrChange w:id="428" w:author="Ricardo... Jacome.." w:date="2019-05-27T16:46:00Z">
              <w:rPr/>
            </w:rPrChange>
          </w:rPr>
          <w:t xml:space="preserve"> frame</w:t>
        </w:r>
        <w:r w:rsidR="009430BD">
          <w:t xml:space="preserve">, some </w:t>
        </w:r>
      </w:ins>
      <w:ins w:id="429" w:author="Ricardo... Jacome.." w:date="2019-05-27T16:46:00Z">
        <w:r w:rsidR="009430BD">
          <w:t xml:space="preserve">people might get it right sometimes, but not all the time. </w:t>
        </w:r>
      </w:ins>
      <w:ins w:id="430" w:author="Ricardo... Jacome.." w:date="2019-05-27T16:45:00Z">
        <w:r w:rsidR="009430BD">
          <w:t xml:space="preserve"> </w:t>
        </w:r>
      </w:ins>
    </w:p>
    <w:p w14:paraId="65C12414" w14:textId="65956E52" w:rsidR="009F7D72" w:rsidRDefault="009430BD" w:rsidP="008C4649">
      <w:pPr>
        <w:jc w:val="both"/>
        <w:rPr>
          <w:ins w:id="431" w:author="Ricardo... Jacome.." w:date="2019-05-27T16:54:00Z"/>
        </w:rPr>
      </w:pPr>
      <w:ins w:id="432" w:author="Ricardo... Jacome.." w:date="2019-05-27T16:48:00Z">
        <w:r>
          <w:t>Individuals who favor mathematical approache</w:t>
        </w:r>
      </w:ins>
      <w:ins w:id="433" w:author="Ricardo... Jacome.." w:date="2019-05-27T16:49:00Z">
        <w:r>
          <w:t>s (as I am one of them) will oppose the idea of now being able to use mathematical formulas for predictions</w:t>
        </w:r>
      </w:ins>
      <w:ins w:id="434" w:author="Ricardo... Jacome.." w:date="2019-05-27T16:50:00Z">
        <w:r w:rsidR="009F7D72">
          <w:t>. B</w:t>
        </w:r>
      </w:ins>
      <w:ins w:id="435" w:author="Ricardo... Jacome.." w:date="2019-05-27T16:51:00Z">
        <w:r w:rsidR="009F7D72">
          <w:t>ut we need to grasp that</w:t>
        </w:r>
      </w:ins>
      <w:ins w:id="436" w:author="Ricardo... Jacome.." w:date="2019-05-27T16:50:00Z">
        <w:r w:rsidR="009F7D72">
          <w:t xml:space="preserve"> the main problem lies </w:t>
        </w:r>
      </w:ins>
      <w:ins w:id="437" w:author="Ricardo... Jacome.." w:date="2019-05-27T16:51:00Z">
        <w:r w:rsidR="009F7D72">
          <w:t>in the data itself. Stoc</w:t>
        </w:r>
      </w:ins>
      <w:ins w:id="438" w:author="Ricardo... Jacome.." w:date="2019-05-27T16:52:00Z">
        <w:r w:rsidR="009F7D72">
          <w:t xml:space="preserve">k price history does not </w:t>
        </w:r>
      </w:ins>
      <w:r w:rsidR="00CD063C">
        <w:t>give</w:t>
      </w:r>
      <w:ins w:id="439" w:author="Ricardo... Jacome.." w:date="2019-05-27T16:52:00Z">
        <w:r w:rsidR="009F7D72">
          <w:t xml:space="preserve"> enough </w:t>
        </w:r>
      </w:ins>
      <w:r w:rsidR="00CD063C">
        <w:t>parameters</w:t>
      </w:r>
      <w:ins w:id="440" w:author="Ricardo... Jacome.." w:date="2019-05-27T16:52:00Z">
        <w:r w:rsidR="009F7D72">
          <w:t xml:space="preserve"> to make accurate predictions. </w:t>
        </w:r>
      </w:ins>
      <w:r w:rsidR="00CD063C">
        <w:t xml:space="preserve">It literally just tells you a price number at a point in time. </w:t>
      </w:r>
      <w:ins w:id="441" w:author="Ricardo... Jacome.." w:date="2019-05-27T16:53:00Z">
        <w:r w:rsidR="009F7D72">
          <w:t>Furthermore,</w:t>
        </w:r>
      </w:ins>
      <w:ins w:id="442" w:author="Ricardo... Jacome.." w:date="2019-05-27T16:52:00Z">
        <w:r w:rsidR="009F7D72">
          <w:t xml:space="preserve"> we have no way of measuring </w:t>
        </w:r>
      </w:ins>
      <w:r w:rsidR="00CD063C">
        <w:t xml:space="preserve">other </w:t>
      </w:r>
      <w:ins w:id="443" w:author="Ricardo... Jacome.." w:date="2019-05-27T16:52:00Z">
        <w:r w:rsidR="009F7D72">
          <w:t>parameters</w:t>
        </w:r>
      </w:ins>
      <w:ins w:id="444" w:author="Ricardo... Jacome.." w:date="2019-05-27T16:53:00Z">
        <w:r w:rsidR="009F7D72">
          <w:t xml:space="preserve"> which bring uncertainty. What do I mean by that?</w:t>
        </w:r>
      </w:ins>
      <w:ins w:id="445" w:author="Ricardo... Jacome.." w:date="2019-05-27T16:54:00Z">
        <w:r w:rsidR="009F7D72">
          <w:t xml:space="preserve"> Let us bring an example.</w:t>
        </w:r>
      </w:ins>
    </w:p>
    <w:p w14:paraId="18462CA8" w14:textId="007A8DB8" w:rsidR="009F7D72" w:rsidRPr="00C33FB1" w:rsidRDefault="00BB0782" w:rsidP="008C4649">
      <w:pPr>
        <w:jc w:val="both"/>
        <w:rPr>
          <w:ins w:id="446" w:author="Ricardo... Jacome.." w:date="2019-05-27T16:54:00Z"/>
          <w:b/>
          <w:rPrChange w:id="447" w:author="Ricardo... Jacome.." w:date="2019-05-27T21:12:00Z">
            <w:rPr>
              <w:ins w:id="448" w:author="Ricardo... Jacome.." w:date="2019-05-27T16:54:00Z"/>
            </w:rPr>
          </w:rPrChange>
        </w:rPr>
      </w:pPr>
      <w:ins w:id="449" w:author="Ricardo... Jacome.." w:date="2019-05-27T19:51:00Z">
        <w:r w:rsidRPr="00C33FB1">
          <w:rPr>
            <w:b/>
            <w:rPrChange w:id="450" w:author="Ricardo... Jacome.." w:date="2019-05-27T21:12:00Z">
              <w:rPr/>
            </w:rPrChange>
          </w:rPr>
          <w:t>Fundamental</w:t>
        </w:r>
      </w:ins>
      <w:ins w:id="451" w:author="Ricardo... Jacome.." w:date="2019-05-27T16:54:00Z">
        <w:r w:rsidR="009F7D72" w:rsidRPr="00C33FB1">
          <w:rPr>
            <w:b/>
            <w:rPrChange w:id="452" w:author="Ricardo... Jacome.." w:date="2019-05-27T21:12:00Z">
              <w:rPr/>
            </w:rPrChange>
          </w:rPr>
          <w:t xml:space="preserve"> Example</w:t>
        </w:r>
      </w:ins>
      <w:ins w:id="453" w:author="Ricardo... Jacome.." w:date="2019-05-27T19:51:00Z">
        <w:r w:rsidRPr="00C33FB1">
          <w:rPr>
            <w:b/>
            <w:rPrChange w:id="454" w:author="Ricardo... Jacome.." w:date="2019-05-27T21:12:00Z">
              <w:rPr/>
            </w:rPrChange>
          </w:rPr>
          <w:t xml:space="preserve"> #1</w:t>
        </w:r>
      </w:ins>
      <w:ins w:id="455" w:author="Ricardo... Jacome.." w:date="2019-05-27T16:54:00Z">
        <w:r w:rsidR="009F7D72" w:rsidRPr="00C33FB1">
          <w:rPr>
            <w:b/>
            <w:rPrChange w:id="456" w:author="Ricardo... Jacome.." w:date="2019-05-27T21:12:00Z">
              <w:rPr/>
            </w:rPrChange>
          </w:rPr>
          <w:t>: Uncertainty, Risk and Measurability</w:t>
        </w:r>
      </w:ins>
    </w:p>
    <w:p w14:paraId="72FF1854" w14:textId="55A17D72" w:rsidR="009F7D72" w:rsidRDefault="009F7D72" w:rsidP="008C4649">
      <w:pPr>
        <w:jc w:val="both"/>
        <w:rPr>
          <w:ins w:id="457" w:author="Ricardo... Jacome.." w:date="2019-05-27T16:56:00Z"/>
        </w:rPr>
      </w:pPr>
      <w:ins w:id="458" w:author="Ricardo... Jacome.." w:date="2019-05-27T16:54:00Z">
        <w:r>
          <w:t>If you toss a coin, there is a 50/50 chance that yo</w:t>
        </w:r>
      </w:ins>
      <w:ins w:id="459" w:author="Ricardo... Jacome.." w:date="2019-05-27T16:55:00Z">
        <w:r>
          <w:t xml:space="preserve">u will obtain heads or tails. So, there is a 50% chance of you winning or losing. This </w:t>
        </w:r>
      </w:ins>
      <w:ins w:id="460" w:author="Ricardo... Jacome.." w:date="2019-05-27T16:56:00Z">
        <w:r>
          <w:t>“chance</w:t>
        </w:r>
      </w:ins>
      <w:ins w:id="461" w:author="Ricardo... Jacome.." w:date="2019-05-27T16:57:00Z">
        <w:r>
          <w:t>”</w:t>
        </w:r>
      </w:ins>
      <w:ins w:id="462" w:author="Ricardo... Jacome.." w:date="2019-05-27T16:56:00Z">
        <w:r>
          <w:t xml:space="preserve"> is a measurement of risk. </w:t>
        </w:r>
      </w:ins>
    </w:p>
    <w:p w14:paraId="6D41A7A1" w14:textId="50308BB4" w:rsidR="004C0468" w:rsidRDefault="009F7D72" w:rsidP="008C4649">
      <w:pPr>
        <w:jc w:val="both"/>
        <w:rPr>
          <w:ins w:id="463" w:author="Ricardo... Jacome.." w:date="2019-05-27T17:05:00Z"/>
        </w:rPr>
      </w:pPr>
      <w:ins w:id="464" w:author="Ricardo... Jacome.." w:date="2019-05-27T16:56:00Z">
        <w:r>
          <w:t xml:space="preserve">All good? Let us make it more interesting. Imagine that you are in </w:t>
        </w:r>
      </w:ins>
      <w:ins w:id="465" w:author="Ricardo... Jacome.." w:date="2019-05-27T16:58:00Z">
        <w:r>
          <w:t>your friend</w:t>
        </w:r>
      </w:ins>
      <w:r w:rsidR="00CD063C">
        <w:t>’</w:t>
      </w:r>
      <w:ins w:id="466" w:author="Ricardo... Jacome.." w:date="2019-05-27T16:58:00Z">
        <w:r>
          <w:t>s house</w:t>
        </w:r>
      </w:ins>
      <w:ins w:id="467" w:author="Ricardo... Jacome.." w:date="2019-05-27T16:57:00Z">
        <w:r>
          <w:t xml:space="preserve"> where you are playing dice. You are given</w:t>
        </w:r>
      </w:ins>
      <w:ins w:id="468" w:author="Ricardo... Jacome.." w:date="2019-05-27T16:59:00Z">
        <w:r>
          <w:t xml:space="preserve"> a </w:t>
        </w:r>
      </w:ins>
      <w:ins w:id="469" w:author="Ricardo... Jacome.." w:date="2019-05-27T16:57:00Z">
        <w:r>
          <w:t xml:space="preserve">die and </w:t>
        </w:r>
      </w:ins>
      <w:r w:rsidR="00CD063C">
        <w:t>must</w:t>
      </w:r>
      <w:ins w:id="470" w:author="Ricardo... Jacome.." w:date="2019-05-27T16:57:00Z">
        <w:r>
          <w:t xml:space="preserve"> guess </w:t>
        </w:r>
      </w:ins>
      <w:ins w:id="471" w:author="Ricardo... Jacome.." w:date="2019-05-27T16:58:00Z">
        <w:r>
          <w:t xml:space="preserve">the number that will appear </w:t>
        </w:r>
      </w:ins>
      <w:ins w:id="472" w:author="Ricardo... Jacome.." w:date="2019-05-27T16:59:00Z">
        <w:r>
          <w:t>after throwing it</w:t>
        </w:r>
      </w:ins>
      <w:ins w:id="473" w:author="Ricardo... Jacome.." w:date="2019-05-27T16:58:00Z">
        <w:r>
          <w:t>. If we want to measure risk,</w:t>
        </w:r>
      </w:ins>
      <w:ins w:id="474" w:author="Ricardo... Jacome.." w:date="2019-05-27T16:59:00Z">
        <w:r>
          <w:t xml:space="preserve"> you will </w:t>
        </w:r>
        <w:r w:rsidR="004C0468">
          <w:t xml:space="preserve">calculate a 1/6 chances or about 16.7% of getting it right. Now </w:t>
        </w:r>
      </w:ins>
      <w:ins w:id="475" w:author="Ricardo... Jacome.." w:date="2019-05-27T17:00:00Z">
        <w:r w:rsidR="004C0468">
          <w:t xml:space="preserve">it is time to add uncertainty to the table. When you are doing </w:t>
        </w:r>
      </w:ins>
      <w:ins w:id="476" w:author="Ricardo... Jacome.." w:date="2019-05-27T17:02:00Z">
        <w:r w:rsidR="004C0468">
          <w:t>this,</w:t>
        </w:r>
      </w:ins>
      <w:ins w:id="477" w:author="Ricardo... Jacome.." w:date="2019-05-27T17:00:00Z">
        <w:r w:rsidR="004C0468">
          <w:t xml:space="preserve"> you can </w:t>
        </w:r>
      </w:ins>
      <w:ins w:id="478" w:author="Ricardo... Jacome.." w:date="2019-05-27T17:02:00Z">
        <w:r w:rsidR="004C0468">
          <w:t>l</w:t>
        </w:r>
      </w:ins>
      <w:ins w:id="479" w:author="Ricardo... Jacome.." w:date="2019-05-27T17:00:00Z">
        <w:r w:rsidR="004C0468">
          <w:t>et your mind turn into</w:t>
        </w:r>
      </w:ins>
      <w:ins w:id="480" w:author="Ricardo... Jacome.." w:date="2019-05-27T17:01:00Z">
        <w:r w:rsidR="004C0468">
          <w:t xml:space="preserve"> a spiral of thoughts. First, </w:t>
        </w:r>
      </w:ins>
      <w:r w:rsidR="00CD063C">
        <w:t>consider</w:t>
      </w:r>
      <w:ins w:id="481" w:author="Ricardo... Jacome.." w:date="2019-05-27T17:01:00Z">
        <w:r w:rsidR="004C0468">
          <w:t xml:space="preserve"> that you know the brand of </w:t>
        </w:r>
      </w:ins>
      <w:r w:rsidR="00CD063C">
        <w:t xml:space="preserve">the </w:t>
      </w:r>
      <w:ins w:id="482" w:author="Ricardo... Jacome.." w:date="2019-05-27T17:01:00Z">
        <w:r w:rsidR="004C0468">
          <w:t>die, and you know from research that this brand is known to produce a smaller dimension in the n</w:t>
        </w:r>
      </w:ins>
      <w:ins w:id="483" w:author="Ricardo... Jacome.." w:date="2019-05-27T17:02:00Z">
        <w:r w:rsidR="004C0468">
          <w:t>umber 4 face (otherwise known as manufacturing error). If that is the case, the die is not a perfect cube</w:t>
        </w:r>
      </w:ins>
      <w:ins w:id="484" w:author="Ricardo... Jacome.." w:date="2019-05-27T17:03:00Z">
        <w:r w:rsidR="004C0468">
          <w:t xml:space="preserve"> anymore</w:t>
        </w:r>
      </w:ins>
      <w:ins w:id="485" w:author="Ricardo... Jacome.." w:date="2019-05-27T17:02:00Z">
        <w:r w:rsidR="004C0468">
          <w:t>, so it</w:t>
        </w:r>
      </w:ins>
      <w:ins w:id="486" w:author="Ricardo... Jacome.." w:date="2019-05-27T17:03:00Z">
        <w:r w:rsidR="004C0468">
          <w:t xml:space="preserve"> </w:t>
        </w:r>
        <w:r w:rsidR="004C0468" w:rsidRPr="00CD063C">
          <w:rPr>
            <w:b/>
          </w:rPr>
          <w:t>creates a</w:t>
        </w:r>
      </w:ins>
      <w:r w:rsidR="00CD063C" w:rsidRPr="00CD063C">
        <w:rPr>
          <w:b/>
        </w:rPr>
        <w:t>n</w:t>
      </w:r>
      <w:ins w:id="487"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8" w:author="Ricardo... Jacome.." w:date="2019-05-27T17:04:00Z">
        <w:r w:rsidR="004C0468">
          <w:t xml:space="preserve"> This way your chances of getting it right might be lower to a 15% perhaps. This might not be </w:t>
        </w:r>
      </w:ins>
      <w:ins w:id="489" w:author="Ricardo... Jacome.." w:date="2019-05-27T17:05:00Z">
        <w:r w:rsidR="004C0468">
          <w:t>accurate,</w:t>
        </w:r>
      </w:ins>
      <w:ins w:id="490" w:author="Ricardo... Jacome.." w:date="2019-05-27T17:04:00Z">
        <w:r w:rsidR="004C0468">
          <w:t xml:space="preserve"> but you know as a fact that manufacturing err</w:t>
        </w:r>
      </w:ins>
      <w:ins w:id="491" w:author="Ricardo... Jacome.." w:date="2019-05-27T17:05:00Z">
        <w:r w:rsidR="004C0468">
          <w:t>ors change the outcome of the die.</w:t>
        </w:r>
      </w:ins>
    </w:p>
    <w:p w14:paraId="546A411D" w14:textId="61C9C80E" w:rsidR="004C0468" w:rsidRDefault="004C0468" w:rsidP="008C4649">
      <w:pPr>
        <w:jc w:val="both"/>
        <w:rPr>
          <w:ins w:id="492" w:author="Ricardo... Jacome.." w:date="2019-05-27T17:08:00Z"/>
        </w:rPr>
      </w:pPr>
      <w:ins w:id="493" w:author="Ricardo... Jacome.." w:date="2019-05-27T17:05:00Z">
        <w:r>
          <w:t xml:space="preserve">What else could go wrong? What would happen if your friends dog went ahead a eat the die while you were throwing it? </w:t>
        </w:r>
      </w:ins>
      <w:ins w:id="494" w:author="Ricardo... Jacome.." w:date="2019-05-27T17:06:00Z">
        <w:r>
          <w:t xml:space="preserve">Well, it might be paranoid, but if that happens, you would still lose. How would you “calculate” the chances of your </w:t>
        </w:r>
      </w:ins>
      <w:ins w:id="495" w:author="Ricardo... Jacome.." w:date="2019-05-27T17:07:00Z">
        <w:r>
          <w:t>friend’s</w:t>
        </w:r>
      </w:ins>
      <w:ins w:id="496" w:author="Ricardo... Jacome.." w:date="2019-05-27T17:06:00Z">
        <w:r>
          <w:t xml:space="preserve"> dog munching on your die? Well, this might not </w:t>
        </w:r>
      </w:ins>
      <w:ins w:id="497" w:author="Ricardo... Jacome.." w:date="2019-05-27T17:08:00Z">
        <w:r>
          <w:t xml:space="preserve">seem logical to consider, but it is not impossible for it to happen. </w:t>
        </w:r>
      </w:ins>
    </w:p>
    <w:p w14:paraId="58C4A8A0" w14:textId="07027F1D" w:rsidR="00CD063C" w:rsidRDefault="004C0468" w:rsidP="008C4649">
      <w:pPr>
        <w:jc w:val="both"/>
      </w:pPr>
      <w:ins w:id="498" w:author="Ricardo... Jacome.." w:date="2019-05-27T17:08:00Z">
        <w:r>
          <w:t xml:space="preserve">Stocks works </w:t>
        </w:r>
      </w:ins>
      <w:r w:rsidR="00CD063C">
        <w:t>like</w:t>
      </w:r>
      <w:ins w:id="499" w:author="Ricardo... Jacome.." w:date="2019-05-27T17:08:00Z">
        <w:r>
          <w:t xml:space="preserve"> tha</w:t>
        </w:r>
      </w:ins>
      <w:ins w:id="500" w:author="Ricardo... Jacome.." w:date="2019-05-27T17:09:00Z">
        <w:r>
          <w:t>t</w:t>
        </w:r>
      </w:ins>
      <w:r w:rsidR="00CD063C">
        <w:t>!</w:t>
      </w:r>
      <w:ins w:id="501" w:author="Ricardo... Jacome.." w:date="2019-05-27T17:09:00Z">
        <w:r>
          <w:t xml:space="preserve"> If you are buying stock for a </w:t>
        </w:r>
      </w:ins>
      <w:ins w:id="502" w:author="Ricardo... Jacome.." w:date="2019-05-27T17:10:00Z">
        <w:r w:rsidR="000653DC">
          <w:t>company,</w:t>
        </w:r>
      </w:ins>
      <w:ins w:id="503" w:author="Ricardo... Jacome.." w:date="2019-05-27T17:09:00Z">
        <w:r>
          <w:t xml:space="preserve"> there is a humongous amount of uncertaint</w:t>
        </w:r>
      </w:ins>
      <w:ins w:id="504" w:author="Ricardo... Jacome.." w:date="2019-05-27T17:18:00Z">
        <w:r w:rsidR="000653DC">
          <w:t>ies.</w:t>
        </w:r>
      </w:ins>
      <w:ins w:id="505" w:author="Ricardo... Jacome.." w:date="2019-05-27T17:10:00Z">
        <w:r w:rsidR="000653DC">
          <w:t xml:space="preserve"> How could you </w:t>
        </w:r>
      </w:ins>
      <w:ins w:id="506" w:author="Ricardo... Jacome.." w:date="2019-05-27T17:20:00Z">
        <w:r w:rsidR="00072C8E">
          <w:t xml:space="preserve">measure the likelihood </w:t>
        </w:r>
      </w:ins>
      <w:r w:rsidR="00CD063C">
        <w:t>of</w:t>
      </w:r>
      <w:ins w:id="507" w:author="Ricardo... Jacome.." w:date="2019-05-27T17:20:00Z">
        <w:r w:rsidR="00072C8E">
          <w:t xml:space="preserve"> the company’s CEO stealing money from its own company? How about the likelihood of any member in the top position to be imprisoned for any reason you can thi</w:t>
        </w:r>
      </w:ins>
      <w:ins w:id="508" w:author="Ricardo... Jacome.." w:date="2019-05-27T17:21:00Z">
        <w:r w:rsidR="00072C8E">
          <w:t>nk of?</w:t>
        </w:r>
      </w:ins>
      <w:ins w:id="509" w:author="Ricardo... Jacome.." w:date="2019-05-27T17:22:00Z">
        <w:r w:rsidR="00072C8E">
          <w:t xml:space="preserve"> </w:t>
        </w:r>
      </w:ins>
      <w:ins w:id="510" w:author="Ricardo... Jacome.." w:date="2019-05-27T17:21:00Z">
        <w:r w:rsidR="00072C8E">
          <w:t xml:space="preserve">These questions might sound silly, but they do occur </w:t>
        </w:r>
      </w:ins>
      <w:ins w:id="511" w:author="Ricardo... Jacome.." w:date="2019-05-27T17:22:00Z">
        <w:r w:rsidR="00072C8E">
          <w:t>many times.</w:t>
        </w:r>
      </w:ins>
      <w:ins w:id="512"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13" w:author="Ricardo... Jacome.." w:date="2019-05-27T20:32:00Z"/>
          <w:rPrChange w:id="514" w:author="Ricardo... Jacome.." w:date="2019-05-26T13:03:00Z">
            <w:rPr>
              <w:del w:id="515" w:author="Ricardo... Jacome.." w:date="2019-05-27T20:32:00Z"/>
              <w:b/>
              <w:u w:val="single"/>
            </w:rPr>
          </w:rPrChange>
        </w:rPr>
      </w:pPr>
      <w:ins w:id="516" w:author="Ricardo... Jacome.." w:date="2019-05-27T17:23:00Z">
        <w:r>
          <w:t xml:space="preserve"> </w:t>
        </w:r>
      </w:ins>
      <w:ins w:id="517" w:author="Ricardo... Jacome.." w:date="2019-05-27T17:22:00Z">
        <w:r>
          <w:t>Does this mean that you should not invest</w:t>
        </w:r>
      </w:ins>
      <w:ins w:id="518" w:author="Ricardo... Jacome.." w:date="2019-05-27T17:24:00Z">
        <w:r>
          <w:t xml:space="preserve"> because bad things occur</w:t>
        </w:r>
      </w:ins>
      <w:ins w:id="519" w:author="Ricardo... Jacome.." w:date="2019-05-27T17:22:00Z">
        <w:r>
          <w:t xml:space="preserve">? No. It means that should not believe any of the </w:t>
        </w:r>
      </w:ins>
      <w:ins w:id="520" w:author="Ricardo... Jacome.." w:date="2019-05-27T17:23:00Z">
        <w:r>
          <w:t>techniques for predicting stocks in</w:t>
        </w:r>
      </w:ins>
      <w:ins w:id="521" w:author="Ricardo... Jacome.." w:date="2019-05-27T17:24:00Z">
        <w:r>
          <w:t xml:space="preserve"> small time trends and should focus on the </w:t>
        </w:r>
      </w:ins>
      <w:ins w:id="522" w:author="Ricardo... Jacome.." w:date="2019-05-27T17:25:00Z">
        <w:r>
          <w:t>long-term</w:t>
        </w:r>
      </w:ins>
      <w:ins w:id="523" w:author="Ricardo... Jacome.." w:date="2019-05-27T17:24:00Z">
        <w:r>
          <w:t xml:space="preserve"> growth. </w:t>
        </w:r>
      </w:ins>
      <w:ins w:id="524" w:author="Ricardo... Jacome.." w:date="2019-05-27T17:23:00Z">
        <w:r>
          <w:t xml:space="preserve"> </w:t>
        </w:r>
      </w:ins>
      <w:ins w:id="525" w:author="Ricardo... Jacome.." w:date="2019-05-27T17:40:00Z">
        <w:r w:rsidR="002935AA">
          <w:t xml:space="preserve"> </w:t>
        </w:r>
      </w:ins>
    </w:p>
    <w:p w14:paraId="6F99D18E" w14:textId="3062E27F" w:rsidR="0031590F" w:rsidRPr="0031590F" w:rsidDel="009430BD" w:rsidRDefault="0031590F" w:rsidP="008C4649">
      <w:pPr>
        <w:jc w:val="both"/>
        <w:rPr>
          <w:del w:id="526" w:author="Ricardo... Jacome.." w:date="2019-05-27T16:40:00Z"/>
        </w:rPr>
      </w:pPr>
      <w:del w:id="527"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8" w:author="Ricardo... Jacome.." w:date="2019-05-27T16:40:00Z"/>
        </w:rPr>
      </w:pPr>
      <w:del w:id="529"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30" w:author="Ricardo... Jacome.." w:date="2019-05-27T20:29:00Z"/>
        </w:rPr>
      </w:pPr>
    </w:p>
    <w:p w14:paraId="109096D9" w14:textId="0C633801" w:rsidR="00ED09F2" w:rsidDel="00B22A70" w:rsidRDefault="00ED09F2" w:rsidP="008C4649">
      <w:pPr>
        <w:jc w:val="both"/>
        <w:rPr>
          <w:del w:id="531" w:author="Ricardo... Jacome.." w:date="2019-05-27T20:32:00Z"/>
        </w:rPr>
      </w:pPr>
    </w:p>
    <w:p w14:paraId="74BCA53E" w14:textId="2CDB3FC9" w:rsidR="00ED09F2" w:rsidDel="00BB0782" w:rsidRDefault="00ED09F2">
      <w:pPr>
        <w:rPr>
          <w:del w:id="532" w:author="Ricardo... Jacome.." w:date="2019-05-27T19:46:00Z"/>
        </w:rPr>
        <w:pPrChange w:id="533"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34"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35" w:author="Ricardo... Jacome.." w:date="2019-05-27T20:40:00Z">
            <w:rPr/>
          </w:rPrChange>
        </w:rPr>
      </w:pPr>
      <w:bookmarkStart w:id="536" w:name="_Toc10285476"/>
      <w:r w:rsidRPr="002850AF">
        <w:rPr>
          <w:highlight w:val="cyan"/>
          <w:rPrChange w:id="537" w:author="Ricardo... Jacome.." w:date="2019-05-27T20:40:00Z">
            <w:rPr/>
          </w:rPrChange>
        </w:rPr>
        <w:t xml:space="preserve">What </w:t>
      </w:r>
      <w:r w:rsidR="008A7EBA" w:rsidRPr="002850AF">
        <w:rPr>
          <w:highlight w:val="cyan"/>
          <w:rPrChange w:id="538" w:author="Ricardo... Jacome.." w:date="2019-05-27T20:40:00Z">
            <w:rPr/>
          </w:rPrChange>
        </w:rPr>
        <w:t>A</w:t>
      </w:r>
      <w:r w:rsidRPr="002850AF">
        <w:rPr>
          <w:highlight w:val="cyan"/>
          <w:rPrChange w:id="539" w:author="Ricardo... Jacome.." w:date="2019-05-27T20:40:00Z">
            <w:rPr/>
          </w:rPrChange>
        </w:rPr>
        <w:t xml:space="preserve">ffects </w:t>
      </w:r>
      <w:r w:rsidR="008A7EBA" w:rsidRPr="002850AF">
        <w:rPr>
          <w:highlight w:val="cyan"/>
          <w:rPrChange w:id="540" w:author="Ricardo... Jacome.." w:date="2019-05-27T20:40:00Z">
            <w:rPr/>
          </w:rPrChange>
        </w:rPr>
        <w:t>T</w:t>
      </w:r>
      <w:r w:rsidRPr="002850AF">
        <w:rPr>
          <w:highlight w:val="cyan"/>
          <w:rPrChange w:id="541" w:author="Ricardo... Jacome.." w:date="2019-05-27T20:40:00Z">
            <w:rPr/>
          </w:rPrChange>
        </w:rPr>
        <w:t>rends?</w:t>
      </w:r>
      <w:bookmarkEnd w:id="536"/>
      <w:r w:rsidR="00E5230D" w:rsidRPr="002850AF">
        <w:rPr>
          <w:highlight w:val="cyan"/>
          <w:rPrChange w:id="542" w:author="Ricardo... Jacome.." w:date="2019-05-27T20:40:00Z">
            <w:rPr/>
          </w:rPrChange>
        </w:rPr>
        <w:t xml:space="preserve"> </w:t>
      </w:r>
    </w:p>
    <w:p w14:paraId="215C97EE" w14:textId="1DF22DF7" w:rsidR="00006041" w:rsidRPr="002850AF" w:rsidRDefault="00BF7252" w:rsidP="008C4649">
      <w:pPr>
        <w:jc w:val="both"/>
        <w:rPr>
          <w:highlight w:val="cyan"/>
          <w:rPrChange w:id="543" w:author="Ricardo... Jacome.." w:date="2019-05-27T20:40:00Z">
            <w:rPr/>
          </w:rPrChange>
        </w:rPr>
      </w:pPr>
      <w:r w:rsidRPr="002850AF">
        <w:rPr>
          <w:highlight w:val="cyan"/>
          <w:rPrChange w:id="544"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45" w:author="Ricardo... Jacome.." w:date="2019-05-27T20:40:00Z">
            <w:rPr>
              <w:b/>
              <w:u w:val="single"/>
            </w:rPr>
          </w:rPrChange>
        </w:rPr>
        <w:t>It is important to note that a stock’s value reflects how well a company offers services or sell products.</w:t>
      </w:r>
      <w:r w:rsidR="002354FA" w:rsidRPr="002850AF">
        <w:rPr>
          <w:highlight w:val="cyan"/>
          <w:rPrChange w:id="546"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7" w:author="Ricardo... Jacome.." w:date="2019-05-27T20:40:00Z">
            <w:rPr/>
          </w:rPrChange>
        </w:rPr>
        <w:t xml:space="preserve">And now the most important factor in this section: </w:t>
      </w:r>
      <w:r w:rsidR="003B195B" w:rsidRPr="002850AF">
        <w:rPr>
          <w:b/>
          <w:highlight w:val="cyan"/>
          <w:u w:val="single"/>
          <w:rPrChange w:id="548" w:author="Ricardo... Jacome.." w:date="2019-05-27T20:40:00Z">
            <w:rPr>
              <w:b/>
              <w:u w:val="single"/>
            </w:rPr>
          </w:rPrChange>
        </w:rPr>
        <w:t>Not everything about a stock can be predicted by looking only at the graphs.</w:t>
      </w:r>
      <w:r w:rsidR="003B195B" w:rsidRPr="002850AF">
        <w:rPr>
          <w:highlight w:val="cyan"/>
          <w:rPrChange w:id="549" w:author="Ricardo... Jacome.." w:date="2019-05-27T20:40:00Z">
            <w:rPr/>
          </w:rPrChange>
        </w:rPr>
        <w:t xml:space="preserve"> </w:t>
      </w:r>
    </w:p>
    <w:p w14:paraId="29A33948" w14:textId="2AC358BE" w:rsidR="00E35959" w:rsidRPr="002850AF" w:rsidRDefault="00006041" w:rsidP="006B26E9">
      <w:pPr>
        <w:jc w:val="both"/>
        <w:rPr>
          <w:highlight w:val="cyan"/>
          <w:rPrChange w:id="550" w:author="Ricardo... Jacome.." w:date="2019-05-27T20:40:00Z">
            <w:rPr/>
          </w:rPrChange>
        </w:rPr>
      </w:pPr>
      <w:r w:rsidRPr="002850AF">
        <w:rPr>
          <w:b/>
          <w:highlight w:val="cyan"/>
          <w:rPrChange w:id="551" w:author="Ricardo... Jacome.." w:date="2019-05-27T20:40:00Z">
            <w:rPr>
              <w:b/>
            </w:rPr>
          </w:rPrChange>
        </w:rPr>
        <w:t>Quick-Example #1</w:t>
      </w:r>
      <w:r w:rsidR="004F64EB" w:rsidRPr="002850AF">
        <w:rPr>
          <w:b/>
          <w:highlight w:val="cyan"/>
          <w:rPrChange w:id="552" w:author="Ricardo... Jacome.." w:date="2019-05-27T20:40:00Z">
            <w:rPr>
              <w:b/>
            </w:rPr>
          </w:rPrChange>
        </w:rPr>
        <w:t xml:space="preserve"> Popularity and Reputation Matter</w:t>
      </w:r>
      <w:r w:rsidRPr="002850AF">
        <w:rPr>
          <w:highlight w:val="cyan"/>
          <w:rPrChange w:id="553" w:author="Ricardo... Jacome.." w:date="2019-05-27T20:40:00Z">
            <w:rPr/>
          </w:rPrChange>
        </w:rPr>
        <w:t>:</w:t>
      </w:r>
      <w:r w:rsidR="002354FA" w:rsidRPr="002850AF">
        <w:rPr>
          <w:highlight w:val="cyan"/>
          <w:rPrChange w:id="554" w:author="Ricardo... Jacome.." w:date="2019-05-27T20:40:00Z">
            <w:rPr/>
          </w:rPrChange>
        </w:rPr>
        <w:t xml:space="preserve"> </w:t>
      </w:r>
      <w:r w:rsidRPr="002850AF">
        <w:rPr>
          <w:highlight w:val="cyan"/>
          <w:rPrChange w:id="555" w:author="Ricardo... Jacome.." w:date="2019-05-27T20:40:00Z">
            <w:rPr/>
          </w:rPrChange>
        </w:rPr>
        <w:t>I</w:t>
      </w:r>
      <w:r w:rsidR="002354FA" w:rsidRPr="002850AF">
        <w:rPr>
          <w:highlight w:val="cyan"/>
          <w:rPrChange w:id="556"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7" w:author="Ricardo... Jacome.." w:date="2019-05-27T20:40:00Z">
            <w:rPr/>
          </w:rPrChange>
        </w:rPr>
        <w:t xml:space="preserve">good signs of how the stock of company should be doing. </w:t>
      </w:r>
      <w:r w:rsidR="00E35959" w:rsidRPr="002850AF">
        <w:rPr>
          <w:highlight w:val="cyan"/>
          <w:rPrChange w:id="558" w:author="Ricardo... Jacome.." w:date="2019-05-27T20:40:00Z">
            <w:rPr/>
          </w:rPrChange>
        </w:rPr>
        <w:t>On the contrary, if the company you are analyzing, has really bad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9" w:author="Ricardo... Jacome.." w:date="2019-05-27T20:40:00Z">
            <w:rPr/>
          </w:rPrChange>
        </w:rPr>
        <w:t>.</w:t>
      </w:r>
      <w:r w:rsidR="00E35959" w:rsidRPr="002850AF">
        <w:rPr>
          <w:highlight w:val="cyan"/>
          <w:rPrChange w:id="560" w:author="Ricardo... Jacome.." w:date="2019-05-27T20:40:00Z">
            <w:rPr/>
          </w:rPrChange>
        </w:rPr>
        <w:t xml:space="preserve"> </w:t>
      </w:r>
      <w:r w:rsidR="0012639E" w:rsidRPr="002850AF">
        <w:rPr>
          <w:highlight w:val="cyan"/>
          <w:rPrChange w:id="561" w:author="Ricardo... Jacome.." w:date="2019-05-27T20:40:00Z">
            <w:rPr/>
          </w:rPrChange>
        </w:rPr>
        <w:t>M</w:t>
      </w:r>
      <w:r w:rsidR="00E35959" w:rsidRPr="002850AF">
        <w:rPr>
          <w:highlight w:val="cyan"/>
          <w:rPrChange w:id="562" w:author="Ricardo... Jacome.." w:date="2019-05-27T20:40:00Z">
            <w:rPr/>
          </w:rPrChange>
        </w:rPr>
        <w:t>ost people when talk</w:t>
      </w:r>
      <w:r w:rsidR="0012639E" w:rsidRPr="002850AF">
        <w:rPr>
          <w:highlight w:val="cyan"/>
          <w:rPrChange w:id="563" w:author="Ricardo... Jacome.." w:date="2019-05-27T20:40:00Z">
            <w:rPr/>
          </w:rPrChange>
        </w:rPr>
        <w:t>ing</w:t>
      </w:r>
      <w:r w:rsidR="00E35959" w:rsidRPr="002850AF">
        <w:rPr>
          <w:highlight w:val="cyan"/>
          <w:rPrChange w:id="564"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5" w:author="Ricardo... Jacome.." w:date="2019-05-27T20:40:00Z">
            <w:rPr/>
          </w:rPrChange>
        </w:rPr>
      </w:pPr>
      <w:r w:rsidRPr="002850AF">
        <w:rPr>
          <w:b/>
          <w:highlight w:val="cyan"/>
          <w:rPrChange w:id="566" w:author="Ricardo... Jacome.." w:date="2019-05-27T20:40:00Z">
            <w:rPr>
              <w:b/>
            </w:rPr>
          </w:rPrChange>
        </w:rPr>
        <w:t>Quick-Example #2 Some Businesses are Season-Dependent:</w:t>
      </w:r>
      <w:r w:rsidRPr="002850AF">
        <w:rPr>
          <w:highlight w:val="cyan"/>
          <w:rPrChange w:id="567"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8"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9" w:author="Ricardo... Jacome.." w:date="2019-05-27T20:32:00Z"/>
        </w:rPr>
      </w:pPr>
      <w:r w:rsidRPr="002850AF">
        <w:rPr>
          <w:highlight w:val="cyan"/>
          <w:rPrChange w:id="570"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71"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72"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73" w:author="Ricardo... Jacome.." w:date="2019-05-27T20:32:00Z"/>
        </w:rPr>
      </w:pPr>
      <w:ins w:id="574" w:author="Ricardo... Jacome.." w:date="2019-05-27T20:32:00Z">
        <w:r>
          <w:lastRenderedPageBreak/>
          <w:t>Based on our beginning chapters, a good investor</w:t>
        </w:r>
      </w:ins>
      <w:ins w:id="575" w:author="Ricardo... Jacome.." w:date="2019-05-27T20:34:00Z">
        <w:r>
          <w:t xml:space="preserve"> understands</w:t>
        </w:r>
      </w:ins>
      <w:ins w:id="576" w:author="Ricardo... Jacome.." w:date="2019-05-27T20:32:00Z">
        <w:r>
          <w:t>:</w:t>
        </w:r>
      </w:ins>
    </w:p>
    <w:p w14:paraId="6CBCA391" w14:textId="5BF43D7B" w:rsidR="00B22A70" w:rsidRDefault="00B22A70" w:rsidP="00B22A70">
      <w:pPr>
        <w:pStyle w:val="ListParagraph"/>
        <w:numPr>
          <w:ilvl w:val="0"/>
          <w:numId w:val="11"/>
        </w:numPr>
        <w:jc w:val="both"/>
        <w:rPr>
          <w:ins w:id="577" w:author="Ricardo... Jacome.." w:date="2019-05-27T20:32:00Z"/>
        </w:rPr>
      </w:pPr>
      <w:ins w:id="578" w:author="Ricardo... Jacome.." w:date="2019-05-27T20:34:00Z">
        <w:r>
          <w:t>T</w:t>
        </w:r>
      </w:ins>
      <w:ins w:id="579"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80" w:author="Ricardo... Jacome.." w:date="2019-05-27T20:32:00Z"/>
        </w:rPr>
      </w:pPr>
      <w:ins w:id="581" w:author="Ricardo... Jacome.." w:date="2019-05-27T20:34:00Z">
        <w:r>
          <w:t xml:space="preserve">How </w:t>
        </w:r>
      </w:ins>
      <w:ins w:id="582"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83" w:author="Ricardo... Jacome.." w:date="2019-05-27T20:32:00Z"/>
        </w:rPr>
      </w:pPr>
      <w:ins w:id="584" w:author="Ricardo... Jacome.." w:date="2019-05-27T20:34:00Z">
        <w:r>
          <w:t>T</w:t>
        </w:r>
      </w:ins>
      <w:ins w:id="585" w:author="Ricardo... Jacome.." w:date="2019-05-27T20:32:00Z">
        <w:r>
          <w:t>hat smaller time frames provide with too many uncertainties to predict them at all.</w:t>
        </w:r>
      </w:ins>
      <w:ins w:id="586"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36318409" w:rsidR="00C2238E" w:rsidRPr="00C2238E" w:rsidRDefault="006B6BE8" w:rsidP="00C2238E">
      <w:pPr>
        <w:pStyle w:val="Heading1"/>
        <w:rPr>
          <w:ins w:id="587" w:author="Ricardo... Jacome.." w:date="2019-05-27T21:05:00Z"/>
        </w:rPr>
      </w:pPr>
      <w:bookmarkStart w:id="588" w:name="_Toc10285477"/>
      <w:r>
        <w:lastRenderedPageBreak/>
        <w:t xml:space="preserve">Chapter </w:t>
      </w:r>
      <w:ins w:id="589" w:author="Ricardo... Jacome.." w:date="2019-05-27T20:40:00Z">
        <w:r w:rsidR="002850AF">
          <w:t>3</w:t>
        </w:r>
      </w:ins>
      <w:del w:id="590" w:author="Ricardo... Jacome.." w:date="2019-05-27T20:40:00Z">
        <w:r w:rsidDel="002850AF">
          <w:delText>4</w:delText>
        </w:r>
      </w:del>
      <w:r>
        <w:t xml:space="preserve">: </w:t>
      </w:r>
      <w:r w:rsidR="00C135B3">
        <w:t xml:space="preserve">Organizing </w:t>
      </w:r>
      <w:r w:rsidR="00C2238E">
        <w:t xml:space="preserve">Stocks </w:t>
      </w:r>
      <w:bookmarkEnd w:id="588"/>
      <w:del w:id="591" w:author="Ricardo... Jacome.." w:date="2019-05-27T21:03:00Z">
        <w:r w:rsidDel="00CF47FB">
          <w:delText>Classifications of Stocks</w:delText>
        </w:r>
      </w:del>
    </w:p>
    <w:p w14:paraId="3E36D241" w14:textId="77777777" w:rsidR="00880528" w:rsidRPr="00880528" w:rsidRDefault="00880528">
      <w:pPr>
        <w:pPrChange w:id="592" w:author="Ricardo... Jacome.." w:date="2019-05-27T21:05:00Z">
          <w:pPr>
            <w:pStyle w:val="Heading1"/>
          </w:pPr>
        </w:pPrChange>
      </w:pPr>
    </w:p>
    <w:p w14:paraId="5EE8B53E" w14:textId="6CBF9507" w:rsidR="00C33FB1" w:rsidRDefault="00C33FB1">
      <w:pPr>
        <w:jc w:val="both"/>
        <w:rPr>
          <w:ins w:id="593" w:author="Ricardo... Jacome.." w:date="2019-05-27T21:08:00Z"/>
        </w:rPr>
        <w:pPrChange w:id="594" w:author="Ricardo... Jacome.." w:date="2019-05-27T21:13:00Z">
          <w:pPr/>
        </w:pPrChange>
      </w:pPr>
      <w:ins w:id="595" w:author="Ricardo... Jacome.." w:date="2019-05-27T21:13:00Z">
        <w:r>
          <w:t>From</w:t>
        </w:r>
      </w:ins>
      <w:ins w:id="596" w:author="Ricardo... Jacome.." w:date="2019-05-27T21:08:00Z">
        <w:r>
          <w:t xml:space="preserve"> the previous section</w:t>
        </w:r>
      </w:ins>
      <w:ins w:id="597" w:author="Ricardo... Jacome.." w:date="2019-05-27T21:09:00Z">
        <w:r>
          <w:t>,</w:t>
        </w:r>
      </w:ins>
      <w:ins w:id="598" w:author="Ricardo... Jacome.." w:date="2019-05-27T21:08:00Z">
        <w:r>
          <w:t xml:space="preserve"> it will be possible to think that there is nothing that can be done to predict the stock </w:t>
        </w:r>
      </w:ins>
      <w:ins w:id="599" w:author="Ricardo... Jacome.." w:date="2019-05-27T21:09:00Z">
        <w:r>
          <w:t>behavior</w:t>
        </w:r>
      </w:ins>
      <w:ins w:id="600" w:author="Ricardo... Jacome.." w:date="2019-05-27T21:13:00Z">
        <w:r>
          <w:t xml:space="preserve"> because</w:t>
        </w:r>
      </w:ins>
      <w:ins w:id="601" w:author="Ricardo... Jacome.." w:date="2019-05-27T21:09:00Z">
        <w:r>
          <w:t xml:space="preserve"> everything is based off random things that we can’t control. </w:t>
        </w:r>
      </w:ins>
      <w:ins w:id="602" w:author="Ricardo... Jacome.." w:date="2019-05-27T21:10:00Z">
        <w:r>
          <w:t>However</w:t>
        </w:r>
      </w:ins>
      <w:ins w:id="603" w:author="Ricardo... Jacome.." w:date="2019-05-27T21:09:00Z">
        <w:r>
          <w:t>, now we need</w:t>
        </w:r>
      </w:ins>
      <w:ins w:id="604" w:author="Ricardo... Jacome.." w:date="2019-05-27T21:10:00Z">
        <w:r>
          <w:t xml:space="preserve"> to address what information can we rely on to understand some stock prices.</w:t>
        </w:r>
      </w:ins>
      <w:ins w:id="605" w:author="Ricardo... Jacome.." w:date="2019-05-27T21:09:00Z">
        <w:r>
          <w:t xml:space="preserve"> </w:t>
        </w:r>
      </w:ins>
    </w:p>
    <w:p w14:paraId="1B7B972C" w14:textId="44DB0F3B" w:rsidR="00CF47FB" w:rsidRDefault="00CF47FB" w:rsidP="000D21AE">
      <w:pPr>
        <w:rPr>
          <w:ins w:id="606" w:author="Ricardo... Jacome.." w:date="2019-05-27T21:05:00Z"/>
          <w:sz w:val="36"/>
          <w:szCs w:val="36"/>
        </w:rPr>
      </w:pPr>
      <w:ins w:id="607" w:author="Ricardo... Jacome.." w:date="2019-05-27T21:04:00Z">
        <w:r w:rsidRPr="00CF47FB">
          <w:rPr>
            <w:sz w:val="36"/>
            <w:szCs w:val="36"/>
            <w:rPrChange w:id="608" w:author="Ricardo... Jacome.." w:date="2019-05-27T21:05:00Z">
              <w:rPr/>
            </w:rPrChange>
          </w:rPr>
          <w:t>The Basics</w:t>
        </w:r>
      </w:ins>
      <w:r w:rsidR="00C135B3">
        <w:rPr>
          <w:sz w:val="36"/>
          <w:szCs w:val="36"/>
        </w:rPr>
        <w:t xml:space="preserve">: Stocks </w:t>
      </w:r>
      <w:r w:rsidR="00C135B3" w:rsidRPr="00C135B3">
        <w:rPr>
          <w:sz w:val="36"/>
          <w:szCs w:val="36"/>
        </w:rPr>
        <w:t>Hierarchies</w:t>
      </w:r>
    </w:p>
    <w:p w14:paraId="21483E85" w14:textId="5A1E8C3D" w:rsidR="00C33FB1" w:rsidRDefault="00C33FB1" w:rsidP="00D43270">
      <w:pPr>
        <w:jc w:val="both"/>
        <w:rPr>
          <w:ins w:id="609" w:author="Ricardo... Jacome.." w:date="2019-05-27T21:20:00Z"/>
          <w:szCs w:val="24"/>
        </w:rPr>
      </w:pPr>
      <w:ins w:id="610" w:author="Ricardo... Jacome.." w:date="2019-05-27T21:14:00Z">
        <w:r>
          <w:rPr>
            <w:szCs w:val="24"/>
          </w:rPr>
          <w:t xml:space="preserve">There </w:t>
        </w:r>
      </w:ins>
      <w:ins w:id="611" w:author="Ricardo... Jacome.." w:date="2019-05-27T21:15:00Z">
        <w:r>
          <w:rPr>
            <w:szCs w:val="24"/>
          </w:rPr>
          <w:t>exist</w:t>
        </w:r>
      </w:ins>
      <w:ins w:id="612" w:author="Ricardo... Jacome.." w:date="2019-05-27T21:14:00Z">
        <w:r>
          <w:rPr>
            <w:szCs w:val="24"/>
          </w:rPr>
          <w:t xml:space="preserve"> multiple sources of information that are outside of the stock’s chart that will aid into understanding what affects stock pricing. </w:t>
        </w:r>
      </w:ins>
      <w:ins w:id="613" w:author="Ricardo... Jacome.." w:date="2019-05-27T21:15:00Z">
        <w:r>
          <w:rPr>
            <w:szCs w:val="24"/>
          </w:rPr>
          <w:t xml:space="preserve">The first step will be to categorize businesses into different models. </w:t>
        </w:r>
      </w:ins>
      <w:ins w:id="614" w:author="Ricardo... Jacome.." w:date="2019-05-27T21:16:00Z">
        <w:r>
          <w:rPr>
            <w:szCs w:val="24"/>
          </w:rPr>
          <w:t>Businesses have many target customers</w:t>
        </w:r>
      </w:ins>
      <w:r w:rsidR="00225FE2">
        <w:rPr>
          <w:szCs w:val="24"/>
        </w:rPr>
        <w:t>,</w:t>
      </w:r>
      <w:ins w:id="615" w:author="Ricardo... Jacome.." w:date="2019-05-27T21:16:00Z">
        <w:r>
          <w:rPr>
            <w:szCs w:val="24"/>
          </w:rPr>
          <w:t xml:space="preserve"> a</w:t>
        </w:r>
      </w:ins>
      <w:ins w:id="616" w:author="Ricardo... Jacome.." w:date="2019-05-27T21:17:00Z">
        <w:r>
          <w:rPr>
            <w:szCs w:val="24"/>
          </w:rPr>
          <w:t xml:space="preserve">nd many products or services that they can offer. </w:t>
        </w:r>
      </w:ins>
      <w:ins w:id="617" w:author="Ricardo... Jacome.." w:date="2019-05-27T21:19:00Z">
        <w:r w:rsidR="00ED032A">
          <w:rPr>
            <w:szCs w:val="24"/>
          </w:rPr>
          <w:t>For this, the</w:t>
        </w:r>
      </w:ins>
      <w:r w:rsidR="00225FE2">
        <w:rPr>
          <w:szCs w:val="24"/>
        </w:rPr>
        <w:t xml:space="preserve"> tree-chart below</w:t>
      </w:r>
      <w:ins w:id="618"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9" w:author="Ricardo... Jacome.." w:date="2019-05-27T21:20:00Z"/>
          <w:szCs w:val="24"/>
        </w:rPr>
      </w:pPr>
      <w:ins w:id="620"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80653B" w:rsidRDefault="0080653B" w:rsidP="00ED032A">
                              <w:ins w:id="621"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80653B" w:rsidRDefault="0080653B" w:rsidP="00ED032A">
                        <w:ins w:id="622"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23" w:author="Ricardo... Jacome.." w:date="2019-05-27T21:20:00Z"/>
          <w:szCs w:val="24"/>
        </w:rPr>
        <w:pPrChange w:id="624" w:author="Ricardo... Jacome.." w:date="2019-05-27T21:24:00Z">
          <w:pPr/>
        </w:pPrChange>
      </w:pPr>
      <w:ins w:id="625"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80653B" w:rsidRDefault="0080653B">
                              <w:pPr>
                                <w:jc w:val="center"/>
                                <w:pPrChange w:id="626" w:author="Ricardo... Jacome.." w:date="2019-05-27T21:24:00Z">
                                  <w:pPr/>
                                </w:pPrChange>
                              </w:pPr>
                              <w:ins w:id="627"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80653B" w:rsidRDefault="0080653B">
                        <w:pPr>
                          <w:jc w:val="center"/>
                          <w:pPrChange w:id="628" w:author="Ricardo... Jacome.." w:date="2019-05-27T21:24:00Z">
                            <w:pPr/>
                          </w:pPrChange>
                        </w:pPr>
                        <w:ins w:id="629"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80653B" w:rsidRDefault="0080653B" w:rsidP="00ED032A">
                              <w:ins w:id="630"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80653B" w:rsidRDefault="0080653B" w:rsidP="00ED032A">
                        <w:ins w:id="631" w:author="Ricardo... Jacome.." w:date="2019-05-27T21:22:00Z">
                          <w:r>
                            <w:t>Service</w:t>
                          </w:r>
                        </w:ins>
                      </w:p>
                    </w:txbxContent>
                  </v:textbox>
                </v:shape>
              </w:pict>
            </mc:Fallback>
          </mc:AlternateContent>
        </w:r>
      </w:ins>
    </w:p>
    <w:p w14:paraId="4CB163B0" w14:textId="4C4A2F94" w:rsidR="00ED032A" w:rsidRDefault="00ED032A" w:rsidP="00ED032A">
      <w:pPr>
        <w:rPr>
          <w:ins w:id="632" w:author="Ricardo... Jacome.." w:date="2019-05-27T21:20:00Z"/>
          <w:szCs w:val="24"/>
        </w:rPr>
      </w:pPr>
    </w:p>
    <w:p w14:paraId="55101608" w14:textId="39430519" w:rsidR="00ED032A" w:rsidRDefault="00ED032A" w:rsidP="00ED032A">
      <w:pPr>
        <w:rPr>
          <w:ins w:id="633" w:author="Ricardo... Jacome.." w:date="2019-05-27T21:22:00Z"/>
          <w:szCs w:val="24"/>
        </w:rPr>
      </w:pPr>
    </w:p>
    <w:p w14:paraId="5B276EDD" w14:textId="6FB8ECFB" w:rsidR="00ED032A" w:rsidRDefault="00624635" w:rsidP="00D43270">
      <w:pPr>
        <w:jc w:val="both"/>
        <w:rPr>
          <w:ins w:id="634" w:author="Ricardo... Jacome.." w:date="2019-05-27T21:24:00Z"/>
          <w:szCs w:val="24"/>
        </w:rPr>
      </w:pPr>
      <w:ins w:id="635"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80653B" w:rsidRDefault="0080653B"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80653B" w:rsidRDefault="0080653B" w:rsidP="00624635">
                        <w:r>
                          <w:t>Clothing</w:t>
                        </w:r>
                      </w:p>
                    </w:txbxContent>
                  </v:textbox>
                </v:shape>
              </w:pict>
            </mc:Fallback>
          </mc:AlternateContent>
        </w:r>
      </w:ins>
      <w:ins w:id="636" w:author="Ricardo... Jacome.." w:date="2019-05-27T21:23:00Z">
        <w:r w:rsidR="00ED032A">
          <w:rPr>
            <w:szCs w:val="24"/>
          </w:rPr>
          <w:t xml:space="preserve">Now, you can </w:t>
        </w:r>
      </w:ins>
      <w:r w:rsidR="00225FE2">
        <w:rPr>
          <w:szCs w:val="24"/>
        </w:rPr>
        <w:t>select</w:t>
      </w:r>
      <w:ins w:id="637"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8" w:author="Ricardo... Jacome.." w:date="2019-05-27T21:23:00Z">
        <w:r w:rsidR="00ED032A">
          <w:rPr>
            <w:szCs w:val="24"/>
          </w:rPr>
          <w:t>. But remember to investigate many more when you start lo</w:t>
        </w:r>
      </w:ins>
      <w:ins w:id="639" w:author="Ricardo... Jacome.." w:date="2019-05-27T21:24:00Z">
        <w:r w:rsidR="00ED032A">
          <w:rPr>
            <w:szCs w:val="24"/>
          </w:rPr>
          <w:t>oking into companies.</w:t>
        </w:r>
      </w:ins>
    </w:p>
    <w:p w14:paraId="63B974F3" w14:textId="458160F6" w:rsidR="00ED032A" w:rsidRDefault="00ED032A" w:rsidP="00ED032A">
      <w:pPr>
        <w:rPr>
          <w:ins w:id="640" w:author="Ricardo... Jacome.." w:date="2019-05-27T21:24:00Z"/>
          <w:szCs w:val="24"/>
        </w:rPr>
      </w:pPr>
      <w:ins w:id="641"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80653B" w:rsidRDefault="0080653B" w:rsidP="00ED032A">
                              <w:ins w:id="642"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80653B" w:rsidRDefault="0080653B" w:rsidP="00ED032A">
                        <w:ins w:id="643"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44" w:author="Ricardo... Jacome.." w:date="2019-05-27T21:24:00Z"/>
          <w:szCs w:val="24"/>
        </w:rPr>
      </w:pPr>
      <w:ins w:id="645"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80653B" w:rsidRDefault="0080653B"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80653B" w:rsidRDefault="0080653B"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6" w:author="Ricardo... Jacome.." w:date="2019-05-27T21:24:00Z"/>
          <w:szCs w:val="24"/>
        </w:rPr>
      </w:pPr>
      <w:ins w:id="647"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80653B" w:rsidRDefault="0080653B"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80653B" w:rsidRDefault="0080653B"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80653B" w:rsidRDefault="0080653B">
                              <w:pPr>
                                <w:jc w:val="center"/>
                                <w:pPrChange w:id="648" w:author="Ricardo... Jacome.." w:date="2019-05-27T21:24:00Z">
                                  <w:pPr/>
                                </w:pPrChange>
                              </w:pPr>
                              <w:ins w:id="649"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80653B" w:rsidRDefault="0080653B">
                        <w:pPr>
                          <w:jc w:val="center"/>
                          <w:pPrChange w:id="650" w:author="Ricardo... Jacome.." w:date="2019-05-27T21:24:00Z">
                            <w:pPr/>
                          </w:pPrChange>
                        </w:pPr>
                        <w:ins w:id="651" w:author="Ricardo... Jacome.." w:date="2019-05-27T21:21:00Z">
                          <w:r>
                            <w:t>Company</w:t>
                          </w:r>
                        </w:ins>
                      </w:p>
                    </w:txbxContent>
                  </v:textbox>
                </v:shape>
              </w:pict>
            </mc:Fallback>
          </mc:AlternateContent>
        </w:r>
      </w:ins>
    </w:p>
    <w:p w14:paraId="6CC6DFF6" w14:textId="4A5C7890" w:rsidR="00ED032A" w:rsidRDefault="00ED032A" w:rsidP="00ED032A">
      <w:pPr>
        <w:rPr>
          <w:ins w:id="652" w:author="Ricardo... Jacome.." w:date="2019-05-27T21:24:00Z"/>
          <w:szCs w:val="24"/>
        </w:rPr>
      </w:pPr>
      <w:ins w:id="653"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80653B" w:rsidRDefault="0080653B" w:rsidP="00ED032A">
                              <w:ins w:id="654"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80653B" w:rsidRDefault="0080653B" w:rsidP="00ED032A">
                        <w:ins w:id="655"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6" w:author="Ricardo... Jacome.." w:date="2019-05-27T21:05:00Z"/>
          <w:szCs w:val="24"/>
          <w:rPrChange w:id="657" w:author="Ricardo... Jacome.." w:date="2019-05-27T21:13:00Z">
            <w:rPr>
              <w:ins w:id="658" w:author="Ricardo... Jacome.." w:date="2019-05-27T21:05:00Z"/>
              <w:sz w:val="36"/>
              <w:szCs w:val="36"/>
            </w:rPr>
          </w:rPrChange>
        </w:rPr>
      </w:pPr>
      <w:ins w:id="659"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80653B" w:rsidRDefault="0080653B"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80653B" w:rsidRDefault="0080653B"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4E067EBB"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bling game</w:t>
      </w:r>
      <w:r w:rsidR="0086206A" w:rsidRPr="00CF08E2">
        <w:rPr>
          <w:b/>
          <w:szCs w:val="24"/>
        </w:rPr>
        <w:t>.</w:t>
      </w:r>
      <w:r w:rsidR="00CF08E2" w:rsidRPr="00CF08E2">
        <w:rPr>
          <w:b/>
          <w:szCs w:val="24"/>
        </w:rPr>
        <w:t xml:space="preserv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50A9C20E" w:rsidR="00A777C3" w:rsidRDefault="00880528" w:rsidP="00A777C3">
      <w:pPr>
        <w:rPr>
          <w:sz w:val="36"/>
          <w:szCs w:val="36"/>
        </w:rPr>
      </w:pPr>
      <w:ins w:id="660" w:author="Ricardo... Jacome.." w:date="2019-05-27T21:05:00Z">
        <w:r>
          <w:rPr>
            <w:sz w:val="36"/>
            <w:szCs w:val="36"/>
          </w:rPr>
          <w:t>The Mindset</w:t>
        </w:r>
      </w:ins>
      <w:r w:rsidR="00C135B3">
        <w:rPr>
          <w:sz w:val="36"/>
          <w:szCs w:val="36"/>
        </w:rPr>
        <w:t xml:space="preserve">: Stock Questioning </w:t>
      </w:r>
    </w:p>
    <w:p w14:paraId="67D5ABB4" w14:textId="77777777" w:rsidR="00CD7E54" w:rsidRDefault="00A777C3" w:rsidP="001E4A2B">
      <w:pPr>
        <w:jc w:val="both"/>
        <w:rPr>
          <w:szCs w:val="24"/>
        </w:rPr>
      </w:pPr>
      <w:r>
        <w:rPr>
          <w:szCs w:val="24"/>
        </w:rPr>
        <w:t>When analyzing stocks, we ask some questions and search for many answers. Sometimes this poses a problem because we tend to find answers to questions that will not provide us with our ultimate goal.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w:t>
      </w:r>
      <w:r w:rsidR="001E4A2B" w:rsidRPr="00CD7E54">
        <w:rPr>
          <w:szCs w:val="24"/>
          <w:u w:val="single"/>
        </w:rPr>
        <w:t>bad</w:t>
      </w:r>
      <w:r w:rsidR="001E4A2B">
        <w:rPr>
          <w:szCs w:val="24"/>
        </w:rPr>
        <w:t xml:space="preserve"> question: </w:t>
      </w:r>
    </w:p>
    <w:p w14:paraId="40A767A7" w14:textId="77777777" w:rsidR="00CD7E54" w:rsidRPr="00CD7E54" w:rsidRDefault="00A777C3" w:rsidP="00CD7E54">
      <w:pPr>
        <w:pStyle w:val="ListParagraph"/>
        <w:numPr>
          <w:ilvl w:val="0"/>
          <w:numId w:val="12"/>
        </w:numPr>
        <w:jc w:val="both"/>
        <w:rPr>
          <w:szCs w:val="24"/>
        </w:rPr>
      </w:pPr>
      <w:r w:rsidRPr="00CD7E54">
        <w:rPr>
          <w:szCs w:val="24"/>
        </w:rPr>
        <w:t xml:space="preserve">Would you rather invest in a company that </w:t>
      </w:r>
      <w:r w:rsidR="001E4A2B" w:rsidRPr="00CD7E54">
        <w:rPr>
          <w:szCs w:val="24"/>
        </w:rPr>
        <w:t>promises</w:t>
      </w:r>
      <w:r w:rsidRPr="00CD7E54">
        <w:rPr>
          <w:szCs w:val="24"/>
        </w:rPr>
        <w:t xml:space="preserve"> more money or less money? </w:t>
      </w:r>
    </w:p>
    <w:p w14:paraId="59563307" w14:textId="77777777" w:rsidR="00CD7E54" w:rsidRDefault="00A777C3" w:rsidP="001E4A2B">
      <w:pPr>
        <w:jc w:val="both"/>
        <w:rPr>
          <w:szCs w:val="24"/>
        </w:rPr>
      </w:pPr>
      <w:r>
        <w:rPr>
          <w:szCs w:val="24"/>
        </w:rPr>
        <w:t>This is the type of question that</w:t>
      </w:r>
      <w:r w:rsidR="001E4A2B">
        <w:rPr>
          <w:szCs w:val="24"/>
        </w:rPr>
        <w:t xml:space="preserve"> any person would disregard as unnecessary. Now let us look at a question that can have the same answers: </w:t>
      </w:r>
    </w:p>
    <w:p w14:paraId="55870FED" w14:textId="77777777" w:rsidR="00CD7E54" w:rsidRPr="00CD7E54" w:rsidRDefault="001E4A2B" w:rsidP="00CD7E54">
      <w:pPr>
        <w:pStyle w:val="ListParagraph"/>
        <w:numPr>
          <w:ilvl w:val="0"/>
          <w:numId w:val="12"/>
        </w:numPr>
        <w:jc w:val="both"/>
        <w:rPr>
          <w:szCs w:val="24"/>
        </w:rPr>
      </w:pPr>
      <w:r w:rsidRPr="00CD7E54">
        <w:rPr>
          <w:szCs w:val="24"/>
        </w:rPr>
        <w:t xml:space="preserve">Would you rather invest in a risky company or a secure one? </w:t>
      </w:r>
    </w:p>
    <w:p w14:paraId="21A5E683" w14:textId="3441F001" w:rsidR="00CD7E54" w:rsidRDefault="001E4A2B" w:rsidP="001E4A2B">
      <w:pPr>
        <w:jc w:val="both"/>
        <w:rPr>
          <w:szCs w:val="24"/>
        </w:rPr>
      </w:pPr>
      <w:r>
        <w:rPr>
          <w:szCs w:val="24"/>
        </w:rPr>
        <w:t xml:space="preserve"> Even if a company promises a higher rate of return than others, the risk involved is a factor that needs to be taken into account in order to make </w:t>
      </w:r>
      <w:r w:rsidR="00245397">
        <w:rPr>
          <w:szCs w:val="24"/>
        </w:rPr>
        <w:t xml:space="preserve">a </w:t>
      </w:r>
      <w:r w:rsidR="00CD7E54">
        <w:rPr>
          <w:szCs w:val="24"/>
        </w:rPr>
        <w:t>profitable</w:t>
      </w:r>
      <w:r w:rsidR="00245397">
        <w:rPr>
          <w:szCs w:val="24"/>
        </w:rPr>
        <w:t xml:space="preserve"> decision. Sometimes we need to even ask extra questions to our original one to have a complete picture of the company.</w:t>
      </w:r>
      <w:r w:rsidR="00CD7E54">
        <w:rPr>
          <w:szCs w:val="24"/>
        </w:rPr>
        <w:t xml:space="preserve"> For example:</w:t>
      </w:r>
      <w:r w:rsidR="00245397">
        <w:rPr>
          <w:szCs w:val="24"/>
        </w:rPr>
        <w:t xml:space="preserve"> </w:t>
      </w:r>
    </w:p>
    <w:p w14:paraId="45D74E2E" w14:textId="77777777" w:rsidR="00CD7E54" w:rsidRPr="00CD7E54" w:rsidRDefault="00245397" w:rsidP="00CD7E54">
      <w:pPr>
        <w:pStyle w:val="ListParagraph"/>
        <w:numPr>
          <w:ilvl w:val="0"/>
          <w:numId w:val="12"/>
        </w:numPr>
        <w:jc w:val="both"/>
        <w:rPr>
          <w:szCs w:val="24"/>
        </w:rPr>
      </w:pPr>
      <w:r w:rsidRPr="00CD7E54">
        <w:rPr>
          <w:szCs w:val="24"/>
        </w:rPr>
        <w:t xml:space="preserve">Would you rather invest in a company that promises more money now with a really high risk of losing everything or a company that provides a secure rate for a smaller return for many years? </w:t>
      </w:r>
    </w:p>
    <w:p w14:paraId="5112395B" w14:textId="7488F977" w:rsidR="00245397" w:rsidRDefault="00245397" w:rsidP="001E4A2B">
      <w:pPr>
        <w:jc w:val="both"/>
        <w:rPr>
          <w:szCs w:val="24"/>
        </w:rPr>
      </w:pPr>
      <w:r>
        <w:rPr>
          <w:szCs w:val="24"/>
        </w:rPr>
        <w:lastRenderedPageBreak/>
        <w:t>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The majority of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w:t>
      </w:r>
      <w:r w:rsidR="00C135B3">
        <w:rPr>
          <w:szCs w:val="24"/>
        </w:rPr>
        <w:lastRenderedPageBreak/>
        <w:t xml:space="preserve">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t>I think you need an example for illustrating the importance of asking the right questions, not the mentality of the landlord vs tenant here</w:t>
      </w:r>
    </w:p>
    <w:p w14:paraId="78E0ABF5" w14:textId="5E31CCC4" w:rsidR="009C1AF6" w:rsidRDefault="009C1AF6" w:rsidP="005575AF">
      <w:pPr>
        <w:jc w:val="both"/>
        <w:rPr>
          <w:szCs w:val="24"/>
        </w:rPr>
      </w:pPr>
    </w:p>
    <w:p w14:paraId="3789514C" w14:textId="2A009F23" w:rsidR="009C1AF6" w:rsidRDefault="009C1AF6" w:rsidP="005575AF">
      <w:pPr>
        <w:jc w:val="both"/>
        <w:rPr>
          <w:szCs w:val="24"/>
        </w:rPr>
      </w:pPr>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ins w:id="661" w:author="Ricardo... Jacome.." w:date="2019-05-27T19:51:00Z">
        <w:r w:rsidRPr="00C33FB1">
          <w:rPr>
            <w:b/>
            <w:rPrChange w:id="662" w:author="Ricardo... Jacome.." w:date="2019-05-27T21:12:00Z">
              <w:rPr/>
            </w:rPrChange>
          </w:rPr>
          <w:t>Fundamental</w:t>
        </w:r>
      </w:ins>
      <w:ins w:id="663" w:author="Ricardo... Jacome.." w:date="2019-05-27T16:54:00Z">
        <w:r w:rsidRPr="00C33FB1">
          <w:rPr>
            <w:b/>
            <w:rPrChange w:id="664" w:author="Ricardo... Jacome.." w:date="2019-05-27T21:12:00Z">
              <w:rPr/>
            </w:rPrChange>
          </w:rPr>
          <w:t xml:space="preserve"> Example</w:t>
        </w:r>
      </w:ins>
      <w:ins w:id="665" w:author="Ricardo... Jacome.." w:date="2019-05-27T19:51:00Z">
        <w:r w:rsidRPr="00C33FB1">
          <w:rPr>
            <w:b/>
            <w:rPrChange w:id="666" w:author="Ricardo... Jacome.." w:date="2019-05-27T21:12:00Z">
              <w:rPr/>
            </w:rPrChange>
          </w:rPr>
          <w:t xml:space="preserve"> #</w:t>
        </w:r>
      </w:ins>
      <w:r>
        <w:rPr>
          <w:b/>
        </w:rPr>
        <w:t>2</w:t>
      </w:r>
      <w:ins w:id="667" w:author="Ricardo... Jacome.." w:date="2019-05-27T16:54:00Z">
        <w:r w:rsidRPr="00C33FB1">
          <w:rPr>
            <w:b/>
            <w:rPrChange w:id="668" w:author="Ricardo... Jacome.." w:date="2019-05-27T21:12:00Z">
              <w:rPr/>
            </w:rPrChange>
          </w:rPr>
          <w:t xml:space="preserve">: </w:t>
        </w:r>
      </w:ins>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Interesting enough, you know a lot of people who talk really good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to this acquittance person,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C135B3" w:rsidRDefault="00BB68CA" w:rsidP="00C135B3">
      <w:pPr>
        <w:jc w:val="both"/>
        <w:rPr>
          <w:ins w:id="669" w:author="Ricardo... Jacome.." w:date="2019-05-27T16:54:00Z"/>
          <w:bCs/>
          <w:rPrChange w:id="670" w:author="Ricardo... Jacome.." w:date="2019-05-27T21:12:00Z">
            <w:rPr>
              <w:ins w:id="671" w:author="Ricardo... Jacome.." w:date="2019-05-27T16:54:00Z"/>
            </w:rPr>
          </w:rPrChange>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w:t>
      </w:r>
      <w:r w:rsidR="009C1AF6">
        <w:rPr>
          <w:szCs w:val="24"/>
        </w:rPr>
        <w:lastRenderedPageBreak/>
        <w:t xml:space="preserve">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72"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73"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74" w:author="Ricardo... Jacome.." w:date="2019-05-27T21:04:00Z"/>
        </w:rPr>
      </w:pPr>
    </w:p>
    <w:p w14:paraId="7315641F" w14:textId="462994A0" w:rsidR="003242A8" w:rsidDel="00CF47FB" w:rsidRDefault="00BF6772" w:rsidP="003242A8">
      <w:pPr>
        <w:pStyle w:val="Heading2"/>
        <w:rPr>
          <w:del w:id="675" w:author="Ricardo... Jacome.." w:date="2019-05-27T21:04:00Z"/>
        </w:rPr>
      </w:pPr>
      <w:del w:id="676"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77" w:author="Ricardo... Jacome.." w:date="2019-05-27T21:04:00Z"/>
          <w:b/>
        </w:rPr>
      </w:pPr>
      <w:del w:id="678"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79" w:author="Ricardo... Jacome.." w:date="2019-05-27T20:59:00Z">
        <w:r w:rsidR="00543FEC" w:rsidRPr="00543FEC" w:rsidDel="00CF47FB">
          <w:rPr>
            <w:b/>
          </w:rPr>
          <w:delText>really hard</w:delText>
        </w:r>
      </w:del>
      <w:del w:id="680"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81" w:author="Ricardo... Jacome.." w:date="2019-05-27T21:04:00Z"/>
        </w:rPr>
      </w:pPr>
      <w:del w:id="682"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83" w:author="Ricardo... Jacome.." w:date="2019-05-27T21:04:00Z"/>
        </w:rPr>
      </w:pPr>
      <w:del w:id="684"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85" w:author="Ricardo... Jacome.." w:date="2019-05-27T21:04:00Z"/>
        </w:rPr>
      </w:pPr>
    </w:p>
    <w:p w14:paraId="26772738" w14:textId="49517FE9" w:rsidR="00ED09F2" w:rsidDel="00CF47FB" w:rsidRDefault="00ED09F2" w:rsidP="00BF6772">
      <w:pPr>
        <w:jc w:val="both"/>
        <w:rPr>
          <w:del w:id="686" w:author="Ricardo... Jacome.." w:date="2019-05-27T21:04:00Z"/>
        </w:rPr>
      </w:pPr>
    </w:p>
    <w:p w14:paraId="5A66E3A1" w14:textId="56A4DF17" w:rsidR="00ED09F2" w:rsidDel="00CF47FB" w:rsidRDefault="00ED09F2" w:rsidP="00BF6772">
      <w:pPr>
        <w:jc w:val="both"/>
        <w:rPr>
          <w:del w:id="687" w:author="Ricardo... Jacome.." w:date="2019-05-27T21:04:00Z"/>
        </w:rPr>
      </w:pPr>
    </w:p>
    <w:p w14:paraId="42C6EC65" w14:textId="0E0F6035" w:rsidR="00ED09F2" w:rsidDel="00CF47FB" w:rsidRDefault="00ED09F2" w:rsidP="00BF6772">
      <w:pPr>
        <w:jc w:val="both"/>
        <w:rPr>
          <w:del w:id="688" w:author="Ricardo... Jacome.." w:date="2019-05-27T21:04:00Z"/>
        </w:rPr>
      </w:pPr>
    </w:p>
    <w:p w14:paraId="784D6007" w14:textId="7EEA857A" w:rsidR="00ED09F2" w:rsidDel="00CF47FB" w:rsidRDefault="00ED09F2" w:rsidP="00BF6772">
      <w:pPr>
        <w:jc w:val="both"/>
        <w:rPr>
          <w:del w:id="689" w:author="Ricardo... Jacome.." w:date="2019-05-27T21:04:00Z"/>
        </w:rPr>
      </w:pPr>
    </w:p>
    <w:p w14:paraId="362B557C" w14:textId="060F8A51" w:rsidR="00ED09F2" w:rsidDel="00CF47FB" w:rsidRDefault="00ED09F2" w:rsidP="00BF6772">
      <w:pPr>
        <w:jc w:val="both"/>
        <w:rPr>
          <w:del w:id="690" w:author="Ricardo... Jacome.." w:date="2019-05-27T21:04:00Z"/>
        </w:rPr>
      </w:pPr>
    </w:p>
    <w:p w14:paraId="0EE5BDF6" w14:textId="1D39F59B" w:rsidR="00ED09F2" w:rsidDel="00CF47FB" w:rsidRDefault="00ED09F2" w:rsidP="00BF6772">
      <w:pPr>
        <w:jc w:val="both"/>
        <w:rPr>
          <w:del w:id="691" w:author="Ricardo... Jacome.." w:date="2019-05-27T21:04:00Z"/>
        </w:rPr>
      </w:pPr>
    </w:p>
    <w:p w14:paraId="2B19B264" w14:textId="53900D47" w:rsidR="00ED09F2" w:rsidDel="00CF47FB" w:rsidRDefault="00ED09F2" w:rsidP="00BF6772">
      <w:pPr>
        <w:jc w:val="both"/>
        <w:rPr>
          <w:del w:id="692" w:author="Ricardo... Jacome.." w:date="2019-05-27T21:04:00Z"/>
        </w:rPr>
      </w:pPr>
    </w:p>
    <w:p w14:paraId="3B41D18A" w14:textId="5D2A0002" w:rsidR="007F02D3" w:rsidDel="00CF47FB" w:rsidRDefault="008A7EBA" w:rsidP="00BF6772">
      <w:pPr>
        <w:jc w:val="both"/>
        <w:rPr>
          <w:del w:id="693" w:author="Ricardo... Jacome.." w:date="2019-05-27T21:04:00Z"/>
        </w:rPr>
      </w:pPr>
      <w:del w:id="694"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95" w:author="Ricardo... Jacome.." w:date="2019-05-27T21:04:00Z"/>
        </w:rPr>
      </w:pPr>
      <w:del w:id="696"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97" w:author="Ricardo... Jacome.." w:date="2019-05-27T21:04:00Z"/>
        </w:rPr>
      </w:pPr>
      <w:del w:id="698" w:author="Ricardo... Jacome.." w:date="2019-05-27T21:04:00Z">
        <w:r w:rsidDel="00CF47FB">
          <w:delText>Category Example Selection</w:delText>
        </w:r>
      </w:del>
    </w:p>
    <w:p w14:paraId="017662A9" w14:textId="7954381D" w:rsidR="008A7EBA" w:rsidDel="00CF47FB" w:rsidRDefault="008A7EBA" w:rsidP="00BF6772">
      <w:pPr>
        <w:jc w:val="both"/>
        <w:rPr>
          <w:del w:id="699" w:author="Ricardo... Jacome.." w:date="2019-05-27T21:04:00Z"/>
        </w:rPr>
      </w:pPr>
      <w:del w:id="700"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701" w:author="Ricardo... Jacome.." w:date="2019-05-27T21:04:00Z"/>
        </w:rPr>
      </w:pPr>
      <w:del w:id="702"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703" w:author="Ricardo... Jacome.." w:date="2019-05-27T21:04:00Z"/>
        </w:rPr>
      </w:pPr>
      <w:del w:id="704"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05" w:author="Ricardo... Jacome.." w:date="2019-05-27T21:04:00Z"/>
        </w:rPr>
      </w:pPr>
      <w:del w:id="706"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07" w:author="Ricardo... Jacome.." w:date="2019-05-27T21:04:00Z"/>
        </w:rPr>
      </w:pPr>
      <w:del w:id="708" w:author="Ricardo... Jacome.." w:date="2019-05-27T21:04:00Z">
        <w:r w:rsidDel="00CF47FB">
          <w:delText>Remarks</w:delText>
        </w:r>
      </w:del>
    </w:p>
    <w:p w14:paraId="287BECEE" w14:textId="30DE1532" w:rsidR="008C4649" w:rsidDel="00CF47FB" w:rsidRDefault="00B27216" w:rsidP="003B195B">
      <w:pPr>
        <w:jc w:val="both"/>
        <w:rPr>
          <w:del w:id="709" w:author="Ricardo... Jacome.." w:date="2019-05-27T21:04:00Z"/>
        </w:rPr>
      </w:pPr>
      <w:del w:id="710"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11" w:author="Ricardo... Jacome.." w:date="2019-05-27T21:04:00Z"/>
        </w:rPr>
      </w:pPr>
      <w:del w:id="712"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80653B" w:rsidRDefault="00806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80653B" w:rsidRDefault="0080653B"/>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80653B" w:rsidRDefault="00806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80653B" w:rsidRDefault="0080653B"/>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80653B" w:rsidRPr="00962C80" w:rsidRDefault="0080653B"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80653B" w:rsidRPr="00962C80" w:rsidRDefault="0080653B"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80653B" w:rsidRDefault="0080653B"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80653B" w:rsidRDefault="0080653B"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80653B" w:rsidRPr="00962C80" w:rsidRDefault="0080653B">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80653B" w:rsidRPr="00962C80" w:rsidRDefault="0080653B">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80653B" w:rsidRPr="00962C80" w:rsidRDefault="0080653B"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80653B" w:rsidRPr="00962C80" w:rsidRDefault="0080653B"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13" w:author="Ricardo... Jacome.." w:date="2019-05-27T21:04:00Z"/>
        </w:rPr>
      </w:pPr>
    </w:p>
    <w:p w14:paraId="1AD8BCB1" w14:textId="6712D708" w:rsidR="00962C80" w:rsidDel="00CF47FB" w:rsidRDefault="00B21847" w:rsidP="003B195B">
      <w:pPr>
        <w:jc w:val="both"/>
        <w:rPr>
          <w:del w:id="714" w:author="Ricardo... Jacome.." w:date="2019-05-27T21:04:00Z"/>
        </w:rPr>
      </w:pPr>
      <w:del w:id="715"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80653B" w:rsidRDefault="0080653B"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80653B" w:rsidRDefault="0080653B"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80653B" w:rsidRDefault="0080653B"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80653B" w:rsidRDefault="0080653B"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80653B" w:rsidRDefault="0080653B"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80653B" w:rsidRDefault="0080653B"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16" w:author="Ricardo... Jacome.." w:date="2019-05-27T21:04:00Z"/>
        </w:rPr>
      </w:pPr>
      <w:del w:id="717"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18" w:author="Ricardo... Jacome.." w:date="2019-05-27T21:04:00Z"/>
        </w:rPr>
      </w:pPr>
      <w:del w:id="719"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80653B" w:rsidRDefault="0080653B"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80653B" w:rsidRDefault="0080653B"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80653B" w:rsidRDefault="0080653B"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80653B" w:rsidRDefault="0080653B" w:rsidP="00962C80">
                        <w:pPr>
                          <w:jc w:val="center"/>
                        </w:pPr>
                        <w:r>
                          <w:t>Service</w:t>
                        </w:r>
                      </w:p>
                    </w:txbxContent>
                  </v:textbox>
                </v:shape>
              </w:pict>
            </mc:Fallback>
          </mc:AlternateContent>
        </w:r>
      </w:del>
    </w:p>
    <w:p w14:paraId="2BA23C2B" w14:textId="66988446" w:rsidR="00962C80" w:rsidDel="00CF47FB" w:rsidRDefault="00C00928" w:rsidP="003B195B">
      <w:pPr>
        <w:jc w:val="both"/>
        <w:rPr>
          <w:del w:id="720" w:author="Ricardo... Jacome.." w:date="2019-05-27T21:04:00Z"/>
        </w:rPr>
      </w:pPr>
      <w:del w:id="721"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80653B" w:rsidRDefault="0080653B"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80653B" w:rsidRDefault="0080653B"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22" w:author="Ricardo... Jacome.." w:date="2019-05-27T21:04:00Z"/>
        </w:rPr>
      </w:pPr>
    </w:p>
    <w:p w14:paraId="1C7759A9" w14:textId="7C47AFB1" w:rsidR="00962C80" w:rsidDel="00CF47FB" w:rsidRDefault="00B21847" w:rsidP="003B195B">
      <w:pPr>
        <w:jc w:val="both"/>
        <w:rPr>
          <w:del w:id="723" w:author="Ricardo... Jacome.." w:date="2019-05-27T21:04:00Z"/>
        </w:rPr>
      </w:pPr>
      <w:del w:id="724"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80653B" w:rsidRDefault="0080653B"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80653B" w:rsidRDefault="0080653B"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80653B" w:rsidRDefault="0080653B"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80653B" w:rsidRDefault="0080653B"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80653B" w:rsidRDefault="0080653B"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80653B" w:rsidRDefault="0080653B"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25" w:author="Ricardo... Jacome.." w:date="2019-05-27T21:04:00Z"/>
        </w:rPr>
      </w:pPr>
    </w:p>
    <w:p w14:paraId="7ED9E30F" w14:textId="578CEB79" w:rsidR="00962C80" w:rsidDel="00CF47FB" w:rsidRDefault="00B21847" w:rsidP="003B195B">
      <w:pPr>
        <w:jc w:val="both"/>
        <w:rPr>
          <w:del w:id="726" w:author="Ricardo... Jacome.." w:date="2019-05-27T21:04:00Z"/>
        </w:rPr>
      </w:pPr>
      <w:del w:id="727"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80653B" w:rsidRDefault="0080653B"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80653B" w:rsidRDefault="0080653B"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80653B" w:rsidRDefault="0080653B"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80653B" w:rsidRDefault="0080653B" w:rsidP="00962C80">
                        <w:pPr>
                          <w:jc w:val="center"/>
                        </w:pPr>
                        <w:r>
                          <w:t>Service</w:t>
                        </w:r>
                      </w:p>
                    </w:txbxContent>
                  </v:textbox>
                </v:shape>
              </w:pict>
            </mc:Fallback>
          </mc:AlternateContent>
        </w:r>
      </w:del>
    </w:p>
    <w:p w14:paraId="0CFA3548" w14:textId="54327732" w:rsidR="00962C80" w:rsidDel="00CF47FB" w:rsidRDefault="00962C80" w:rsidP="003B195B">
      <w:pPr>
        <w:jc w:val="both"/>
        <w:rPr>
          <w:del w:id="728" w:author="Ricardo... Jacome.." w:date="2019-05-27T21:04:00Z"/>
        </w:rPr>
      </w:pPr>
    </w:p>
    <w:p w14:paraId="139EA986" w14:textId="2F139BC5" w:rsidR="00962C80" w:rsidDel="00CF47FB" w:rsidRDefault="00962C80" w:rsidP="003B195B">
      <w:pPr>
        <w:jc w:val="both"/>
        <w:rPr>
          <w:del w:id="729" w:author="Ricardo... Jacome.." w:date="2019-05-27T21:04:00Z"/>
        </w:rPr>
      </w:pPr>
    </w:p>
    <w:p w14:paraId="0C092304" w14:textId="58A81ADE" w:rsidR="00C00928" w:rsidDel="00CF47FB" w:rsidRDefault="00C00928" w:rsidP="00C00928">
      <w:pPr>
        <w:jc w:val="center"/>
        <w:rPr>
          <w:del w:id="730" w:author="Ricardo... Jacome.." w:date="2019-05-27T21:04:00Z"/>
        </w:rPr>
      </w:pPr>
      <w:del w:id="731"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32" w:author="Ricardo... Jacome.." w:date="2019-05-27T21:04:00Z"/>
        </w:rPr>
      </w:pPr>
      <w:del w:id="733"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34" w:author="Ricardo... Jacome.." w:date="2019-05-27T21:04:00Z"/>
        </w:rPr>
      </w:pPr>
      <w:del w:id="735"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36" w:author="Ricardo... Jacome.." w:date="2019-05-27T21:04:00Z"/>
        </w:rPr>
      </w:pPr>
      <w:del w:id="737" w:author="Ricardo... Jacome.." w:date="2019-05-27T21:04:00Z">
        <w:r w:rsidDel="00CF47FB">
          <w:delText>New Technology tend to have volatile behavior</w:delText>
        </w:r>
      </w:del>
    </w:p>
    <w:p w14:paraId="15B77376" w14:textId="514C7F18" w:rsidR="00B21847" w:rsidDel="00CF47FB" w:rsidRDefault="00C00928" w:rsidP="003B195B">
      <w:pPr>
        <w:jc w:val="both"/>
        <w:rPr>
          <w:del w:id="738" w:author="Ricardo... Jacome.." w:date="2019-05-27T21:04:00Z"/>
        </w:rPr>
      </w:pPr>
      <w:del w:id="739"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40" w:author="Ricardo... Jacome.." w:date="2019-05-27T21:04:00Z"/>
        </w:rPr>
      </w:pPr>
      <w:del w:id="741"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42" w:author="Ricardo... Jacome.." w:date="2019-05-27T21:04:00Z">
        <w:r w:rsidDel="00CF47FB">
          <w:br w:type="page"/>
        </w:r>
      </w:del>
    </w:p>
    <w:p w14:paraId="61557BF2" w14:textId="43EC19F8" w:rsidR="006B6BE8" w:rsidRDefault="006B6BE8" w:rsidP="006B6BE8">
      <w:pPr>
        <w:pStyle w:val="Heading1"/>
      </w:pPr>
      <w:bookmarkStart w:id="743" w:name="_Toc10285478"/>
      <w:r>
        <w:t xml:space="preserve">Chapter 5: </w:t>
      </w:r>
      <w:ins w:id="744" w:author="Ricardo Jacome" w:date="2019-06-03T22:05:00Z">
        <w:r w:rsidR="009C1AF6">
          <w:t>The MENTALITY</w:t>
        </w:r>
      </w:ins>
      <w:del w:id="745" w:author="Ricardo Jacome" w:date="2019-06-03T22:05:00Z">
        <w:r w:rsidDel="009C1AF6">
          <w:delText>Stock Trading Strategies</w:delText>
        </w:r>
      </w:del>
      <w:bookmarkEnd w:id="743"/>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46" w:name="_Toc10285479"/>
      <w:r>
        <w:t xml:space="preserve">How to </w:t>
      </w:r>
      <w:r w:rsidR="00D11F82">
        <w:t>P</w:t>
      </w:r>
      <w:r>
        <w:t xml:space="preserve">redict </w:t>
      </w:r>
      <w:r w:rsidR="00D11F82">
        <w:t>T</w:t>
      </w:r>
      <w:r>
        <w:t>rends?</w:t>
      </w:r>
      <w:bookmarkEnd w:id="746"/>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47" w:author="Ricardo... Jacome.." w:date="2019-05-26T13:40:00Z"/>
        </w:rPr>
      </w:pPr>
      <w:del w:id="748" w:author="Ricardo... Jacome.." w:date="2019-05-26T13:40:00Z">
        <w:r w:rsidDel="00A71BD8">
          <w:delText>Trading Strategies List</w:delText>
        </w:r>
      </w:del>
    </w:p>
    <w:p w14:paraId="7530F22B" w14:textId="56CF04BA" w:rsidR="00A46CF8" w:rsidDel="00A71BD8" w:rsidRDefault="007375C4" w:rsidP="007375C4">
      <w:pPr>
        <w:jc w:val="both"/>
        <w:rPr>
          <w:del w:id="749" w:author="Ricardo... Jacome.." w:date="2019-05-26T13:40:00Z"/>
        </w:rPr>
      </w:pPr>
      <w:del w:id="750"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51" w:author="Ricardo... Jacome.." w:date="2019-05-26T13:40:00Z"/>
        </w:rPr>
      </w:pPr>
      <w:del w:id="752"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53" w:author="Ricardo... Jacome.." w:date="2019-05-26T13:40:00Z"/>
        </w:rPr>
      </w:pPr>
      <w:del w:id="754"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55" w:author="Ricardo... Jacome.." w:date="2019-05-26T13:40:00Z"/>
        </w:rPr>
      </w:pPr>
      <w:del w:id="756"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57" w:author="Ricardo... Jacome.." w:date="2019-05-26T13:40:00Z"/>
        </w:rPr>
      </w:pPr>
      <w:del w:id="758"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59" w:author="Ricardo... Jacome.." w:date="2019-05-26T13:40:00Z"/>
        </w:rPr>
      </w:pPr>
      <w:del w:id="760"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61" w:name="_Toc10285480"/>
      <w:r>
        <w:lastRenderedPageBreak/>
        <w:t>Chapter 6: The Suggested Stock Trading Strateg</w:t>
      </w:r>
      <w:r w:rsidR="007375C4">
        <w:t>y</w:t>
      </w:r>
      <w:bookmarkEnd w:id="761"/>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62" w:name="_Toc10285481"/>
      <w:r>
        <w:t>Summary of Previous Chapters</w:t>
      </w:r>
      <w:bookmarkEnd w:id="762"/>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63" w:name="_Toc10285482"/>
      <w:r>
        <w:t xml:space="preserve">Long-Term Investments on </w:t>
      </w:r>
      <w:r w:rsidR="003242A8">
        <w:t>Stocks</w:t>
      </w:r>
      <w:bookmarkEnd w:id="763"/>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64" w:name="_Toc10285483"/>
      <w:r>
        <w:lastRenderedPageBreak/>
        <w:t>Diversification</w:t>
      </w:r>
      <w:bookmarkEnd w:id="764"/>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65" w:name="_Toc10285484"/>
      <w:r>
        <w:lastRenderedPageBreak/>
        <w:t>Chapter 7: Quick Example</w:t>
      </w:r>
      <w:r w:rsidR="000865FD">
        <w:t xml:space="preserve"> List</w:t>
      </w:r>
      <w:r>
        <w:t xml:space="preserve"> with Strategies</w:t>
      </w:r>
      <w:bookmarkEnd w:id="765"/>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66" w:name="_Toc10285485"/>
      <w:r>
        <w:t>Quick-Example List</w:t>
      </w:r>
      <w:bookmarkEnd w:id="766"/>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history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actually has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67"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67"/>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aforementioned </w:t>
      </w:r>
      <w:r>
        <w:t xml:space="preserve">strategies.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68" w:name="_Toc10285487"/>
      <w:r>
        <w:t>Notes to consider:</w:t>
      </w:r>
      <w:bookmarkEnd w:id="768"/>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r w:rsidR="001377E1">
        <w:t xml:space="preserve">stocks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69" w:name="_Toc10285488"/>
      <w:r>
        <w:t>Suggested Readings</w:t>
      </w:r>
      <w:bookmarkEnd w:id="769"/>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9E9CE" w14:textId="77777777" w:rsidR="00AE7010" w:rsidRDefault="00AE7010" w:rsidP="00E1403D">
      <w:pPr>
        <w:spacing w:after="0" w:line="240" w:lineRule="auto"/>
      </w:pPr>
      <w:r>
        <w:separator/>
      </w:r>
    </w:p>
  </w:endnote>
  <w:endnote w:type="continuationSeparator" w:id="0">
    <w:p w14:paraId="0D67D463" w14:textId="77777777" w:rsidR="00AE7010" w:rsidRDefault="00AE7010"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D0422" w14:textId="0B02D4F0" w:rsidR="0080653B" w:rsidRDefault="0080653B">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549E1E0B" w:rsidR="0080653B" w:rsidRDefault="0080653B">
                          <w:pPr>
                            <w:spacing w:line="260" w:lineRule="exact"/>
                            <w:ind w:left="40"/>
                            <w:rPr>
                              <w:szCs w:val="24"/>
                            </w:rPr>
                          </w:pPr>
                          <w:r>
                            <w:fldChar w:fldCharType="begin"/>
                          </w:r>
                          <w:r>
                            <w:rPr>
                              <w:szCs w:val="24"/>
                            </w:rPr>
                            <w:instrText xml:space="preserve"> PAGE </w:instrText>
                          </w:r>
                          <w:r>
                            <w:fldChar w:fldCharType="separate"/>
                          </w:r>
                          <w:r w:rsidR="002E4E8D">
                            <w:rPr>
                              <w:noProof/>
                              <w:szCs w:val="24"/>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549E1E0B" w:rsidR="0080653B" w:rsidRDefault="0080653B">
                    <w:pPr>
                      <w:spacing w:line="260" w:lineRule="exact"/>
                      <w:ind w:left="40"/>
                      <w:rPr>
                        <w:szCs w:val="24"/>
                      </w:rPr>
                    </w:pPr>
                    <w:r>
                      <w:fldChar w:fldCharType="begin"/>
                    </w:r>
                    <w:r>
                      <w:rPr>
                        <w:szCs w:val="24"/>
                      </w:rPr>
                      <w:instrText xml:space="preserve"> PAGE </w:instrText>
                    </w:r>
                    <w:r>
                      <w:fldChar w:fldCharType="separate"/>
                    </w:r>
                    <w:r w:rsidR="002E4E8D">
                      <w:rPr>
                        <w:noProof/>
                        <w:szCs w:val="24"/>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5516"/>
      <w:docPartObj>
        <w:docPartGallery w:val="Page Numbers (Bottom of Page)"/>
        <w:docPartUnique/>
      </w:docPartObj>
    </w:sdtPr>
    <w:sdtEndPr>
      <w:rPr>
        <w:noProof/>
      </w:rPr>
    </w:sdtEndPr>
    <w:sdtContent>
      <w:p w14:paraId="1DED4DF9" w14:textId="04870050" w:rsidR="0080653B" w:rsidRDefault="0080653B">
        <w:pPr>
          <w:pStyle w:val="Footer"/>
          <w:jc w:val="right"/>
        </w:pPr>
        <w:r>
          <w:fldChar w:fldCharType="begin"/>
        </w:r>
        <w:r>
          <w:instrText xml:space="preserve"> PAGE   \* MERGEFORMAT </w:instrText>
        </w:r>
        <w:r>
          <w:fldChar w:fldCharType="separate"/>
        </w:r>
        <w:r w:rsidR="002E4E8D">
          <w:rPr>
            <w:noProof/>
          </w:rPr>
          <w:t>10</w:t>
        </w:r>
        <w:r>
          <w:rPr>
            <w:noProof/>
          </w:rPr>
          <w:fldChar w:fldCharType="end"/>
        </w:r>
      </w:p>
    </w:sdtContent>
  </w:sdt>
  <w:p w14:paraId="5EFD0B10" w14:textId="77777777" w:rsidR="0080653B" w:rsidRDefault="0080653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D7ECD" w14:textId="77777777" w:rsidR="00AE7010" w:rsidRDefault="00AE7010" w:rsidP="00E1403D">
      <w:pPr>
        <w:spacing w:after="0" w:line="240" w:lineRule="auto"/>
      </w:pPr>
      <w:r>
        <w:separator/>
      </w:r>
    </w:p>
  </w:footnote>
  <w:footnote w:type="continuationSeparator" w:id="0">
    <w:p w14:paraId="1E25CDFB" w14:textId="77777777" w:rsidR="00AE7010" w:rsidRDefault="00AE7010"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F4A01"/>
    <w:multiLevelType w:val="hybridMultilevel"/>
    <w:tmpl w:val="C140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3"/>
  </w:num>
  <w:num w:numId="6">
    <w:abstractNumId w:val="11"/>
  </w:num>
  <w:num w:numId="7">
    <w:abstractNumId w:val="10"/>
  </w:num>
  <w:num w:numId="8">
    <w:abstractNumId w:val="1"/>
  </w:num>
  <w:num w:numId="9">
    <w:abstractNumId w:val="0"/>
  </w:num>
  <w:num w:numId="10">
    <w:abstractNumId w:val="4"/>
  </w:num>
  <w:num w:numId="11">
    <w:abstractNumId w:val="9"/>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124"/>
    <w:rsid w:val="0000164C"/>
    <w:rsid w:val="00006041"/>
    <w:rsid w:val="000217CB"/>
    <w:rsid w:val="0002592C"/>
    <w:rsid w:val="000376E1"/>
    <w:rsid w:val="00055D81"/>
    <w:rsid w:val="00055F1F"/>
    <w:rsid w:val="000653DC"/>
    <w:rsid w:val="0007066B"/>
    <w:rsid w:val="00072C8E"/>
    <w:rsid w:val="000735A4"/>
    <w:rsid w:val="000865FD"/>
    <w:rsid w:val="00087633"/>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2E4E8D"/>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3465B"/>
    <w:rsid w:val="00543FEC"/>
    <w:rsid w:val="00552B5E"/>
    <w:rsid w:val="00554005"/>
    <w:rsid w:val="005575AF"/>
    <w:rsid w:val="005732AF"/>
    <w:rsid w:val="00576D8B"/>
    <w:rsid w:val="005869FE"/>
    <w:rsid w:val="005912BD"/>
    <w:rsid w:val="005A6EFC"/>
    <w:rsid w:val="005C69DA"/>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0653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AE7010"/>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E54"/>
    <w:rsid w:val="00CD7F87"/>
    <w:rsid w:val="00CE6DA3"/>
    <w:rsid w:val="00CF08E2"/>
    <w:rsid w:val="00CF08E4"/>
    <w:rsid w:val="00CF47FB"/>
    <w:rsid w:val="00D02743"/>
    <w:rsid w:val="00D0668D"/>
    <w:rsid w:val="00D11F82"/>
    <w:rsid w:val="00D14D17"/>
    <w:rsid w:val="00D15137"/>
    <w:rsid w:val="00D252CB"/>
    <w:rsid w:val="00D306B7"/>
    <w:rsid w:val="00D30852"/>
    <w:rsid w:val="00D363DD"/>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9271D"/>
    <w:rsid w:val="00EA609F"/>
    <w:rsid w:val="00EB0925"/>
    <w:rsid w:val="00EB4078"/>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customStyle="1"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00F11728-D6D6-4DE7-B117-017F3ACF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40</Pages>
  <Words>14270</Words>
  <Characters>81342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rjacome</cp:lastModifiedBy>
  <cp:revision>35</cp:revision>
  <cp:lastPrinted>2019-05-26T18:43:00Z</cp:lastPrinted>
  <dcterms:created xsi:type="dcterms:W3CDTF">2018-11-25T07:36:00Z</dcterms:created>
  <dcterms:modified xsi:type="dcterms:W3CDTF">2019-07-06T18:19:00Z</dcterms:modified>
</cp:coreProperties>
</file>