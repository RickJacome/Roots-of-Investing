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6EC9A" w14:textId="77777777" w:rsidR="005F2E6A" w:rsidRDefault="008D62B3">
      <w:pPr>
        <w:spacing w:before="60"/>
        <w:ind w:left="2144" w:right="2548"/>
        <w:jc w:val="center"/>
        <w:rPr>
          <w:sz w:val="28"/>
          <w:szCs w:val="28"/>
        </w:rPr>
      </w:pPr>
      <w:r>
        <w:rPr>
          <w:sz w:val="28"/>
          <w:szCs w:val="28"/>
        </w:rPr>
        <w:t>Start Investing Today with The Fastest</w:t>
      </w:r>
    </w:p>
    <w:p w14:paraId="57FF9ADF" w14:textId="77777777" w:rsidR="005F2E6A" w:rsidRDefault="005F2E6A">
      <w:pPr>
        <w:spacing w:before="4" w:line="180" w:lineRule="exact"/>
        <w:rPr>
          <w:sz w:val="18"/>
          <w:szCs w:val="18"/>
        </w:rPr>
      </w:pPr>
    </w:p>
    <w:p w14:paraId="03E54F6E" w14:textId="77777777" w:rsidR="005F2E6A" w:rsidRDefault="008D62B3">
      <w:pPr>
        <w:spacing w:line="305" w:lineRule="auto"/>
        <w:ind w:left="1809" w:right="2027" w:hanging="181"/>
        <w:jc w:val="center"/>
        <w:rPr>
          <w:sz w:val="72"/>
          <w:szCs w:val="72"/>
        </w:rPr>
      </w:pPr>
      <w:r>
        <w:rPr>
          <w:sz w:val="72"/>
          <w:szCs w:val="72"/>
        </w:rPr>
        <w:t>Kick-Start Guide to Stock Investing</w:t>
      </w:r>
    </w:p>
    <w:p w14:paraId="0F24F074" w14:textId="77777777" w:rsidR="005F2E6A" w:rsidRDefault="008D62B3">
      <w:pPr>
        <w:spacing w:before="8"/>
        <w:ind w:left="3287" w:right="3686"/>
        <w:jc w:val="center"/>
        <w:rPr>
          <w:sz w:val="28"/>
          <w:szCs w:val="28"/>
        </w:rPr>
        <w:sectPr w:rsidR="005F2E6A">
          <w:footerReference w:type="default" r:id="rId7"/>
          <w:pgSz w:w="12240" w:h="15840"/>
          <w:pgMar w:top="1380" w:right="1320" w:bottom="280" w:left="1720" w:header="0" w:footer="1040" w:gutter="0"/>
          <w:pgNumType w:start="1"/>
          <w:cols w:space="720"/>
        </w:sectPr>
      </w:pPr>
      <w:r>
        <w:rPr>
          <w:sz w:val="28"/>
          <w:szCs w:val="28"/>
        </w:rPr>
        <w:t>by Ricardo Jacome</w:t>
      </w:r>
    </w:p>
    <w:p w14:paraId="17293C2E" w14:textId="77777777" w:rsidR="005F2E6A" w:rsidRDefault="005F2E6A">
      <w:pPr>
        <w:spacing w:line="200" w:lineRule="exact"/>
      </w:pPr>
    </w:p>
    <w:p w14:paraId="23F6605E" w14:textId="77777777" w:rsidR="005F2E6A" w:rsidRDefault="005F2E6A">
      <w:pPr>
        <w:spacing w:line="200" w:lineRule="exact"/>
      </w:pPr>
    </w:p>
    <w:p w14:paraId="3DDBBDB5" w14:textId="77777777" w:rsidR="005F2E6A" w:rsidRDefault="005F2E6A">
      <w:pPr>
        <w:spacing w:line="200" w:lineRule="exact"/>
      </w:pPr>
    </w:p>
    <w:p w14:paraId="32098E24" w14:textId="77777777" w:rsidR="005F2E6A" w:rsidRDefault="005F2E6A">
      <w:pPr>
        <w:spacing w:line="200" w:lineRule="exact"/>
      </w:pPr>
    </w:p>
    <w:p w14:paraId="339EB633" w14:textId="77777777" w:rsidR="005F2E6A" w:rsidRDefault="005F2E6A">
      <w:pPr>
        <w:spacing w:line="200" w:lineRule="exact"/>
      </w:pPr>
    </w:p>
    <w:p w14:paraId="6AC08210" w14:textId="77777777" w:rsidR="005F2E6A" w:rsidRDefault="005F2E6A">
      <w:pPr>
        <w:spacing w:line="200" w:lineRule="exact"/>
      </w:pPr>
    </w:p>
    <w:p w14:paraId="764AA136" w14:textId="77777777" w:rsidR="005F2E6A" w:rsidRDefault="005F2E6A">
      <w:pPr>
        <w:spacing w:line="200" w:lineRule="exact"/>
      </w:pPr>
    </w:p>
    <w:p w14:paraId="2817890F" w14:textId="77777777" w:rsidR="005F2E6A" w:rsidRDefault="005F2E6A">
      <w:pPr>
        <w:spacing w:line="200" w:lineRule="exact"/>
      </w:pPr>
    </w:p>
    <w:p w14:paraId="29F1C26B" w14:textId="77777777" w:rsidR="005F2E6A" w:rsidRDefault="005F2E6A">
      <w:pPr>
        <w:spacing w:line="200" w:lineRule="exact"/>
      </w:pPr>
    </w:p>
    <w:p w14:paraId="3ABC3EAA" w14:textId="77777777" w:rsidR="005F2E6A" w:rsidRDefault="005F2E6A">
      <w:pPr>
        <w:spacing w:line="200" w:lineRule="exact"/>
      </w:pPr>
    </w:p>
    <w:p w14:paraId="62BCD7A6" w14:textId="77777777" w:rsidR="005F2E6A" w:rsidRDefault="005F2E6A">
      <w:pPr>
        <w:spacing w:line="200" w:lineRule="exact"/>
      </w:pPr>
    </w:p>
    <w:p w14:paraId="01A9D79F" w14:textId="77777777" w:rsidR="005F2E6A" w:rsidRDefault="005F2E6A">
      <w:pPr>
        <w:spacing w:line="200" w:lineRule="exact"/>
      </w:pPr>
    </w:p>
    <w:p w14:paraId="6BC199D8" w14:textId="77777777" w:rsidR="005F2E6A" w:rsidRDefault="005F2E6A">
      <w:pPr>
        <w:spacing w:line="200" w:lineRule="exact"/>
      </w:pPr>
    </w:p>
    <w:p w14:paraId="7D37DE50" w14:textId="77777777" w:rsidR="005F2E6A" w:rsidRDefault="005F2E6A">
      <w:pPr>
        <w:spacing w:line="200" w:lineRule="exact"/>
      </w:pPr>
    </w:p>
    <w:p w14:paraId="6358AF8D" w14:textId="77777777" w:rsidR="005F2E6A" w:rsidRDefault="005F2E6A">
      <w:pPr>
        <w:spacing w:line="200" w:lineRule="exact"/>
      </w:pPr>
    </w:p>
    <w:p w14:paraId="5C53A43D" w14:textId="77777777" w:rsidR="005F2E6A" w:rsidRDefault="005F2E6A">
      <w:pPr>
        <w:spacing w:line="200" w:lineRule="exact"/>
      </w:pPr>
    </w:p>
    <w:p w14:paraId="0FD0A735" w14:textId="77777777" w:rsidR="005F2E6A" w:rsidRDefault="005F2E6A">
      <w:pPr>
        <w:spacing w:line="200" w:lineRule="exact"/>
      </w:pPr>
    </w:p>
    <w:p w14:paraId="52AB5712" w14:textId="77777777" w:rsidR="005F2E6A" w:rsidRDefault="005F2E6A">
      <w:pPr>
        <w:spacing w:line="200" w:lineRule="exact"/>
      </w:pPr>
    </w:p>
    <w:p w14:paraId="12383DEF" w14:textId="77777777" w:rsidR="005F2E6A" w:rsidRDefault="005F2E6A">
      <w:pPr>
        <w:spacing w:line="200" w:lineRule="exact"/>
      </w:pPr>
    </w:p>
    <w:p w14:paraId="12ACBEFC" w14:textId="77777777" w:rsidR="005F2E6A" w:rsidRDefault="005F2E6A">
      <w:pPr>
        <w:spacing w:line="200" w:lineRule="exact"/>
      </w:pPr>
    </w:p>
    <w:p w14:paraId="08279621" w14:textId="77777777" w:rsidR="005F2E6A" w:rsidRDefault="005F2E6A">
      <w:pPr>
        <w:spacing w:line="200" w:lineRule="exact"/>
      </w:pPr>
    </w:p>
    <w:p w14:paraId="71B71586" w14:textId="77777777" w:rsidR="005F2E6A" w:rsidRDefault="005F2E6A">
      <w:pPr>
        <w:spacing w:line="200" w:lineRule="exact"/>
      </w:pPr>
    </w:p>
    <w:p w14:paraId="17C1B5F6" w14:textId="77777777" w:rsidR="005F2E6A" w:rsidRDefault="005F2E6A">
      <w:pPr>
        <w:spacing w:line="200" w:lineRule="exact"/>
      </w:pPr>
    </w:p>
    <w:p w14:paraId="7D6E50A4" w14:textId="77777777" w:rsidR="005F2E6A" w:rsidRDefault="005F2E6A">
      <w:pPr>
        <w:spacing w:line="200" w:lineRule="exact"/>
      </w:pPr>
    </w:p>
    <w:p w14:paraId="0C189F37" w14:textId="77777777" w:rsidR="005F2E6A" w:rsidRDefault="005F2E6A">
      <w:pPr>
        <w:spacing w:line="200" w:lineRule="exact"/>
      </w:pPr>
    </w:p>
    <w:p w14:paraId="27A0A95E" w14:textId="77777777" w:rsidR="005F2E6A" w:rsidRDefault="005F2E6A">
      <w:pPr>
        <w:spacing w:line="200" w:lineRule="exact"/>
      </w:pPr>
    </w:p>
    <w:p w14:paraId="598E5151" w14:textId="77777777" w:rsidR="005F2E6A" w:rsidRDefault="005F2E6A">
      <w:pPr>
        <w:spacing w:line="200" w:lineRule="exact"/>
      </w:pPr>
    </w:p>
    <w:p w14:paraId="43D265EB" w14:textId="77777777" w:rsidR="005F2E6A" w:rsidRDefault="005F2E6A">
      <w:pPr>
        <w:spacing w:line="200" w:lineRule="exact"/>
      </w:pPr>
    </w:p>
    <w:p w14:paraId="799CCBDF" w14:textId="77777777" w:rsidR="005F2E6A" w:rsidRDefault="005F2E6A">
      <w:pPr>
        <w:spacing w:line="200" w:lineRule="exact"/>
      </w:pPr>
    </w:p>
    <w:p w14:paraId="0F46329C" w14:textId="77777777" w:rsidR="005F2E6A" w:rsidRDefault="005F2E6A">
      <w:pPr>
        <w:spacing w:line="200" w:lineRule="exact"/>
      </w:pPr>
    </w:p>
    <w:p w14:paraId="1310433F" w14:textId="77777777" w:rsidR="005F2E6A" w:rsidRDefault="005F2E6A">
      <w:pPr>
        <w:spacing w:line="200" w:lineRule="exact"/>
      </w:pPr>
    </w:p>
    <w:p w14:paraId="71F080AE" w14:textId="77777777" w:rsidR="005F2E6A" w:rsidRDefault="005F2E6A">
      <w:pPr>
        <w:spacing w:line="200" w:lineRule="exact"/>
      </w:pPr>
    </w:p>
    <w:p w14:paraId="32858747" w14:textId="77777777" w:rsidR="005F2E6A" w:rsidRDefault="005F2E6A">
      <w:pPr>
        <w:spacing w:line="200" w:lineRule="exact"/>
      </w:pPr>
    </w:p>
    <w:p w14:paraId="47A37035" w14:textId="77777777" w:rsidR="005F2E6A" w:rsidRDefault="005F2E6A">
      <w:pPr>
        <w:spacing w:line="200" w:lineRule="exact"/>
      </w:pPr>
    </w:p>
    <w:p w14:paraId="64146AAF" w14:textId="77777777" w:rsidR="005F2E6A" w:rsidRDefault="005F2E6A">
      <w:pPr>
        <w:spacing w:line="200" w:lineRule="exact"/>
      </w:pPr>
    </w:p>
    <w:p w14:paraId="7E4D95B6" w14:textId="77777777" w:rsidR="005F2E6A" w:rsidRDefault="005F2E6A">
      <w:pPr>
        <w:spacing w:line="200" w:lineRule="exact"/>
      </w:pPr>
    </w:p>
    <w:p w14:paraId="017554AB" w14:textId="77777777" w:rsidR="005F2E6A" w:rsidRDefault="005F2E6A">
      <w:pPr>
        <w:spacing w:line="200" w:lineRule="exact"/>
      </w:pPr>
    </w:p>
    <w:p w14:paraId="0D3DC6D1" w14:textId="77777777" w:rsidR="005F2E6A" w:rsidRDefault="005F2E6A">
      <w:pPr>
        <w:spacing w:line="200" w:lineRule="exact"/>
      </w:pPr>
    </w:p>
    <w:p w14:paraId="1600F73A" w14:textId="77777777" w:rsidR="005F2E6A" w:rsidRDefault="005F2E6A">
      <w:pPr>
        <w:spacing w:line="200" w:lineRule="exact"/>
      </w:pPr>
    </w:p>
    <w:p w14:paraId="3E192CFF" w14:textId="77777777" w:rsidR="005F2E6A" w:rsidRDefault="005F2E6A">
      <w:pPr>
        <w:spacing w:line="200" w:lineRule="exact"/>
      </w:pPr>
    </w:p>
    <w:p w14:paraId="66E00851" w14:textId="77777777" w:rsidR="005F2E6A" w:rsidRDefault="005F2E6A">
      <w:pPr>
        <w:spacing w:line="200" w:lineRule="exact"/>
      </w:pPr>
    </w:p>
    <w:p w14:paraId="3BABED22" w14:textId="77777777" w:rsidR="005F2E6A" w:rsidRDefault="005F2E6A">
      <w:pPr>
        <w:spacing w:line="200" w:lineRule="exact"/>
      </w:pPr>
    </w:p>
    <w:p w14:paraId="4DB505CC" w14:textId="77777777" w:rsidR="005F2E6A" w:rsidRDefault="005F2E6A">
      <w:pPr>
        <w:spacing w:before="9" w:line="220" w:lineRule="exact"/>
        <w:rPr>
          <w:sz w:val="22"/>
          <w:szCs w:val="22"/>
        </w:rPr>
      </w:pPr>
    </w:p>
    <w:p w14:paraId="34AC31C9" w14:textId="77777777" w:rsidR="005F2E6A" w:rsidRDefault="008D62B3">
      <w:pPr>
        <w:spacing w:before="29"/>
        <w:ind w:left="100" w:right="5791"/>
        <w:jc w:val="both"/>
        <w:rPr>
          <w:sz w:val="24"/>
          <w:szCs w:val="24"/>
        </w:rPr>
      </w:pPr>
      <w:r>
        <w:rPr>
          <w:sz w:val="24"/>
          <w:szCs w:val="24"/>
        </w:rPr>
        <w:t>Copyright © 2018 by Ricardo Jacome</w:t>
      </w:r>
    </w:p>
    <w:p w14:paraId="4CFEBB38" w14:textId="77777777" w:rsidR="005F2E6A" w:rsidRDefault="005F2E6A">
      <w:pPr>
        <w:spacing w:before="2" w:line="180" w:lineRule="exact"/>
        <w:rPr>
          <w:sz w:val="18"/>
          <w:szCs w:val="18"/>
        </w:rPr>
      </w:pPr>
    </w:p>
    <w:p w14:paraId="63612CF5" w14:textId="77777777" w:rsidR="005F2E6A" w:rsidRDefault="008D62B3">
      <w:pPr>
        <w:spacing w:line="258" w:lineRule="auto"/>
        <w:ind w:left="100" w:right="80"/>
        <w:jc w:val="both"/>
        <w:rPr>
          <w:sz w:val="24"/>
          <w:szCs w:val="24"/>
        </w:rPr>
      </w:pPr>
      <w:r>
        <w:rPr>
          <w:sz w:val="24"/>
          <w:szCs w:val="24"/>
        </w:rPr>
        <w:t>All rights reserved. No part of this book may be reproduced in any form or by any electronic or mechanical means, including information storage</w:t>
      </w:r>
      <w:del w:id="0" w:author="Jordan Wipf" w:date="2018-10-25T20:30:00Z">
        <w:r w:rsidDel="00777FF7">
          <w:rPr>
            <w:sz w:val="24"/>
            <w:szCs w:val="24"/>
          </w:rPr>
          <w:delText>,</w:delText>
        </w:r>
      </w:del>
      <w:r>
        <w:rPr>
          <w:sz w:val="24"/>
          <w:szCs w:val="24"/>
        </w:rPr>
        <w:t xml:space="preserve"> and retrieval systems, without permission in writing from the publisher</w:t>
      </w:r>
      <w:ins w:id="1" w:author="Jordan Wipf" w:date="2018-10-25T20:30:00Z">
        <w:r w:rsidR="00C81B3F">
          <w:rPr>
            <w:sz w:val="24"/>
            <w:szCs w:val="24"/>
          </w:rPr>
          <w:t xml:space="preserve">. </w:t>
        </w:r>
      </w:ins>
      <w:del w:id="2" w:author="Jordan Wipf" w:date="2018-10-25T20:30:00Z">
        <w:r w:rsidDel="00C81B3F">
          <w:rPr>
            <w:sz w:val="24"/>
            <w:szCs w:val="24"/>
          </w:rPr>
          <w:delText>, except by r</w:delText>
        </w:r>
      </w:del>
      <w:ins w:id="3" w:author="Jordan Wipf" w:date="2018-10-25T20:30:00Z">
        <w:r w:rsidR="00C81B3F">
          <w:rPr>
            <w:sz w:val="24"/>
            <w:szCs w:val="24"/>
          </w:rPr>
          <w:t>R</w:t>
        </w:r>
      </w:ins>
      <w:r>
        <w:rPr>
          <w:sz w:val="24"/>
          <w:szCs w:val="24"/>
        </w:rPr>
        <w:t>eviewers</w:t>
      </w:r>
      <w:ins w:id="4" w:author="Jordan Wipf" w:date="2018-10-25T20:30:00Z">
        <w:r w:rsidR="00C81B3F">
          <w:rPr>
            <w:sz w:val="24"/>
            <w:szCs w:val="24"/>
          </w:rPr>
          <w:t xml:space="preserve"> </w:t>
        </w:r>
      </w:ins>
      <w:del w:id="5" w:author="Jordan Wipf" w:date="2018-10-25T20:30:00Z">
        <w:r w:rsidDel="00C81B3F">
          <w:rPr>
            <w:sz w:val="24"/>
            <w:szCs w:val="24"/>
          </w:rPr>
          <w:delText xml:space="preserve">, who </w:delText>
        </w:r>
      </w:del>
      <w:r>
        <w:rPr>
          <w:sz w:val="24"/>
          <w:szCs w:val="24"/>
        </w:rPr>
        <w:t>may quote brief passages in a review.</w:t>
      </w:r>
    </w:p>
    <w:p w14:paraId="22069623" w14:textId="77777777" w:rsidR="005F2E6A" w:rsidRDefault="005F2E6A">
      <w:pPr>
        <w:spacing w:before="2" w:line="160" w:lineRule="exact"/>
        <w:rPr>
          <w:sz w:val="16"/>
          <w:szCs w:val="16"/>
        </w:rPr>
      </w:pPr>
    </w:p>
    <w:p w14:paraId="71BA7C1A" w14:textId="77777777" w:rsidR="005F2E6A" w:rsidRDefault="008D62B3">
      <w:pPr>
        <w:ind w:left="100" w:right="5872"/>
        <w:jc w:val="both"/>
        <w:rPr>
          <w:sz w:val="24"/>
          <w:szCs w:val="24"/>
        </w:rPr>
      </w:pPr>
      <w:r>
        <w:rPr>
          <w:sz w:val="24"/>
          <w:szCs w:val="24"/>
        </w:rPr>
        <w:t>Library of Congress Control Number</w:t>
      </w:r>
    </w:p>
    <w:p w14:paraId="1A37E4EA" w14:textId="77777777" w:rsidR="005F2E6A" w:rsidRDefault="005F2E6A">
      <w:pPr>
        <w:spacing w:before="3" w:line="180" w:lineRule="exact"/>
        <w:rPr>
          <w:sz w:val="18"/>
          <w:szCs w:val="18"/>
        </w:rPr>
      </w:pPr>
    </w:p>
    <w:p w14:paraId="6D559509" w14:textId="77777777" w:rsidR="005F2E6A" w:rsidRDefault="008D62B3">
      <w:pPr>
        <w:ind w:left="100" w:right="2475"/>
        <w:jc w:val="both"/>
        <w:rPr>
          <w:sz w:val="24"/>
          <w:szCs w:val="24"/>
        </w:rPr>
      </w:pPr>
      <w:r>
        <w:rPr>
          <w:sz w:val="24"/>
          <w:szCs w:val="24"/>
        </w:rPr>
        <w:t>The prices and rates stated and shown in this book are subject to change.</w:t>
      </w:r>
    </w:p>
    <w:p w14:paraId="074364AC" w14:textId="77777777" w:rsidR="005F2E6A" w:rsidRDefault="005F2E6A">
      <w:pPr>
        <w:spacing w:before="2" w:line="180" w:lineRule="exact"/>
        <w:rPr>
          <w:sz w:val="18"/>
          <w:szCs w:val="18"/>
        </w:rPr>
      </w:pPr>
    </w:p>
    <w:p w14:paraId="3F79CB43" w14:textId="77777777" w:rsidR="005F2E6A" w:rsidRDefault="008D62B3">
      <w:pPr>
        <w:spacing w:line="258" w:lineRule="auto"/>
        <w:ind w:left="100" w:right="257"/>
        <w:rPr>
          <w:sz w:val="24"/>
          <w:szCs w:val="24"/>
        </w:rPr>
      </w:pPr>
      <w:r>
        <w:rPr>
          <w:sz w:val="24"/>
          <w:szCs w:val="24"/>
        </w:rPr>
        <w:t>Graphs on: 13,14, 16-22, and 24,25 and were obtained from Robinhood Markets, Inc. All rights reserved.</w:t>
      </w:r>
    </w:p>
    <w:p w14:paraId="3E77ACB2" w14:textId="77777777" w:rsidR="005F2E6A" w:rsidRDefault="005F2E6A">
      <w:pPr>
        <w:spacing w:before="2" w:line="160" w:lineRule="exact"/>
        <w:rPr>
          <w:sz w:val="16"/>
          <w:szCs w:val="16"/>
        </w:rPr>
      </w:pPr>
    </w:p>
    <w:p w14:paraId="1028FCF6" w14:textId="77777777" w:rsidR="005F2E6A" w:rsidRDefault="008D62B3">
      <w:pPr>
        <w:spacing w:line="396" w:lineRule="auto"/>
        <w:ind w:left="100" w:right="2657"/>
        <w:rPr>
          <w:sz w:val="24"/>
          <w:szCs w:val="24"/>
        </w:rPr>
        <w:sectPr w:rsidR="005F2E6A">
          <w:pgSz w:w="12240" w:h="15840"/>
          <w:pgMar w:top="1480" w:right="1320" w:bottom="280" w:left="1340" w:header="0" w:footer="1040" w:gutter="0"/>
          <w:cols w:space="720"/>
        </w:sectPr>
      </w:pPr>
      <w:r>
        <w:rPr>
          <w:sz w:val="24"/>
          <w:szCs w:val="24"/>
        </w:rPr>
        <w:t>Graphs on: 15 were obtained from Yahoo Finance. All rights reserved. Graphs on: 26 and 30 were provided by the author.</w:t>
      </w:r>
    </w:p>
    <w:p w14:paraId="0F7D2A1C" w14:textId="77777777" w:rsidR="005F2E6A" w:rsidRDefault="008D62B3">
      <w:pPr>
        <w:spacing w:before="40"/>
        <w:ind w:left="100"/>
        <w:rPr>
          <w:sz w:val="44"/>
          <w:szCs w:val="44"/>
        </w:rPr>
      </w:pPr>
      <w:r>
        <w:rPr>
          <w:b/>
          <w:color w:val="009999"/>
          <w:w w:val="99"/>
          <w:sz w:val="44"/>
          <w:szCs w:val="44"/>
        </w:rPr>
        <w:lastRenderedPageBreak/>
        <w:t>Contents</w:t>
      </w:r>
    </w:p>
    <w:p w14:paraId="4FC52540" w14:textId="77777777" w:rsidR="005F2E6A" w:rsidRDefault="008D62B3">
      <w:pPr>
        <w:spacing w:before="40"/>
        <w:ind w:left="100"/>
        <w:rPr>
          <w:sz w:val="24"/>
          <w:szCs w:val="24"/>
        </w:rPr>
      </w:pPr>
      <w:r>
        <w:rPr>
          <w:sz w:val="24"/>
          <w:szCs w:val="24"/>
        </w:rPr>
        <w:t>Preface............................................................................................................................................. 5</w:t>
      </w:r>
    </w:p>
    <w:p w14:paraId="5932E11D" w14:textId="77777777" w:rsidR="005F2E6A" w:rsidRDefault="005F2E6A">
      <w:pPr>
        <w:spacing w:line="120" w:lineRule="exact"/>
        <w:rPr>
          <w:sz w:val="12"/>
          <w:szCs w:val="12"/>
        </w:rPr>
      </w:pPr>
    </w:p>
    <w:p w14:paraId="0FF2FFB6" w14:textId="77777777" w:rsidR="005F2E6A" w:rsidRDefault="008D62B3">
      <w:pPr>
        <w:ind w:left="100"/>
        <w:rPr>
          <w:sz w:val="24"/>
          <w:szCs w:val="24"/>
        </w:rPr>
      </w:pPr>
      <w:r>
        <w:rPr>
          <w:sz w:val="24"/>
          <w:szCs w:val="24"/>
        </w:rPr>
        <w:t>Overview......................................................................................................................................... 6</w:t>
      </w:r>
    </w:p>
    <w:p w14:paraId="7848AB5A" w14:textId="77777777" w:rsidR="005F2E6A" w:rsidRDefault="005F2E6A">
      <w:pPr>
        <w:spacing w:before="2" w:line="120" w:lineRule="exact"/>
        <w:rPr>
          <w:sz w:val="12"/>
          <w:szCs w:val="12"/>
        </w:rPr>
      </w:pPr>
    </w:p>
    <w:p w14:paraId="16E28B6B" w14:textId="77777777" w:rsidR="005F2E6A" w:rsidRDefault="008D62B3">
      <w:pPr>
        <w:ind w:left="100"/>
        <w:rPr>
          <w:sz w:val="24"/>
          <w:szCs w:val="24"/>
        </w:rPr>
      </w:pPr>
      <w:r>
        <w:rPr>
          <w:sz w:val="24"/>
          <w:szCs w:val="24"/>
        </w:rPr>
        <w:t>Chapter 1: Introduction................................................................................................................... 7</w:t>
      </w:r>
    </w:p>
    <w:p w14:paraId="0C0B34C2" w14:textId="77777777" w:rsidR="005F2E6A" w:rsidRDefault="005F2E6A">
      <w:pPr>
        <w:spacing w:before="2" w:line="120" w:lineRule="exact"/>
        <w:rPr>
          <w:sz w:val="12"/>
          <w:szCs w:val="12"/>
        </w:rPr>
      </w:pPr>
    </w:p>
    <w:p w14:paraId="24F3A263" w14:textId="77777777" w:rsidR="005F2E6A" w:rsidRDefault="008D62B3">
      <w:pPr>
        <w:ind w:left="340"/>
        <w:rPr>
          <w:sz w:val="24"/>
          <w:szCs w:val="24"/>
        </w:rPr>
      </w:pPr>
      <w:r>
        <w:rPr>
          <w:sz w:val="24"/>
          <w:szCs w:val="24"/>
        </w:rPr>
        <w:t>Why use this?.............................................................................................................................. 7</w:t>
      </w:r>
    </w:p>
    <w:p w14:paraId="31A97460" w14:textId="77777777" w:rsidR="005F2E6A" w:rsidRDefault="005F2E6A">
      <w:pPr>
        <w:spacing w:before="2" w:line="120" w:lineRule="exact"/>
        <w:rPr>
          <w:sz w:val="12"/>
          <w:szCs w:val="12"/>
        </w:rPr>
      </w:pPr>
    </w:p>
    <w:p w14:paraId="4CE25A7F" w14:textId="77777777" w:rsidR="005F2E6A" w:rsidRDefault="008D62B3">
      <w:pPr>
        <w:ind w:left="340"/>
        <w:rPr>
          <w:sz w:val="24"/>
          <w:szCs w:val="24"/>
        </w:rPr>
      </w:pPr>
      <w:r>
        <w:rPr>
          <w:sz w:val="24"/>
          <w:szCs w:val="24"/>
        </w:rPr>
        <w:t>How to read this.......................................................................................................................... 7</w:t>
      </w:r>
    </w:p>
    <w:p w14:paraId="22B688E3" w14:textId="77777777" w:rsidR="005F2E6A" w:rsidRDefault="005F2E6A">
      <w:pPr>
        <w:spacing w:line="120" w:lineRule="exact"/>
        <w:rPr>
          <w:sz w:val="12"/>
          <w:szCs w:val="12"/>
        </w:rPr>
      </w:pPr>
    </w:p>
    <w:p w14:paraId="4FAE42A2" w14:textId="77777777" w:rsidR="005F2E6A" w:rsidRDefault="008D62B3">
      <w:pPr>
        <w:ind w:left="340"/>
        <w:rPr>
          <w:sz w:val="24"/>
          <w:szCs w:val="24"/>
        </w:rPr>
      </w:pPr>
      <w:r>
        <w:rPr>
          <w:sz w:val="24"/>
          <w:szCs w:val="24"/>
        </w:rPr>
        <w:t>Why Robinhood? ........................................................................................................................ 8</w:t>
      </w:r>
    </w:p>
    <w:p w14:paraId="6B3F1658" w14:textId="77777777" w:rsidR="005F2E6A" w:rsidRDefault="005F2E6A">
      <w:pPr>
        <w:spacing w:before="2" w:line="120" w:lineRule="exact"/>
        <w:rPr>
          <w:sz w:val="12"/>
          <w:szCs w:val="12"/>
        </w:rPr>
      </w:pPr>
    </w:p>
    <w:p w14:paraId="6E491179" w14:textId="77777777" w:rsidR="005F2E6A" w:rsidRDefault="008D62B3">
      <w:pPr>
        <w:ind w:left="100"/>
        <w:rPr>
          <w:sz w:val="24"/>
          <w:szCs w:val="24"/>
        </w:rPr>
      </w:pPr>
      <w:r>
        <w:rPr>
          <w:sz w:val="24"/>
          <w:szCs w:val="24"/>
        </w:rPr>
        <w:t>Chapter 2: What is Out there to Invest?.......................................................................................... 9</w:t>
      </w:r>
    </w:p>
    <w:p w14:paraId="04303131" w14:textId="77777777" w:rsidR="005F2E6A" w:rsidRDefault="005F2E6A">
      <w:pPr>
        <w:spacing w:before="2" w:line="120" w:lineRule="exact"/>
        <w:rPr>
          <w:sz w:val="12"/>
          <w:szCs w:val="12"/>
        </w:rPr>
      </w:pPr>
    </w:p>
    <w:p w14:paraId="47DBDD5F" w14:textId="77777777" w:rsidR="005F2E6A" w:rsidRDefault="008D62B3">
      <w:pPr>
        <w:ind w:left="340"/>
        <w:rPr>
          <w:sz w:val="24"/>
          <w:szCs w:val="24"/>
        </w:rPr>
      </w:pPr>
      <w:r>
        <w:rPr>
          <w:sz w:val="24"/>
          <w:szCs w:val="24"/>
        </w:rPr>
        <w:t>Why do stocks exist? .................................................................................................................. 9</w:t>
      </w:r>
    </w:p>
    <w:p w14:paraId="58C864AB" w14:textId="77777777" w:rsidR="005F2E6A" w:rsidRDefault="005F2E6A">
      <w:pPr>
        <w:spacing w:before="3" w:line="120" w:lineRule="exact"/>
        <w:rPr>
          <w:sz w:val="12"/>
          <w:szCs w:val="12"/>
        </w:rPr>
      </w:pPr>
    </w:p>
    <w:p w14:paraId="1ACAE830" w14:textId="77777777" w:rsidR="005F2E6A" w:rsidRDefault="008D62B3">
      <w:pPr>
        <w:ind w:left="340"/>
        <w:rPr>
          <w:sz w:val="24"/>
          <w:szCs w:val="24"/>
        </w:rPr>
      </w:pPr>
      <w:r>
        <w:rPr>
          <w:sz w:val="24"/>
          <w:szCs w:val="24"/>
        </w:rPr>
        <w:t>Where are Stock Transactions made? ....................................................................................... 10</w:t>
      </w:r>
    </w:p>
    <w:p w14:paraId="753A3AC6" w14:textId="77777777" w:rsidR="005F2E6A" w:rsidRDefault="005F2E6A">
      <w:pPr>
        <w:spacing w:line="120" w:lineRule="exact"/>
        <w:rPr>
          <w:sz w:val="12"/>
          <w:szCs w:val="12"/>
        </w:rPr>
      </w:pPr>
    </w:p>
    <w:p w14:paraId="55EDA6C1" w14:textId="77777777" w:rsidR="005F2E6A" w:rsidRDefault="008D62B3">
      <w:pPr>
        <w:ind w:left="340"/>
        <w:rPr>
          <w:sz w:val="24"/>
          <w:szCs w:val="24"/>
        </w:rPr>
      </w:pPr>
      <w:r>
        <w:rPr>
          <w:sz w:val="24"/>
          <w:szCs w:val="24"/>
        </w:rPr>
        <w:t>Different Investment Types ...................................................................................................... 10</w:t>
      </w:r>
    </w:p>
    <w:p w14:paraId="19231873" w14:textId="77777777" w:rsidR="005F2E6A" w:rsidRDefault="005F2E6A">
      <w:pPr>
        <w:spacing w:before="2" w:line="120" w:lineRule="exact"/>
        <w:rPr>
          <w:sz w:val="12"/>
          <w:szCs w:val="12"/>
        </w:rPr>
      </w:pPr>
    </w:p>
    <w:p w14:paraId="726DC18D" w14:textId="77777777" w:rsidR="005F2E6A" w:rsidRDefault="008D62B3">
      <w:pPr>
        <w:ind w:left="100"/>
        <w:rPr>
          <w:sz w:val="24"/>
          <w:szCs w:val="24"/>
        </w:rPr>
      </w:pPr>
      <w:r>
        <w:rPr>
          <w:sz w:val="24"/>
          <w:szCs w:val="24"/>
        </w:rPr>
        <w:t>Chapter 3: Classification of Trends .............................................................................................. 13</w:t>
      </w:r>
    </w:p>
    <w:p w14:paraId="77A72CE4" w14:textId="77777777" w:rsidR="005F2E6A" w:rsidRDefault="005F2E6A">
      <w:pPr>
        <w:spacing w:before="2" w:line="120" w:lineRule="exact"/>
        <w:rPr>
          <w:sz w:val="12"/>
          <w:szCs w:val="12"/>
        </w:rPr>
      </w:pPr>
    </w:p>
    <w:p w14:paraId="63720B9B" w14:textId="77777777" w:rsidR="005F2E6A" w:rsidRDefault="008D62B3">
      <w:pPr>
        <w:ind w:left="340"/>
        <w:rPr>
          <w:sz w:val="24"/>
          <w:szCs w:val="24"/>
        </w:rPr>
      </w:pPr>
      <w:r>
        <w:rPr>
          <w:sz w:val="24"/>
          <w:szCs w:val="24"/>
        </w:rPr>
        <w:t>Upwards Trends........................................................................................................................ 13</w:t>
      </w:r>
    </w:p>
    <w:p w14:paraId="29341EFD" w14:textId="77777777" w:rsidR="005F2E6A" w:rsidRDefault="005F2E6A">
      <w:pPr>
        <w:spacing w:before="2" w:line="120" w:lineRule="exact"/>
        <w:rPr>
          <w:sz w:val="12"/>
          <w:szCs w:val="12"/>
        </w:rPr>
      </w:pPr>
    </w:p>
    <w:p w14:paraId="4F95960B" w14:textId="77777777" w:rsidR="005F2E6A" w:rsidRDefault="008D62B3">
      <w:pPr>
        <w:ind w:left="340"/>
        <w:rPr>
          <w:sz w:val="24"/>
          <w:szCs w:val="24"/>
        </w:rPr>
      </w:pPr>
      <w:r>
        <w:rPr>
          <w:sz w:val="24"/>
          <w:szCs w:val="24"/>
        </w:rPr>
        <w:t>Downward Trends..................................................................................................................... 17</w:t>
      </w:r>
    </w:p>
    <w:p w14:paraId="38A9FE6F" w14:textId="77777777" w:rsidR="005F2E6A" w:rsidRDefault="005F2E6A">
      <w:pPr>
        <w:spacing w:line="120" w:lineRule="exact"/>
        <w:rPr>
          <w:sz w:val="12"/>
          <w:szCs w:val="12"/>
        </w:rPr>
      </w:pPr>
    </w:p>
    <w:p w14:paraId="6C92CB61" w14:textId="77777777" w:rsidR="005F2E6A" w:rsidRDefault="008D62B3">
      <w:pPr>
        <w:ind w:left="340"/>
        <w:rPr>
          <w:sz w:val="24"/>
          <w:szCs w:val="24"/>
        </w:rPr>
      </w:pPr>
      <w:r>
        <w:rPr>
          <w:sz w:val="24"/>
          <w:szCs w:val="24"/>
        </w:rPr>
        <w:t>Horizontal Trends ..................................................................................................................... 20</w:t>
      </w:r>
    </w:p>
    <w:p w14:paraId="56912706" w14:textId="77777777" w:rsidR="005F2E6A" w:rsidRDefault="005F2E6A">
      <w:pPr>
        <w:spacing w:before="2" w:line="120" w:lineRule="exact"/>
        <w:rPr>
          <w:sz w:val="12"/>
          <w:szCs w:val="12"/>
        </w:rPr>
      </w:pPr>
    </w:p>
    <w:p w14:paraId="1992E27B" w14:textId="77777777" w:rsidR="005F2E6A" w:rsidRDefault="008D62B3">
      <w:pPr>
        <w:ind w:left="340"/>
        <w:rPr>
          <w:sz w:val="24"/>
          <w:szCs w:val="24"/>
        </w:rPr>
      </w:pPr>
      <w:r>
        <w:rPr>
          <w:sz w:val="24"/>
          <w:szCs w:val="24"/>
        </w:rPr>
        <w:t>Smaller Time Frame Trends ..................................................................................................... 22</w:t>
      </w:r>
    </w:p>
    <w:p w14:paraId="33073F3C" w14:textId="77777777" w:rsidR="005F2E6A" w:rsidRDefault="005F2E6A">
      <w:pPr>
        <w:spacing w:before="2" w:line="120" w:lineRule="exact"/>
        <w:rPr>
          <w:sz w:val="12"/>
          <w:szCs w:val="12"/>
        </w:rPr>
      </w:pPr>
    </w:p>
    <w:p w14:paraId="38119D44" w14:textId="77777777" w:rsidR="005F2E6A" w:rsidRDefault="008D62B3">
      <w:pPr>
        <w:ind w:left="340"/>
        <w:rPr>
          <w:sz w:val="24"/>
          <w:szCs w:val="24"/>
        </w:rPr>
      </w:pPr>
      <w:r>
        <w:rPr>
          <w:sz w:val="24"/>
          <w:szCs w:val="24"/>
        </w:rPr>
        <w:t>What Affects Trends? ............................................................................................................... 23</w:t>
      </w:r>
    </w:p>
    <w:p w14:paraId="16CB0396" w14:textId="77777777" w:rsidR="005F2E6A" w:rsidRDefault="005F2E6A">
      <w:pPr>
        <w:spacing w:before="2" w:line="120" w:lineRule="exact"/>
        <w:rPr>
          <w:sz w:val="12"/>
          <w:szCs w:val="12"/>
        </w:rPr>
      </w:pPr>
    </w:p>
    <w:p w14:paraId="055548B8" w14:textId="77777777" w:rsidR="005F2E6A" w:rsidRDefault="008D62B3">
      <w:pPr>
        <w:ind w:left="100"/>
        <w:rPr>
          <w:sz w:val="24"/>
          <w:szCs w:val="24"/>
        </w:rPr>
      </w:pPr>
      <w:r>
        <w:rPr>
          <w:sz w:val="24"/>
          <w:szCs w:val="24"/>
        </w:rPr>
        <w:t>Chapter 4: Classifications of Stocks ............................................................................................. 24</w:t>
      </w:r>
    </w:p>
    <w:p w14:paraId="33D3694D" w14:textId="77777777" w:rsidR="005F2E6A" w:rsidRDefault="005F2E6A">
      <w:pPr>
        <w:spacing w:line="120" w:lineRule="exact"/>
        <w:rPr>
          <w:sz w:val="12"/>
          <w:szCs w:val="12"/>
        </w:rPr>
      </w:pPr>
    </w:p>
    <w:p w14:paraId="507B7A20" w14:textId="77777777" w:rsidR="005F2E6A" w:rsidRDefault="008D62B3">
      <w:pPr>
        <w:ind w:left="340"/>
        <w:rPr>
          <w:sz w:val="24"/>
          <w:szCs w:val="24"/>
        </w:rPr>
      </w:pPr>
      <w:r>
        <w:rPr>
          <w:sz w:val="24"/>
          <w:szCs w:val="24"/>
        </w:rPr>
        <w:t>Level 1 Volatile and Constant Stocks....................................................................................... 24</w:t>
      </w:r>
    </w:p>
    <w:p w14:paraId="2C08FE95" w14:textId="77777777" w:rsidR="005F2E6A" w:rsidRDefault="005F2E6A">
      <w:pPr>
        <w:spacing w:before="2" w:line="120" w:lineRule="exact"/>
        <w:rPr>
          <w:sz w:val="12"/>
          <w:szCs w:val="12"/>
        </w:rPr>
      </w:pPr>
    </w:p>
    <w:p w14:paraId="701B759D" w14:textId="77777777" w:rsidR="005F2E6A" w:rsidRDefault="008D62B3">
      <w:pPr>
        <w:ind w:left="340"/>
        <w:rPr>
          <w:sz w:val="24"/>
          <w:szCs w:val="24"/>
        </w:rPr>
      </w:pPr>
      <w:r>
        <w:rPr>
          <w:sz w:val="24"/>
          <w:szCs w:val="24"/>
        </w:rPr>
        <w:t>Level 2 Service/Product Stocks ................................................................................................ 24</w:t>
      </w:r>
    </w:p>
    <w:p w14:paraId="687BFFEB" w14:textId="77777777" w:rsidR="005F2E6A" w:rsidRDefault="005F2E6A">
      <w:pPr>
        <w:spacing w:before="2" w:line="120" w:lineRule="exact"/>
        <w:rPr>
          <w:sz w:val="12"/>
          <w:szCs w:val="12"/>
        </w:rPr>
      </w:pPr>
    </w:p>
    <w:p w14:paraId="7815CC2F" w14:textId="77777777" w:rsidR="005F2E6A" w:rsidRDefault="008D62B3">
      <w:pPr>
        <w:ind w:left="340"/>
        <w:rPr>
          <w:sz w:val="24"/>
          <w:szCs w:val="24"/>
        </w:rPr>
      </w:pPr>
      <w:r>
        <w:rPr>
          <w:sz w:val="24"/>
          <w:szCs w:val="24"/>
        </w:rPr>
        <w:t>Remarks .................................................................................................................................... 26</w:t>
      </w:r>
    </w:p>
    <w:p w14:paraId="774723E7" w14:textId="77777777" w:rsidR="005F2E6A" w:rsidRDefault="005F2E6A">
      <w:pPr>
        <w:spacing w:before="2" w:line="120" w:lineRule="exact"/>
        <w:rPr>
          <w:sz w:val="12"/>
          <w:szCs w:val="12"/>
        </w:rPr>
      </w:pPr>
    </w:p>
    <w:p w14:paraId="7F39466E" w14:textId="77777777" w:rsidR="005F2E6A" w:rsidRDefault="008D62B3">
      <w:pPr>
        <w:ind w:left="100"/>
        <w:rPr>
          <w:sz w:val="24"/>
          <w:szCs w:val="24"/>
        </w:rPr>
      </w:pPr>
      <w:r>
        <w:rPr>
          <w:sz w:val="24"/>
          <w:szCs w:val="24"/>
        </w:rPr>
        <w:t>Chapter 5: Stock Trading Strategies ............................................................................................. 28</w:t>
      </w:r>
    </w:p>
    <w:p w14:paraId="534FF15B" w14:textId="77777777" w:rsidR="005F2E6A" w:rsidRDefault="005F2E6A">
      <w:pPr>
        <w:spacing w:line="120" w:lineRule="exact"/>
        <w:rPr>
          <w:sz w:val="12"/>
          <w:szCs w:val="12"/>
        </w:rPr>
      </w:pPr>
    </w:p>
    <w:p w14:paraId="3CEB1297" w14:textId="77777777" w:rsidR="005F2E6A" w:rsidRDefault="008D62B3">
      <w:pPr>
        <w:ind w:left="340"/>
        <w:rPr>
          <w:sz w:val="24"/>
          <w:szCs w:val="24"/>
        </w:rPr>
      </w:pPr>
      <w:r>
        <w:rPr>
          <w:sz w:val="24"/>
          <w:szCs w:val="24"/>
        </w:rPr>
        <w:t>How to Predict Trends? ............................................................................................................ 28</w:t>
      </w:r>
    </w:p>
    <w:p w14:paraId="2134FF3A" w14:textId="77777777" w:rsidR="005F2E6A" w:rsidRDefault="005F2E6A">
      <w:pPr>
        <w:spacing w:before="2" w:line="120" w:lineRule="exact"/>
        <w:rPr>
          <w:sz w:val="12"/>
          <w:szCs w:val="12"/>
        </w:rPr>
      </w:pPr>
    </w:p>
    <w:p w14:paraId="09301BC8" w14:textId="77777777" w:rsidR="005F2E6A" w:rsidRDefault="008D62B3">
      <w:pPr>
        <w:ind w:left="340"/>
        <w:rPr>
          <w:sz w:val="24"/>
          <w:szCs w:val="24"/>
        </w:rPr>
      </w:pPr>
      <w:r>
        <w:rPr>
          <w:sz w:val="24"/>
          <w:szCs w:val="24"/>
        </w:rPr>
        <w:t>Trading Strategies List.............................................................................................................. 28</w:t>
      </w:r>
    </w:p>
    <w:p w14:paraId="15A6749E" w14:textId="77777777" w:rsidR="005F2E6A" w:rsidRDefault="005F2E6A">
      <w:pPr>
        <w:spacing w:before="2" w:line="120" w:lineRule="exact"/>
        <w:rPr>
          <w:sz w:val="12"/>
          <w:szCs w:val="12"/>
        </w:rPr>
      </w:pPr>
    </w:p>
    <w:p w14:paraId="2DD48447" w14:textId="77777777" w:rsidR="005F2E6A" w:rsidRDefault="008D62B3">
      <w:pPr>
        <w:ind w:left="100"/>
        <w:rPr>
          <w:sz w:val="24"/>
          <w:szCs w:val="24"/>
        </w:rPr>
      </w:pPr>
      <w:r>
        <w:rPr>
          <w:sz w:val="24"/>
          <w:szCs w:val="24"/>
        </w:rPr>
        <w:t>Chapter 6: The Suggested Stock Trading Strategy....................................................................... 30</w:t>
      </w:r>
    </w:p>
    <w:p w14:paraId="4CE35815" w14:textId="77777777" w:rsidR="005F2E6A" w:rsidRDefault="005F2E6A">
      <w:pPr>
        <w:spacing w:before="2" w:line="120" w:lineRule="exact"/>
        <w:rPr>
          <w:sz w:val="12"/>
          <w:szCs w:val="12"/>
        </w:rPr>
      </w:pPr>
    </w:p>
    <w:p w14:paraId="48B6F1A0" w14:textId="77777777" w:rsidR="005F2E6A" w:rsidRDefault="008D62B3">
      <w:pPr>
        <w:ind w:left="340"/>
        <w:rPr>
          <w:sz w:val="24"/>
          <w:szCs w:val="24"/>
        </w:rPr>
      </w:pPr>
      <w:r>
        <w:rPr>
          <w:sz w:val="24"/>
          <w:szCs w:val="24"/>
        </w:rPr>
        <w:t>Summary of Previous Chapters ................................................................................................ 30</w:t>
      </w:r>
    </w:p>
    <w:p w14:paraId="2D60525B" w14:textId="77777777" w:rsidR="005F2E6A" w:rsidRDefault="005F2E6A">
      <w:pPr>
        <w:spacing w:before="3" w:line="120" w:lineRule="exact"/>
        <w:rPr>
          <w:sz w:val="12"/>
          <w:szCs w:val="12"/>
        </w:rPr>
      </w:pPr>
    </w:p>
    <w:p w14:paraId="63442E9E" w14:textId="77777777" w:rsidR="005F2E6A" w:rsidRDefault="008D62B3">
      <w:pPr>
        <w:ind w:left="340"/>
        <w:rPr>
          <w:sz w:val="24"/>
          <w:szCs w:val="24"/>
        </w:rPr>
      </w:pPr>
      <w:r>
        <w:rPr>
          <w:sz w:val="24"/>
          <w:szCs w:val="24"/>
        </w:rPr>
        <w:t>Long-Term Investments on Stocks ........................................................................................... 31</w:t>
      </w:r>
    </w:p>
    <w:p w14:paraId="49BD6121" w14:textId="77777777" w:rsidR="005F2E6A" w:rsidRDefault="005F2E6A">
      <w:pPr>
        <w:spacing w:line="120" w:lineRule="exact"/>
        <w:rPr>
          <w:sz w:val="12"/>
          <w:szCs w:val="12"/>
        </w:rPr>
      </w:pPr>
    </w:p>
    <w:p w14:paraId="014400E4" w14:textId="77777777" w:rsidR="005F2E6A" w:rsidRDefault="008D62B3">
      <w:pPr>
        <w:ind w:left="340"/>
        <w:rPr>
          <w:sz w:val="24"/>
          <w:szCs w:val="24"/>
        </w:rPr>
      </w:pPr>
      <w:r>
        <w:rPr>
          <w:sz w:val="24"/>
          <w:szCs w:val="24"/>
        </w:rPr>
        <w:t>Diversification........................................................................................................................... 32</w:t>
      </w:r>
    </w:p>
    <w:p w14:paraId="28E2CC66" w14:textId="77777777" w:rsidR="005F2E6A" w:rsidRDefault="005F2E6A">
      <w:pPr>
        <w:spacing w:before="2" w:line="120" w:lineRule="exact"/>
        <w:rPr>
          <w:sz w:val="12"/>
          <w:szCs w:val="12"/>
        </w:rPr>
      </w:pPr>
    </w:p>
    <w:p w14:paraId="1FC826EC" w14:textId="77777777" w:rsidR="005F2E6A" w:rsidRDefault="008D62B3">
      <w:pPr>
        <w:ind w:left="100"/>
        <w:rPr>
          <w:sz w:val="24"/>
          <w:szCs w:val="24"/>
        </w:rPr>
      </w:pPr>
      <w:r>
        <w:rPr>
          <w:sz w:val="24"/>
          <w:szCs w:val="24"/>
        </w:rPr>
        <w:t>Chapter 7: Quick Example List with Strategies............................................................................ 34</w:t>
      </w:r>
    </w:p>
    <w:p w14:paraId="5C89DDBF" w14:textId="77777777" w:rsidR="005F2E6A" w:rsidRDefault="005F2E6A">
      <w:pPr>
        <w:spacing w:before="2" w:line="120" w:lineRule="exact"/>
        <w:rPr>
          <w:sz w:val="12"/>
          <w:szCs w:val="12"/>
        </w:rPr>
      </w:pPr>
    </w:p>
    <w:p w14:paraId="300CDED0" w14:textId="77777777" w:rsidR="005F2E6A" w:rsidRDefault="008D62B3">
      <w:pPr>
        <w:ind w:left="340"/>
        <w:rPr>
          <w:sz w:val="24"/>
          <w:szCs w:val="24"/>
        </w:rPr>
      </w:pPr>
      <w:r>
        <w:rPr>
          <w:sz w:val="24"/>
          <w:szCs w:val="24"/>
        </w:rPr>
        <w:t>Quick-Example List .................................................................................................................. 34</w:t>
      </w:r>
    </w:p>
    <w:p w14:paraId="78CC9B70" w14:textId="77777777" w:rsidR="005F2E6A" w:rsidRDefault="005F2E6A">
      <w:pPr>
        <w:spacing w:before="2" w:line="120" w:lineRule="exact"/>
        <w:rPr>
          <w:sz w:val="12"/>
          <w:szCs w:val="12"/>
        </w:rPr>
      </w:pPr>
    </w:p>
    <w:p w14:paraId="5C741BA3" w14:textId="77777777" w:rsidR="005F2E6A" w:rsidRDefault="008D62B3">
      <w:pPr>
        <w:ind w:left="100"/>
        <w:rPr>
          <w:sz w:val="24"/>
          <w:szCs w:val="24"/>
        </w:rPr>
      </w:pPr>
      <w:r>
        <w:rPr>
          <w:sz w:val="24"/>
          <w:szCs w:val="24"/>
        </w:rPr>
        <w:t>Chapter 8: Key Summary and Suggested Readings ..................................................................... 36</w:t>
      </w:r>
    </w:p>
    <w:p w14:paraId="6D55111B" w14:textId="77777777" w:rsidR="005F2E6A" w:rsidRDefault="005F2E6A">
      <w:pPr>
        <w:spacing w:before="10" w:line="100" w:lineRule="exact"/>
        <w:rPr>
          <w:sz w:val="11"/>
          <w:szCs w:val="11"/>
        </w:rPr>
      </w:pPr>
    </w:p>
    <w:p w14:paraId="737E314A" w14:textId="77777777" w:rsidR="005F2E6A" w:rsidRDefault="008D62B3">
      <w:pPr>
        <w:ind w:left="340"/>
        <w:rPr>
          <w:sz w:val="24"/>
          <w:szCs w:val="24"/>
        </w:rPr>
        <w:sectPr w:rsidR="005F2E6A">
          <w:pgSz w:w="12240" w:h="15840"/>
          <w:pgMar w:top="1400" w:right="1320" w:bottom="280" w:left="1340" w:header="0" w:footer="1040" w:gutter="0"/>
          <w:cols w:space="720"/>
        </w:sectPr>
      </w:pPr>
      <w:r>
        <w:rPr>
          <w:sz w:val="24"/>
          <w:szCs w:val="24"/>
        </w:rPr>
        <w:t>Notes to consider: ..................................................................................................................... 36</w:t>
      </w:r>
    </w:p>
    <w:p w14:paraId="4B35E715" w14:textId="77777777" w:rsidR="005F2E6A" w:rsidRDefault="008D62B3">
      <w:pPr>
        <w:spacing w:before="59" w:line="260" w:lineRule="exact"/>
        <w:ind w:left="100"/>
        <w:rPr>
          <w:sz w:val="24"/>
          <w:szCs w:val="24"/>
        </w:rPr>
      </w:pPr>
      <w:r>
        <w:rPr>
          <w:position w:val="-1"/>
          <w:sz w:val="24"/>
          <w:szCs w:val="24"/>
        </w:rPr>
        <w:lastRenderedPageBreak/>
        <w:t>Suggested Readings .................................................................................................................. 37</w:t>
      </w:r>
    </w:p>
    <w:p w14:paraId="6DEEEC90" w14:textId="77777777" w:rsidR="005F2E6A" w:rsidRDefault="005F2E6A">
      <w:pPr>
        <w:spacing w:line="200" w:lineRule="exact"/>
      </w:pPr>
    </w:p>
    <w:p w14:paraId="01F64BA6" w14:textId="77777777" w:rsidR="005F2E6A" w:rsidRDefault="005F2E6A">
      <w:pPr>
        <w:spacing w:line="200" w:lineRule="exact"/>
      </w:pPr>
    </w:p>
    <w:p w14:paraId="60C0D22E" w14:textId="77777777" w:rsidR="005F2E6A" w:rsidRDefault="005F2E6A">
      <w:pPr>
        <w:spacing w:line="200" w:lineRule="exact"/>
      </w:pPr>
    </w:p>
    <w:p w14:paraId="604C155D" w14:textId="77777777" w:rsidR="005F2E6A" w:rsidRDefault="005F2E6A">
      <w:pPr>
        <w:spacing w:line="200" w:lineRule="exact"/>
      </w:pPr>
    </w:p>
    <w:p w14:paraId="61DC7BC8" w14:textId="77777777" w:rsidR="005F2E6A" w:rsidRDefault="005F2E6A">
      <w:pPr>
        <w:spacing w:line="200" w:lineRule="exact"/>
      </w:pPr>
    </w:p>
    <w:p w14:paraId="6285902E" w14:textId="77777777" w:rsidR="005F2E6A" w:rsidRDefault="005F2E6A">
      <w:pPr>
        <w:spacing w:line="200" w:lineRule="exact"/>
      </w:pPr>
    </w:p>
    <w:p w14:paraId="38F91D76" w14:textId="77777777" w:rsidR="005F2E6A" w:rsidRDefault="005F2E6A">
      <w:pPr>
        <w:spacing w:line="200" w:lineRule="exact"/>
      </w:pPr>
    </w:p>
    <w:p w14:paraId="47EC0F29" w14:textId="77777777" w:rsidR="005F2E6A" w:rsidRDefault="005F2E6A">
      <w:pPr>
        <w:spacing w:line="200" w:lineRule="exact"/>
      </w:pPr>
    </w:p>
    <w:p w14:paraId="460E62D3" w14:textId="77777777" w:rsidR="005F2E6A" w:rsidRDefault="005F2E6A">
      <w:pPr>
        <w:spacing w:line="200" w:lineRule="exact"/>
      </w:pPr>
    </w:p>
    <w:p w14:paraId="30F204B5" w14:textId="77777777" w:rsidR="005F2E6A" w:rsidRDefault="005F2E6A">
      <w:pPr>
        <w:spacing w:line="200" w:lineRule="exact"/>
      </w:pPr>
    </w:p>
    <w:p w14:paraId="4FAB553E" w14:textId="77777777" w:rsidR="005F2E6A" w:rsidRDefault="005F2E6A">
      <w:pPr>
        <w:spacing w:line="200" w:lineRule="exact"/>
      </w:pPr>
    </w:p>
    <w:p w14:paraId="7AF1FBEB" w14:textId="77777777" w:rsidR="005F2E6A" w:rsidRDefault="005F2E6A">
      <w:pPr>
        <w:spacing w:line="200" w:lineRule="exact"/>
      </w:pPr>
    </w:p>
    <w:p w14:paraId="305A62C1" w14:textId="77777777" w:rsidR="005F2E6A" w:rsidRDefault="005F2E6A">
      <w:pPr>
        <w:spacing w:line="200" w:lineRule="exact"/>
      </w:pPr>
    </w:p>
    <w:p w14:paraId="168B4DAC" w14:textId="77777777" w:rsidR="005F2E6A" w:rsidRDefault="005F2E6A">
      <w:pPr>
        <w:spacing w:line="200" w:lineRule="exact"/>
      </w:pPr>
    </w:p>
    <w:p w14:paraId="792F84DD" w14:textId="77777777" w:rsidR="005F2E6A" w:rsidRDefault="005F2E6A">
      <w:pPr>
        <w:spacing w:line="200" w:lineRule="exact"/>
      </w:pPr>
    </w:p>
    <w:p w14:paraId="2F091A22" w14:textId="77777777" w:rsidR="005F2E6A" w:rsidRDefault="005F2E6A">
      <w:pPr>
        <w:spacing w:line="200" w:lineRule="exact"/>
      </w:pPr>
    </w:p>
    <w:p w14:paraId="0B3C49F8" w14:textId="77777777" w:rsidR="005F2E6A" w:rsidRDefault="005F2E6A">
      <w:pPr>
        <w:spacing w:line="200" w:lineRule="exact"/>
      </w:pPr>
    </w:p>
    <w:p w14:paraId="22EE6ABD" w14:textId="77777777" w:rsidR="005F2E6A" w:rsidRDefault="005F2E6A">
      <w:pPr>
        <w:spacing w:line="200" w:lineRule="exact"/>
      </w:pPr>
    </w:p>
    <w:p w14:paraId="2F819E9E" w14:textId="77777777" w:rsidR="005F2E6A" w:rsidRDefault="005F2E6A">
      <w:pPr>
        <w:spacing w:line="200" w:lineRule="exact"/>
      </w:pPr>
    </w:p>
    <w:p w14:paraId="1AAED197" w14:textId="77777777" w:rsidR="005F2E6A" w:rsidRDefault="005F2E6A">
      <w:pPr>
        <w:spacing w:line="200" w:lineRule="exact"/>
      </w:pPr>
    </w:p>
    <w:p w14:paraId="3FAB5E8E" w14:textId="77777777" w:rsidR="005F2E6A" w:rsidRDefault="005F2E6A">
      <w:pPr>
        <w:spacing w:line="200" w:lineRule="exact"/>
      </w:pPr>
    </w:p>
    <w:p w14:paraId="2C57391D" w14:textId="77777777" w:rsidR="005F2E6A" w:rsidRDefault="005F2E6A">
      <w:pPr>
        <w:spacing w:line="200" w:lineRule="exact"/>
      </w:pPr>
    </w:p>
    <w:p w14:paraId="2936EAF9" w14:textId="77777777" w:rsidR="005F2E6A" w:rsidRDefault="005F2E6A">
      <w:pPr>
        <w:spacing w:line="200" w:lineRule="exact"/>
      </w:pPr>
    </w:p>
    <w:p w14:paraId="3AE11957" w14:textId="77777777" w:rsidR="005F2E6A" w:rsidRDefault="005F2E6A">
      <w:pPr>
        <w:spacing w:line="200" w:lineRule="exact"/>
      </w:pPr>
    </w:p>
    <w:p w14:paraId="6895F200" w14:textId="77777777" w:rsidR="005F2E6A" w:rsidRDefault="005F2E6A">
      <w:pPr>
        <w:spacing w:line="200" w:lineRule="exact"/>
      </w:pPr>
    </w:p>
    <w:p w14:paraId="5B71CA35" w14:textId="77777777" w:rsidR="005F2E6A" w:rsidRDefault="005F2E6A">
      <w:pPr>
        <w:spacing w:line="200" w:lineRule="exact"/>
      </w:pPr>
    </w:p>
    <w:p w14:paraId="376735C9" w14:textId="77777777" w:rsidR="005F2E6A" w:rsidRDefault="005F2E6A">
      <w:pPr>
        <w:spacing w:line="200" w:lineRule="exact"/>
      </w:pPr>
    </w:p>
    <w:p w14:paraId="0D873464" w14:textId="77777777" w:rsidR="005F2E6A" w:rsidRDefault="005F2E6A">
      <w:pPr>
        <w:spacing w:line="200" w:lineRule="exact"/>
      </w:pPr>
    </w:p>
    <w:p w14:paraId="16F1A80A" w14:textId="77777777" w:rsidR="005F2E6A" w:rsidRDefault="005F2E6A">
      <w:pPr>
        <w:spacing w:line="200" w:lineRule="exact"/>
      </w:pPr>
    </w:p>
    <w:p w14:paraId="4FC83497" w14:textId="77777777" w:rsidR="005F2E6A" w:rsidRDefault="005F2E6A">
      <w:pPr>
        <w:spacing w:line="200" w:lineRule="exact"/>
      </w:pPr>
    </w:p>
    <w:p w14:paraId="4E965E18" w14:textId="77777777" w:rsidR="005F2E6A" w:rsidRDefault="005F2E6A">
      <w:pPr>
        <w:spacing w:line="200" w:lineRule="exact"/>
      </w:pPr>
    </w:p>
    <w:p w14:paraId="79A4A55E" w14:textId="77777777" w:rsidR="005F2E6A" w:rsidRDefault="005F2E6A">
      <w:pPr>
        <w:spacing w:line="200" w:lineRule="exact"/>
      </w:pPr>
    </w:p>
    <w:p w14:paraId="3C690182" w14:textId="77777777" w:rsidR="005F2E6A" w:rsidRDefault="005F2E6A">
      <w:pPr>
        <w:spacing w:line="200" w:lineRule="exact"/>
      </w:pPr>
    </w:p>
    <w:p w14:paraId="236BA388" w14:textId="77777777" w:rsidR="005F2E6A" w:rsidRDefault="005F2E6A">
      <w:pPr>
        <w:spacing w:line="200" w:lineRule="exact"/>
      </w:pPr>
    </w:p>
    <w:p w14:paraId="736D60EF" w14:textId="77777777" w:rsidR="005F2E6A" w:rsidRDefault="005F2E6A">
      <w:pPr>
        <w:spacing w:line="200" w:lineRule="exact"/>
      </w:pPr>
    </w:p>
    <w:p w14:paraId="462CAA6F" w14:textId="77777777" w:rsidR="005F2E6A" w:rsidRDefault="005F2E6A">
      <w:pPr>
        <w:spacing w:line="200" w:lineRule="exact"/>
      </w:pPr>
    </w:p>
    <w:p w14:paraId="3A9336AC" w14:textId="77777777" w:rsidR="005F2E6A" w:rsidRDefault="005F2E6A">
      <w:pPr>
        <w:spacing w:line="200" w:lineRule="exact"/>
      </w:pPr>
    </w:p>
    <w:p w14:paraId="3CA52FDD" w14:textId="77777777" w:rsidR="005F2E6A" w:rsidRDefault="005F2E6A">
      <w:pPr>
        <w:spacing w:line="200" w:lineRule="exact"/>
      </w:pPr>
    </w:p>
    <w:p w14:paraId="282A00C9" w14:textId="77777777" w:rsidR="005F2E6A" w:rsidRDefault="005F2E6A">
      <w:pPr>
        <w:spacing w:line="200" w:lineRule="exact"/>
      </w:pPr>
    </w:p>
    <w:p w14:paraId="6E6CEE24" w14:textId="77777777" w:rsidR="005F2E6A" w:rsidRDefault="005F2E6A">
      <w:pPr>
        <w:spacing w:line="200" w:lineRule="exact"/>
      </w:pPr>
    </w:p>
    <w:p w14:paraId="63F8D416" w14:textId="77777777" w:rsidR="005F2E6A" w:rsidRDefault="005F2E6A">
      <w:pPr>
        <w:spacing w:line="200" w:lineRule="exact"/>
      </w:pPr>
    </w:p>
    <w:p w14:paraId="5BED3751" w14:textId="77777777" w:rsidR="005F2E6A" w:rsidRDefault="005F2E6A">
      <w:pPr>
        <w:spacing w:line="200" w:lineRule="exact"/>
      </w:pPr>
    </w:p>
    <w:p w14:paraId="36700AC6" w14:textId="77777777" w:rsidR="005F2E6A" w:rsidRDefault="005F2E6A">
      <w:pPr>
        <w:spacing w:line="200" w:lineRule="exact"/>
      </w:pPr>
    </w:p>
    <w:p w14:paraId="035A1A6F" w14:textId="77777777" w:rsidR="005F2E6A" w:rsidRDefault="005F2E6A">
      <w:pPr>
        <w:spacing w:line="200" w:lineRule="exact"/>
      </w:pPr>
    </w:p>
    <w:p w14:paraId="32B4D942" w14:textId="77777777" w:rsidR="005F2E6A" w:rsidRDefault="005F2E6A">
      <w:pPr>
        <w:spacing w:line="200" w:lineRule="exact"/>
      </w:pPr>
    </w:p>
    <w:p w14:paraId="5EFF9703" w14:textId="77777777" w:rsidR="005F2E6A" w:rsidRDefault="005F2E6A">
      <w:pPr>
        <w:spacing w:line="200" w:lineRule="exact"/>
      </w:pPr>
    </w:p>
    <w:p w14:paraId="0E51265C" w14:textId="77777777" w:rsidR="005F2E6A" w:rsidRDefault="005F2E6A">
      <w:pPr>
        <w:spacing w:line="200" w:lineRule="exact"/>
      </w:pPr>
    </w:p>
    <w:p w14:paraId="5A3949D9" w14:textId="77777777" w:rsidR="005F2E6A" w:rsidRDefault="005F2E6A">
      <w:pPr>
        <w:spacing w:line="200" w:lineRule="exact"/>
      </w:pPr>
    </w:p>
    <w:p w14:paraId="62D2ED09" w14:textId="77777777" w:rsidR="005F2E6A" w:rsidRDefault="005F2E6A">
      <w:pPr>
        <w:spacing w:line="200" w:lineRule="exact"/>
      </w:pPr>
    </w:p>
    <w:p w14:paraId="50DC5EFD" w14:textId="77777777" w:rsidR="005F2E6A" w:rsidRDefault="005F2E6A">
      <w:pPr>
        <w:spacing w:line="200" w:lineRule="exact"/>
      </w:pPr>
    </w:p>
    <w:p w14:paraId="3134FF41" w14:textId="77777777" w:rsidR="005F2E6A" w:rsidRDefault="005F2E6A">
      <w:pPr>
        <w:spacing w:line="200" w:lineRule="exact"/>
      </w:pPr>
    </w:p>
    <w:p w14:paraId="5931374E" w14:textId="77777777" w:rsidR="005F2E6A" w:rsidRDefault="005F2E6A">
      <w:pPr>
        <w:spacing w:line="200" w:lineRule="exact"/>
      </w:pPr>
    </w:p>
    <w:p w14:paraId="50238B3E" w14:textId="77777777" w:rsidR="005F2E6A" w:rsidRDefault="005F2E6A">
      <w:pPr>
        <w:spacing w:line="200" w:lineRule="exact"/>
      </w:pPr>
    </w:p>
    <w:p w14:paraId="7EA1B68A" w14:textId="77777777" w:rsidR="005F2E6A" w:rsidRDefault="005F2E6A">
      <w:pPr>
        <w:spacing w:line="200" w:lineRule="exact"/>
      </w:pPr>
    </w:p>
    <w:p w14:paraId="1CE4D75A" w14:textId="77777777" w:rsidR="005F2E6A" w:rsidRDefault="005F2E6A">
      <w:pPr>
        <w:spacing w:line="200" w:lineRule="exact"/>
      </w:pPr>
    </w:p>
    <w:p w14:paraId="12265E0E" w14:textId="77777777" w:rsidR="005F2E6A" w:rsidRDefault="005F2E6A">
      <w:pPr>
        <w:spacing w:line="200" w:lineRule="exact"/>
      </w:pPr>
    </w:p>
    <w:p w14:paraId="64F30810" w14:textId="77777777" w:rsidR="005F2E6A" w:rsidRDefault="005F2E6A">
      <w:pPr>
        <w:spacing w:line="200" w:lineRule="exact"/>
      </w:pPr>
    </w:p>
    <w:p w14:paraId="5A894ADE" w14:textId="77777777" w:rsidR="005F2E6A" w:rsidRDefault="005F2E6A">
      <w:pPr>
        <w:spacing w:line="200" w:lineRule="exact"/>
      </w:pPr>
    </w:p>
    <w:p w14:paraId="600A068E" w14:textId="77777777" w:rsidR="005F2E6A" w:rsidRDefault="005F2E6A">
      <w:pPr>
        <w:spacing w:line="200" w:lineRule="exact"/>
      </w:pPr>
    </w:p>
    <w:p w14:paraId="7BAA629A" w14:textId="77777777" w:rsidR="005F2E6A" w:rsidRDefault="005F2E6A">
      <w:pPr>
        <w:spacing w:line="200" w:lineRule="exact"/>
      </w:pPr>
    </w:p>
    <w:p w14:paraId="5295B929" w14:textId="77777777" w:rsidR="005F2E6A" w:rsidRDefault="005F2E6A">
      <w:pPr>
        <w:spacing w:line="200" w:lineRule="exact"/>
      </w:pPr>
    </w:p>
    <w:p w14:paraId="54ED469D" w14:textId="77777777" w:rsidR="005F2E6A" w:rsidRDefault="005F2E6A">
      <w:pPr>
        <w:spacing w:line="200" w:lineRule="exact"/>
      </w:pPr>
    </w:p>
    <w:p w14:paraId="2DBAE461" w14:textId="77777777" w:rsidR="005F2E6A" w:rsidRDefault="005F2E6A">
      <w:pPr>
        <w:spacing w:line="200" w:lineRule="exact"/>
      </w:pPr>
    </w:p>
    <w:p w14:paraId="75D833ED" w14:textId="77777777" w:rsidR="005F2E6A" w:rsidRDefault="005F2E6A">
      <w:pPr>
        <w:spacing w:before="10" w:line="220" w:lineRule="exact"/>
        <w:rPr>
          <w:sz w:val="22"/>
          <w:szCs w:val="22"/>
        </w:rPr>
      </w:pPr>
    </w:p>
    <w:p w14:paraId="024D1160" w14:textId="77777777" w:rsidR="005F2E6A" w:rsidRDefault="008D62B3">
      <w:pPr>
        <w:spacing w:before="29"/>
        <w:ind w:right="118"/>
        <w:jc w:val="right"/>
        <w:rPr>
          <w:sz w:val="24"/>
          <w:szCs w:val="24"/>
        </w:rPr>
        <w:sectPr w:rsidR="005F2E6A">
          <w:footerReference w:type="default" r:id="rId8"/>
          <w:pgSz w:w="12240" w:h="15840"/>
          <w:pgMar w:top="1380" w:right="1320" w:bottom="280" w:left="1580" w:header="0" w:footer="0" w:gutter="0"/>
          <w:cols w:space="720"/>
        </w:sectPr>
      </w:pPr>
      <w:r>
        <w:rPr>
          <w:sz w:val="24"/>
          <w:szCs w:val="24"/>
        </w:rPr>
        <w:t>4</w:t>
      </w:r>
    </w:p>
    <w:p w14:paraId="61A0302B" w14:textId="77777777" w:rsidR="005F2E6A" w:rsidRDefault="008D62B3">
      <w:pPr>
        <w:spacing w:before="40"/>
        <w:ind w:left="100" w:right="7999"/>
        <w:jc w:val="both"/>
        <w:rPr>
          <w:sz w:val="44"/>
          <w:szCs w:val="44"/>
        </w:rPr>
      </w:pPr>
      <w:commentRangeStart w:id="6"/>
      <w:r>
        <w:rPr>
          <w:b/>
          <w:color w:val="009999"/>
          <w:w w:val="99"/>
          <w:sz w:val="44"/>
          <w:szCs w:val="44"/>
        </w:rPr>
        <w:lastRenderedPageBreak/>
        <w:t>Preface</w:t>
      </w:r>
    </w:p>
    <w:p w14:paraId="5964C67A" w14:textId="77777777" w:rsidR="005F2E6A" w:rsidRDefault="008D62B3">
      <w:pPr>
        <w:spacing w:before="40" w:line="258" w:lineRule="auto"/>
        <w:ind w:left="100" w:right="82"/>
        <w:jc w:val="both"/>
        <w:rPr>
          <w:sz w:val="24"/>
          <w:szCs w:val="24"/>
        </w:rPr>
      </w:pPr>
      <w:r>
        <w:rPr>
          <w:sz w:val="24"/>
          <w:szCs w:val="24"/>
        </w:rPr>
        <w:t>Times are changing, and we live in a society where information can be easily obtained. We no longer must go to libraries to obtain books or learn about specific subjects. The use of the internet has facilitated many aspects of our lives in terms of knowledge availability. However, even with knowledge being widely available, there is something else that is missing. That is “knowledge feasibility</w:t>
      </w:r>
      <w:commentRangeStart w:id="7"/>
      <w:ins w:id="8" w:author="Jordan Wipf" w:date="2018-10-25T20:31:00Z">
        <w:r w:rsidR="00C81B3F">
          <w:rPr>
            <w:sz w:val="24"/>
            <w:szCs w:val="24"/>
          </w:rPr>
          <w:t>,</w:t>
        </w:r>
        <w:commentRangeEnd w:id="7"/>
        <w:r w:rsidR="00C81B3F">
          <w:rPr>
            <w:rStyle w:val="CommentReference"/>
          </w:rPr>
          <w:commentReference w:id="7"/>
        </w:r>
      </w:ins>
      <w:r>
        <w:rPr>
          <w:sz w:val="24"/>
          <w:szCs w:val="24"/>
        </w:rPr>
        <w:t>"</w:t>
      </w:r>
      <w:del w:id="9" w:author="Jordan Wipf" w:date="2018-10-25T20:31:00Z">
        <w:r w:rsidDel="00C81B3F">
          <w:rPr>
            <w:sz w:val="24"/>
            <w:szCs w:val="24"/>
          </w:rPr>
          <w:delText>,</w:delText>
        </w:r>
      </w:del>
      <w:r>
        <w:rPr>
          <w:sz w:val="24"/>
          <w:szCs w:val="24"/>
        </w:rPr>
        <w:t xml:space="preserve"> or simply “understanding information</w:t>
      </w:r>
      <w:ins w:id="10" w:author="Jordan Wipf" w:date="2018-10-25T20:31:00Z">
        <w:r w:rsidR="00C81B3F">
          <w:rPr>
            <w:sz w:val="24"/>
            <w:szCs w:val="24"/>
          </w:rPr>
          <w:t>.</w:t>
        </w:r>
      </w:ins>
      <w:r>
        <w:rPr>
          <w:sz w:val="24"/>
          <w:szCs w:val="24"/>
        </w:rPr>
        <w:t>”</w:t>
      </w:r>
      <w:del w:id="11" w:author="Jordan Wipf" w:date="2018-10-25T20:31:00Z">
        <w:r w:rsidDel="00C81B3F">
          <w:rPr>
            <w:sz w:val="24"/>
            <w:szCs w:val="24"/>
          </w:rPr>
          <w:delText>.</w:delText>
        </w:r>
      </w:del>
    </w:p>
    <w:p w14:paraId="0A1F1389" w14:textId="77777777" w:rsidR="005F2E6A" w:rsidRDefault="005F2E6A">
      <w:pPr>
        <w:spacing w:before="2" w:line="160" w:lineRule="exact"/>
        <w:rPr>
          <w:sz w:val="16"/>
          <w:szCs w:val="16"/>
        </w:rPr>
      </w:pPr>
    </w:p>
    <w:p w14:paraId="653D20BF" w14:textId="77777777" w:rsidR="005F2E6A" w:rsidRDefault="008D62B3">
      <w:pPr>
        <w:spacing w:line="258" w:lineRule="auto"/>
        <w:ind w:left="100" w:right="77"/>
        <w:jc w:val="both"/>
        <w:rPr>
          <w:sz w:val="24"/>
          <w:szCs w:val="24"/>
        </w:rPr>
      </w:pPr>
      <w:r>
        <w:rPr>
          <w:sz w:val="24"/>
          <w:szCs w:val="24"/>
        </w:rPr>
        <w:t xml:space="preserve">In the era where we live, information can be presented in many forms: videos, writings, or audios. Each one of them is unique and useful, but there is a big problem that many people always run through: the beginning. When we start a journey in understanding a specific area, we encounter an unfathomable amount of data and jargon that we have never heard before. The more we learn, the more </w:t>
      </w:r>
      <w:del w:id="12" w:author="Jordan Wipf" w:date="2018-10-25T20:32:00Z">
        <w:r w:rsidDel="00C81B3F">
          <w:rPr>
            <w:sz w:val="24"/>
            <w:szCs w:val="24"/>
          </w:rPr>
          <w:delText xml:space="preserve"> </w:delText>
        </w:r>
      </w:del>
      <w:r>
        <w:rPr>
          <w:sz w:val="24"/>
          <w:szCs w:val="24"/>
        </w:rPr>
        <w:t xml:space="preserve">we </w:t>
      </w:r>
      <w:del w:id="13" w:author="Jordan Wipf" w:date="2018-10-25T20:32:00Z">
        <w:r w:rsidDel="00C81B3F">
          <w:rPr>
            <w:sz w:val="24"/>
            <w:szCs w:val="24"/>
          </w:rPr>
          <w:delText xml:space="preserve"> </w:delText>
        </w:r>
      </w:del>
      <w:r>
        <w:rPr>
          <w:sz w:val="24"/>
          <w:szCs w:val="24"/>
        </w:rPr>
        <w:t xml:space="preserve">seem </w:t>
      </w:r>
      <w:del w:id="14" w:author="Jordan Wipf" w:date="2018-10-25T20:32:00Z">
        <w:r w:rsidDel="00C81B3F">
          <w:rPr>
            <w:sz w:val="24"/>
            <w:szCs w:val="24"/>
          </w:rPr>
          <w:delText xml:space="preserve"> </w:delText>
        </w:r>
      </w:del>
      <w:r>
        <w:rPr>
          <w:sz w:val="24"/>
          <w:szCs w:val="24"/>
        </w:rPr>
        <w:t>to</w:t>
      </w:r>
      <w:del w:id="15" w:author="Jordan Wipf" w:date="2018-10-25T20:32:00Z">
        <w:r w:rsidDel="00C81B3F">
          <w:rPr>
            <w:sz w:val="24"/>
            <w:szCs w:val="24"/>
          </w:rPr>
          <w:delText xml:space="preserve"> </w:delText>
        </w:r>
      </w:del>
      <w:r>
        <w:rPr>
          <w:sz w:val="24"/>
          <w:szCs w:val="24"/>
        </w:rPr>
        <w:t xml:space="preserve"> get</w:t>
      </w:r>
      <w:del w:id="16" w:author="Jordan Wipf" w:date="2018-10-25T20:32:00Z">
        <w:r w:rsidDel="00C81B3F">
          <w:rPr>
            <w:sz w:val="24"/>
            <w:szCs w:val="24"/>
          </w:rPr>
          <w:delText xml:space="preserve"> </w:delText>
        </w:r>
      </w:del>
      <w:r>
        <w:rPr>
          <w:sz w:val="24"/>
          <w:szCs w:val="24"/>
        </w:rPr>
        <w:t xml:space="preserve"> entangled </w:t>
      </w:r>
      <w:del w:id="17" w:author="Jordan Wipf" w:date="2018-10-25T20:32:00Z">
        <w:r w:rsidDel="00C81B3F">
          <w:rPr>
            <w:sz w:val="24"/>
            <w:szCs w:val="24"/>
          </w:rPr>
          <w:delText xml:space="preserve"> </w:delText>
        </w:r>
      </w:del>
      <w:r>
        <w:rPr>
          <w:sz w:val="24"/>
          <w:szCs w:val="24"/>
        </w:rPr>
        <w:t>in</w:t>
      </w:r>
      <w:del w:id="18" w:author="Jordan Wipf" w:date="2018-10-25T20:32:00Z">
        <w:r w:rsidDel="00C81B3F">
          <w:rPr>
            <w:sz w:val="24"/>
            <w:szCs w:val="24"/>
          </w:rPr>
          <w:delText xml:space="preserve"> </w:delText>
        </w:r>
      </w:del>
      <w:r>
        <w:rPr>
          <w:sz w:val="24"/>
          <w:szCs w:val="24"/>
        </w:rPr>
        <w:t xml:space="preserve"> a </w:t>
      </w:r>
      <w:del w:id="19" w:author="Jordan Wipf" w:date="2018-10-25T20:32:00Z">
        <w:r w:rsidDel="00C81B3F">
          <w:rPr>
            <w:sz w:val="24"/>
            <w:szCs w:val="24"/>
          </w:rPr>
          <w:delText xml:space="preserve"> </w:delText>
        </w:r>
      </w:del>
      <w:r>
        <w:rPr>
          <w:sz w:val="24"/>
          <w:szCs w:val="24"/>
        </w:rPr>
        <w:t xml:space="preserve">chasm </w:t>
      </w:r>
      <w:del w:id="20" w:author="Jordan Wipf" w:date="2018-10-25T20:32:00Z">
        <w:r w:rsidDel="00C81B3F">
          <w:rPr>
            <w:sz w:val="24"/>
            <w:szCs w:val="24"/>
          </w:rPr>
          <w:delText xml:space="preserve"> </w:delText>
        </w:r>
      </w:del>
      <w:r>
        <w:rPr>
          <w:sz w:val="24"/>
          <w:szCs w:val="24"/>
        </w:rPr>
        <w:t xml:space="preserve">of </w:t>
      </w:r>
      <w:del w:id="21" w:author="Jordan Wipf" w:date="2018-10-25T20:32:00Z">
        <w:r w:rsidDel="00C81B3F">
          <w:rPr>
            <w:sz w:val="24"/>
            <w:szCs w:val="24"/>
          </w:rPr>
          <w:delText xml:space="preserve"> </w:delText>
        </w:r>
      </w:del>
      <w:r>
        <w:rPr>
          <w:sz w:val="24"/>
          <w:szCs w:val="24"/>
        </w:rPr>
        <w:t>confusion.</w:t>
      </w:r>
      <w:ins w:id="22" w:author="Jordan Wipf" w:date="2018-10-25T20:32:00Z">
        <w:r w:rsidR="00C81B3F">
          <w:rPr>
            <w:sz w:val="24"/>
            <w:szCs w:val="24"/>
          </w:rPr>
          <w:t xml:space="preserve"> </w:t>
        </w:r>
      </w:ins>
      <w:del w:id="23" w:author="Jordan Wipf" w:date="2018-10-25T20:32:00Z">
        <w:r w:rsidDel="00C81B3F">
          <w:rPr>
            <w:sz w:val="24"/>
            <w:szCs w:val="24"/>
          </w:rPr>
          <w:delText xml:space="preserve">  </w:delText>
        </w:r>
      </w:del>
      <w:r>
        <w:rPr>
          <w:sz w:val="24"/>
          <w:szCs w:val="24"/>
        </w:rPr>
        <w:t>We</w:t>
      </w:r>
      <w:del w:id="24" w:author="Jordan Wipf" w:date="2018-10-25T20:32:00Z">
        <w:r w:rsidDel="00C81B3F">
          <w:rPr>
            <w:sz w:val="24"/>
            <w:szCs w:val="24"/>
          </w:rPr>
          <w:delText xml:space="preserve"> </w:delText>
        </w:r>
      </w:del>
      <w:r>
        <w:rPr>
          <w:sz w:val="24"/>
          <w:szCs w:val="24"/>
        </w:rPr>
        <w:t xml:space="preserve"> learn</w:t>
      </w:r>
      <w:del w:id="25" w:author="Jordan Wipf" w:date="2018-10-25T20:32:00Z">
        <w:r w:rsidDel="00C81B3F">
          <w:rPr>
            <w:sz w:val="24"/>
            <w:szCs w:val="24"/>
          </w:rPr>
          <w:delText xml:space="preserve"> </w:delText>
        </w:r>
      </w:del>
      <w:r>
        <w:rPr>
          <w:sz w:val="24"/>
          <w:szCs w:val="24"/>
        </w:rPr>
        <w:t xml:space="preserve"> many</w:t>
      </w:r>
      <w:del w:id="26" w:author="Jordan Wipf" w:date="2018-10-25T20:32:00Z">
        <w:r w:rsidDel="00C81B3F">
          <w:rPr>
            <w:sz w:val="24"/>
            <w:szCs w:val="24"/>
          </w:rPr>
          <w:delText xml:space="preserve"> </w:delText>
        </w:r>
      </w:del>
      <w:r>
        <w:rPr>
          <w:sz w:val="24"/>
          <w:szCs w:val="24"/>
        </w:rPr>
        <w:t xml:space="preserve"> high-level</w:t>
      </w:r>
      <w:del w:id="27" w:author="Jordan Wipf" w:date="2018-10-25T20:32:00Z">
        <w:r w:rsidDel="00C81B3F">
          <w:rPr>
            <w:sz w:val="24"/>
            <w:szCs w:val="24"/>
          </w:rPr>
          <w:delText xml:space="preserve"> </w:delText>
        </w:r>
      </w:del>
      <w:r>
        <w:rPr>
          <w:sz w:val="24"/>
          <w:szCs w:val="24"/>
        </w:rPr>
        <w:t xml:space="preserve"> words, juxtaposition of ideas, and usage of a lexicon we never use. Well, I am here to offer something else. Something simple, and straightforward. The best part about it? </w:t>
      </w:r>
      <w:del w:id="28" w:author="Jordan Wipf" w:date="2018-10-25T20:33:00Z">
        <w:r w:rsidDel="00C81B3F">
          <w:rPr>
            <w:sz w:val="24"/>
            <w:szCs w:val="24"/>
          </w:rPr>
          <w:delText xml:space="preserve">Is that </w:delText>
        </w:r>
      </w:del>
      <w:r>
        <w:rPr>
          <w:sz w:val="24"/>
          <w:szCs w:val="24"/>
        </w:rPr>
        <w:t xml:space="preserve">I am going to teach it </w:t>
      </w:r>
      <w:r>
        <w:rPr>
          <w:sz w:val="24"/>
          <w:szCs w:val="24"/>
          <w:u w:val="single" w:color="000000"/>
        </w:rPr>
        <w:t>fast</w:t>
      </w:r>
      <w:r>
        <w:rPr>
          <w:sz w:val="24"/>
          <w:szCs w:val="24"/>
        </w:rPr>
        <w:t>. In a couple of hours, you will know</w:t>
      </w:r>
      <w:del w:id="29" w:author="Jordan Wipf" w:date="2018-10-25T20:33:00Z">
        <w:r w:rsidDel="00C81B3F">
          <w:rPr>
            <w:sz w:val="24"/>
            <w:szCs w:val="24"/>
          </w:rPr>
          <w:delText>,</w:delText>
        </w:r>
      </w:del>
      <w:r>
        <w:rPr>
          <w:sz w:val="24"/>
          <w:szCs w:val="24"/>
        </w:rPr>
        <w:t xml:space="preserve"> what </w:t>
      </w:r>
      <w:del w:id="30" w:author="Jordan Wipf" w:date="2018-10-25T20:33:00Z">
        <w:r w:rsidDel="00C81B3F">
          <w:rPr>
            <w:sz w:val="24"/>
            <w:szCs w:val="24"/>
          </w:rPr>
          <w:delText xml:space="preserve">it </w:delText>
        </w:r>
      </w:del>
      <w:r>
        <w:rPr>
          <w:sz w:val="24"/>
          <w:szCs w:val="24"/>
        </w:rPr>
        <w:t>took me</w:t>
      </w:r>
      <w:ins w:id="31" w:author="Jordan Wipf" w:date="2018-10-25T20:33:00Z">
        <w:r w:rsidR="00C81B3F">
          <w:rPr>
            <w:sz w:val="24"/>
            <w:szCs w:val="24"/>
          </w:rPr>
          <w:t xml:space="preserve"> </w:t>
        </w:r>
      </w:ins>
      <w:del w:id="32" w:author="Jordan Wipf" w:date="2018-10-25T20:33:00Z">
        <w:r w:rsidDel="00C81B3F">
          <w:rPr>
            <w:sz w:val="24"/>
            <w:szCs w:val="24"/>
          </w:rPr>
          <w:delText xml:space="preserve">, </w:delText>
        </w:r>
      </w:del>
      <w:r>
        <w:rPr>
          <w:sz w:val="24"/>
          <w:szCs w:val="24"/>
        </w:rPr>
        <w:t xml:space="preserve">a couple of years to learn, and </w:t>
      </w:r>
      <w:del w:id="33" w:author="Jordan Wipf" w:date="2018-10-25T20:33:00Z">
        <w:r w:rsidDel="00C81B3F">
          <w:rPr>
            <w:sz w:val="24"/>
            <w:szCs w:val="24"/>
          </w:rPr>
          <w:delText xml:space="preserve">to learn how </w:delText>
        </w:r>
      </w:del>
      <w:r>
        <w:rPr>
          <w:sz w:val="24"/>
          <w:szCs w:val="24"/>
        </w:rPr>
        <w:t>to piece together.</w:t>
      </w:r>
    </w:p>
    <w:p w14:paraId="751E1F24" w14:textId="77777777" w:rsidR="005F2E6A" w:rsidRDefault="005F2E6A">
      <w:pPr>
        <w:spacing w:before="1" w:line="160" w:lineRule="exact"/>
        <w:rPr>
          <w:sz w:val="16"/>
          <w:szCs w:val="16"/>
        </w:rPr>
      </w:pPr>
    </w:p>
    <w:p w14:paraId="1F9DAD87" w14:textId="77777777" w:rsidR="005F2E6A" w:rsidRDefault="008D62B3">
      <w:pPr>
        <w:spacing w:line="259" w:lineRule="auto"/>
        <w:ind w:left="100" w:right="78"/>
        <w:jc w:val="both"/>
        <w:rPr>
          <w:sz w:val="24"/>
          <w:szCs w:val="24"/>
        </w:rPr>
      </w:pPr>
      <w:r>
        <w:rPr>
          <w:sz w:val="24"/>
          <w:szCs w:val="24"/>
        </w:rPr>
        <w:t xml:space="preserve">I have been teaching students for about 10 years. </w:t>
      </w:r>
      <w:del w:id="34" w:author="Jordan Wipf" w:date="2018-10-25T20:40:00Z">
        <w:r w:rsidDel="008D62B3">
          <w:rPr>
            <w:sz w:val="24"/>
            <w:szCs w:val="24"/>
          </w:rPr>
          <w:delText xml:space="preserve">I have been working in the world of finance, and science many times. </w:delText>
        </w:r>
      </w:del>
      <w:r>
        <w:rPr>
          <w:sz w:val="24"/>
          <w:szCs w:val="24"/>
        </w:rPr>
        <w:t xml:space="preserve">My experience </w:t>
      </w:r>
      <w:del w:id="35" w:author="Jordan Wipf" w:date="2018-10-25T20:41:00Z">
        <w:r w:rsidDel="008D62B3">
          <w:rPr>
            <w:sz w:val="24"/>
            <w:szCs w:val="24"/>
          </w:rPr>
          <w:delText xml:space="preserve">in the world of teaching </w:delText>
        </w:r>
      </w:del>
      <w:r>
        <w:rPr>
          <w:sz w:val="24"/>
          <w:szCs w:val="24"/>
        </w:rPr>
        <w:t>has shown me that the best way to explain something new to a person is</w:t>
      </w:r>
      <w:del w:id="36" w:author="Jordan Wipf" w:date="2018-10-25T20:34:00Z">
        <w:r w:rsidDel="00C81B3F">
          <w:rPr>
            <w:sz w:val="24"/>
            <w:szCs w:val="24"/>
          </w:rPr>
          <w:delText xml:space="preserve"> to</w:delText>
        </w:r>
      </w:del>
      <w:r>
        <w:rPr>
          <w:sz w:val="24"/>
          <w:szCs w:val="24"/>
        </w:rPr>
        <w:t>: keep it simple. In many investment books that I have read, all of them follow a similar pattern: Tell a story about how investment works. Guess what? I am not going to tell you a story on how investment works. I am going to</w:t>
      </w:r>
      <w:del w:id="37" w:author="Jordan Wipf" w:date="2018-10-25T20:34:00Z">
        <w:r w:rsidDel="00C81B3F">
          <w:rPr>
            <w:sz w:val="24"/>
            <w:szCs w:val="24"/>
          </w:rPr>
          <w:delText xml:space="preserve"> </w:delText>
        </w:r>
      </w:del>
      <w:r>
        <w:rPr>
          <w:sz w:val="24"/>
          <w:szCs w:val="24"/>
        </w:rPr>
        <w:t xml:space="preserve"> </w:t>
      </w:r>
      <w:r>
        <w:rPr>
          <w:sz w:val="24"/>
          <w:szCs w:val="24"/>
          <w:u w:val="single" w:color="000000"/>
        </w:rPr>
        <w:t>explain</w:t>
      </w:r>
      <w:r>
        <w:rPr>
          <w:sz w:val="24"/>
          <w:szCs w:val="24"/>
        </w:rPr>
        <w:t xml:space="preserve"> how investment works. Why </w:t>
      </w:r>
      <w:ins w:id="38" w:author="Jordan Wipf" w:date="2018-10-25T20:34:00Z">
        <w:r w:rsidR="00C81B3F">
          <w:rPr>
            <w:sz w:val="24"/>
            <w:szCs w:val="24"/>
          </w:rPr>
          <w:t xml:space="preserve">do </w:t>
        </w:r>
      </w:ins>
      <w:r>
        <w:rPr>
          <w:sz w:val="24"/>
          <w:szCs w:val="24"/>
        </w:rPr>
        <w:t xml:space="preserve">they exist? How many </w:t>
      </w:r>
      <w:ins w:id="39" w:author="Jordan Wipf" w:date="2018-10-25T20:34:00Z">
        <w:r w:rsidR="00C81B3F">
          <w:rPr>
            <w:sz w:val="24"/>
            <w:szCs w:val="24"/>
          </w:rPr>
          <w:t xml:space="preserve">are </w:t>
        </w:r>
      </w:ins>
      <w:r>
        <w:rPr>
          <w:sz w:val="24"/>
          <w:szCs w:val="24"/>
        </w:rPr>
        <w:t>there</w:t>
      </w:r>
      <w:del w:id="40" w:author="Jordan Wipf" w:date="2018-10-25T20:34:00Z">
        <w:r w:rsidDel="00C81B3F">
          <w:rPr>
            <w:sz w:val="24"/>
            <w:szCs w:val="24"/>
          </w:rPr>
          <w:delText xml:space="preserve"> are</w:delText>
        </w:r>
      </w:del>
      <w:r>
        <w:rPr>
          <w:sz w:val="24"/>
          <w:szCs w:val="24"/>
        </w:rPr>
        <w:t>? And many more common questions.</w:t>
      </w:r>
    </w:p>
    <w:p w14:paraId="7F16DAD9" w14:textId="77777777" w:rsidR="005F2E6A" w:rsidRDefault="005F2E6A">
      <w:pPr>
        <w:spacing w:before="9" w:line="140" w:lineRule="exact"/>
        <w:rPr>
          <w:sz w:val="15"/>
          <w:szCs w:val="15"/>
        </w:rPr>
      </w:pPr>
    </w:p>
    <w:p w14:paraId="2AD6A9A0" w14:textId="77777777" w:rsidR="005F2E6A" w:rsidRDefault="008D62B3">
      <w:pPr>
        <w:spacing w:line="259" w:lineRule="auto"/>
        <w:ind w:left="100" w:right="85"/>
        <w:jc w:val="both"/>
        <w:rPr>
          <w:sz w:val="24"/>
          <w:szCs w:val="24"/>
        </w:rPr>
      </w:pPr>
      <w:r>
        <w:rPr>
          <w:sz w:val="24"/>
          <w:szCs w:val="24"/>
        </w:rPr>
        <w:t xml:space="preserve">When we go to school, unless we studied the area of accounting or finances, we never learn the importance of investments. </w:t>
      </w:r>
      <w:del w:id="41" w:author="Jordan Wipf" w:date="2018-10-25T20:41:00Z">
        <w:r w:rsidDel="008D62B3">
          <w:rPr>
            <w:sz w:val="24"/>
            <w:szCs w:val="24"/>
          </w:rPr>
          <w:delText>By that time, we</w:delText>
        </w:r>
      </w:del>
      <w:ins w:id="42" w:author="Jordan Wipf" w:date="2018-10-25T20:41:00Z">
        <w:r>
          <w:rPr>
            <w:sz w:val="24"/>
            <w:szCs w:val="24"/>
          </w:rPr>
          <w:t>We</w:t>
        </w:r>
      </w:ins>
      <w:r>
        <w:rPr>
          <w:sz w:val="24"/>
          <w:szCs w:val="24"/>
        </w:rPr>
        <w:t xml:space="preserve"> learn that we could </w:t>
      </w:r>
      <w:ins w:id="43" w:author="Jordan Wipf" w:date="2018-10-25T20:41:00Z">
        <w:r>
          <w:rPr>
            <w:sz w:val="24"/>
            <w:szCs w:val="24"/>
          </w:rPr>
          <w:t xml:space="preserve">have </w:t>
        </w:r>
      </w:ins>
      <w:r>
        <w:rPr>
          <w:sz w:val="24"/>
          <w:szCs w:val="24"/>
        </w:rPr>
        <w:t>taken advantage of our money at an earlier age. Don’t let that happen</w:t>
      </w:r>
      <w:del w:id="44" w:author="Jordan Wipf" w:date="2018-10-25T20:41:00Z">
        <w:r w:rsidDel="008D62B3">
          <w:rPr>
            <w:sz w:val="24"/>
            <w:szCs w:val="24"/>
          </w:rPr>
          <w:delText>ed</w:delText>
        </w:r>
      </w:del>
      <w:r>
        <w:rPr>
          <w:sz w:val="24"/>
          <w:szCs w:val="24"/>
        </w:rPr>
        <w:t xml:space="preserve"> to you. Don’t waste more </w:t>
      </w:r>
      <w:del w:id="45" w:author="Jordan Wipf" w:date="2018-10-25T20:41:00Z">
        <w:r w:rsidDel="008D62B3">
          <w:rPr>
            <w:sz w:val="24"/>
            <w:szCs w:val="24"/>
          </w:rPr>
          <w:delText>seconds</w:delText>
        </w:r>
      </w:del>
      <w:ins w:id="46" w:author="Jordan Wipf" w:date="2018-10-25T20:41:00Z">
        <w:r>
          <w:rPr>
            <w:sz w:val="24"/>
            <w:szCs w:val="24"/>
          </w:rPr>
          <w:t>time</w:t>
        </w:r>
      </w:ins>
      <w:r>
        <w:rPr>
          <w:sz w:val="24"/>
          <w:szCs w:val="24"/>
        </w:rPr>
        <w:t>. The best time to start investing is the moment you first learn about it.</w:t>
      </w:r>
    </w:p>
    <w:p w14:paraId="08361D18" w14:textId="77777777" w:rsidR="005F2E6A" w:rsidRDefault="005F2E6A">
      <w:pPr>
        <w:spacing w:before="8" w:line="140" w:lineRule="exact"/>
        <w:rPr>
          <w:sz w:val="15"/>
          <w:szCs w:val="15"/>
        </w:rPr>
      </w:pPr>
    </w:p>
    <w:p w14:paraId="1F06DD84" w14:textId="77777777" w:rsidR="008D62B3" w:rsidRDefault="008D62B3">
      <w:pPr>
        <w:spacing w:line="259" w:lineRule="auto"/>
        <w:ind w:left="100" w:right="80"/>
        <w:jc w:val="both"/>
        <w:rPr>
          <w:ins w:id="47" w:author="Jordan Wipf" w:date="2018-10-25T20:42:00Z"/>
          <w:sz w:val="24"/>
          <w:szCs w:val="24"/>
        </w:rPr>
      </w:pPr>
      <w:r>
        <w:rPr>
          <w:sz w:val="24"/>
          <w:szCs w:val="24"/>
        </w:rPr>
        <w:t xml:space="preserve">When we first get a job, we get a retirement plan option. If you are young you might not even know about it. But guess what? A retirement plan is just another form of investing. So instead of doing what they simply tell you to do, why not really understand where </w:t>
      </w:r>
      <w:del w:id="48" w:author="Jordan Wipf" w:date="2018-10-25T20:42:00Z">
        <w:r w:rsidDel="008D62B3">
          <w:rPr>
            <w:sz w:val="24"/>
            <w:szCs w:val="24"/>
          </w:rPr>
          <w:delText xml:space="preserve">is </w:delText>
        </w:r>
      </w:del>
      <w:r>
        <w:rPr>
          <w:sz w:val="24"/>
          <w:szCs w:val="24"/>
        </w:rPr>
        <w:t xml:space="preserve">your money </w:t>
      </w:r>
      <w:ins w:id="49" w:author="Jordan Wipf" w:date="2018-10-25T20:42:00Z">
        <w:r>
          <w:rPr>
            <w:sz w:val="24"/>
            <w:szCs w:val="24"/>
          </w:rPr>
          <w:t xml:space="preserve">is </w:t>
        </w:r>
      </w:ins>
      <w:r>
        <w:rPr>
          <w:sz w:val="24"/>
          <w:szCs w:val="24"/>
        </w:rPr>
        <w:t>going</w:t>
      </w:r>
      <w:del w:id="50" w:author="Jordan Wipf" w:date="2018-10-25T20:42:00Z">
        <w:r w:rsidDel="008D62B3">
          <w:rPr>
            <w:sz w:val="24"/>
            <w:szCs w:val="24"/>
          </w:rPr>
          <w:delText xml:space="preserve"> to</w:delText>
        </w:r>
      </w:del>
      <w:r>
        <w:rPr>
          <w:sz w:val="24"/>
          <w:szCs w:val="24"/>
        </w:rPr>
        <w:t xml:space="preserve">? </w:t>
      </w:r>
      <w:del w:id="51" w:author="Jordan Wipf" w:date="2018-10-25T20:42:00Z">
        <w:r w:rsidDel="008D62B3">
          <w:rPr>
            <w:sz w:val="24"/>
            <w:szCs w:val="24"/>
          </w:rPr>
          <w:delText xml:space="preserve">For that and many more reasons. </w:delText>
        </w:r>
      </w:del>
      <w:r>
        <w:rPr>
          <w:sz w:val="24"/>
          <w:szCs w:val="24"/>
        </w:rPr>
        <w:t xml:space="preserve">Let this guide be a kick-start to your wealth. </w:t>
      </w:r>
    </w:p>
    <w:p w14:paraId="656CC27B" w14:textId="77777777" w:rsidR="008D62B3" w:rsidRDefault="008D62B3">
      <w:pPr>
        <w:spacing w:line="259" w:lineRule="auto"/>
        <w:ind w:left="100" w:right="80"/>
        <w:jc w:val="both"/>
        <w:rPr>
          <w:ins w:id="52" w:author="Jordan Wipf" w:date="2018-10-25T20:42:00Z"/>
          <w:sz w:val="24"/>
          <w:szCs w:val="24"/>
        </w:rPr>
      </w:pPr>
    </w:p>
    <w:p w14:paraId="186DC4FF" w14:textId="77777777" w:rsidR="005F2E6A" w:rsidRDefault="008D62B3">
      <w:pPr>
        <w:spacing w:line="259" w:lineRule="auto"/>
        <w:ind w:left="100" w:right="80"/>
        <w:jc w:val="both"/>
        <w:rPr>
          <w:sz w:val="24"/>
          <w:szCs w:val="24"/>
        </w:rPr>
        <w:sectPr w:rsidR="005F2E6A">
          <w:footerReference w:type="default" r:id="rId12"/>
          <w:pgSz w:w="12240" w:h="15840"/>
          <w:pgMar w:top="1400" w:right="1320" w:bottom="280" w:left="1340" w:header="0" w:footer="1040" w:gutter="0"/>
          <w:pgNumType w:start="5"/>
          <w:cols w:space="720"/>
        </w:sectPr>
      </w:pPr>
      <w:r>
        <w:rPr>
          <w:sz w:val="24"/>
          <w:szCs w:val="24"/>
        </w:rPr>
        <w:t>Be wise, be eager, and always be a learner.</w:t>
      </w:r>
      <w:commentRangeEnd w:id="6"/>
      <w:r w:rsidR="00C81B3F">
        <w:rPr>
          <w:rStyle w:val="CommentReference"/>
        </w:rPr>
        <w:commentReference w:id="6"/>
      </w:r>
    </w:p>
    <w:p w14:paraId="462B3C15" w14:textId="77777777" w:rsidR="005F2E6A" w:rsidRDefault="008D62B3">
      <w:pPr>
        <w:spacing w:before="40"/>
        <w:ind w:left="100" w:right="7609"/>
        <w:jc w:val="both"/>
        <w:rPr>
          <w:sz w:val="44"/>
          <w:szCs w:val="44"/>
        </w:rPr>
      </w:pPr>
      <w:r>
        <w:rPr>
          <w:b/>
          <w:color w:val="009999"/>
          <w:w w:val="99"/>
          <w:sz w:val="44"/>
          <w:szCs w:val="44"/>
        </w:rPr>
        <w:lastRenderedPageBreak/>
        <w:t>Overview</w:t>
      </w:r>
    </w:p>
    <w:p w14:paraId="03ACDC7B" w14:textId="77777777" w:rsidR="005F2E6A" w:rsidRDefault="008D62B3">
      <w:pPr>
        <w:spacing w:before="40" w:line="258" w:lineRule="auto"/>
        <w:ind w:left="100" w:right="77"/>
        <w:jc w:val="both"/>
        <w:rPr>
          <w:sz w:val="24"/>
          <w:szCs w:val="24"/>
        </w:rPr>
      </w:pPr>
      <w:del w:id="53" w:author="Jordan Wipf" w:date="2018-10-25T20:42:00Z">
        <w:r w:rsidDel="008D62B3">
          <w:rPr>
            <w:sz w:val="24"/>
            <w:szCs w:val="24"/>
          </w:rPr>
          <w:delText>This  guide</w:delText>
        </w:r>
      </w:del>
      <w:ins w:id="54" w:author="Jordan Wipf" w:date="2018-10-25T20:42:00Z">
        <w:r>
          <w:rPr>
            <w:sz w:val="24"/>
            <w:szCs w:val="24"/>
          </w:rPr>
          <w:t xml:space="preserve">This </w:t>
        </w:r>
      </w:ins>
      <w:del w:id="55" w:author="Jordan Wipf" w:date="2018-10-25T20:42:00Z">
        <w:r w:rsidDel="008D62B3">
          <w:rPr>
            <w:sz w:val="24"/>
            <w:szCs w:val="24"/>
          </w:rPr>
          <w:delText xml:space="preserve">  is</w:delText>
        </w:r>
      </w:del>
      <w:ins w:id="56" w:author="Jordan Wipf" w:date="2018-10-25T20:42:00Z">
        <w:r>
          <w:rPr>
            <w:sz w:val="24"/>
            <w:szCs w:val="24"/>
          </w:rPr>
          <w:t xml:space="preserve">guide </w:t>
        </w:r>
      </w:ins>
      <w:del w:id="57" w:author="Jordan Wipf" w:date="2018-10-25T20:42:00Z">
        <w:r w:rsidDel="008D62B3">
          <w:rPr>
            <w:sz w:val="24"/>
            <w:szCs w:val="24"/>
          </w:rPr>
          <w:delText xml:space="preserve">  intended</w:delText>
        </w:r>
      </w:del>
      <w:ins w:id="58" w:author="Jordan Wipf" w:date="2018-10-25T20:42:00Z">
        <w:r>
          <w:rPr>
            <w:sz w:val="24"/>
            <w:szCs w:val="24"/>
          </w:rPr>
          <w:t xml:space="preserve">is </w:t>
        </w:r>
      </w:ins>
      <w:del w:id="59" w:author="Jordan Wipf" w:date="2018-10-25T20:42:00Z">
        <w:r w:rsidDel="008D62B3">
          <w:rPr>
            <w:sz w:val="24"/>
            <w:szCs w:val="24"/>
          </w:rPr>
          <w:delText xml:space="preserve">  to</w:delText>
        </w:r>
      </w:del>
      <w:ins w:id="60" w:author="Jordan Wipf" w:date="2018-10-25T20:42:00Z">
        <w:r>
          <w:rPr>
            <w:sz w:val="24"/>
            <w:szCs w:val="24"/>
          </w:rPr>
          <w:t xml:space="preserve">intended </w:t>
        </w:r>
      </w:ins>
      <w:del w:id="61" w:author="Jordan Wipf" w:date="2018-10-25T20:42:00Z">
        <w:r w:rsidDel="008D62B3">
          <w:rPr>
            <w:sz w:val="24"/>
            <w:szCs w:val="24"/>
          </w:rPr>
          <w:delText xml:space="preserve">  offer</w:delText>
        </w:r>
      </w:del>
      <w:ins w:id="62" w:author="Jordan Wipf" w:date="2018-10-25T20:42:00Z">
        <w:r>
          <w:rPr>
            <w:sz w:val="24"/>
            <w:szCs w:val="24"/>
          </w:rPr>
          <w:t xml:space="preserve">to </w:t>
        </w:r>
      </w:ins>
      <w:del w:id="63" w:author="Jordan Wipf" w:date="2018-10-25T20:42:00Z">
        <w:r w:rsidDel="008D62B3">
          <w:rPr>
            <w:sz w:val="24"/>
            <w:szCs w:val="24"/>
          </w:rPr>
          <w:delText xml:space="preserve">  a</w:delText>
        </w:r>
      </w:del>
      <w:ins w:id="64" w:author="Jordan Wipf" w:date="2018-10-25T20:42:00Z">
        <w:r>
          <w:rPr>
            <w:sz w:val="24"/>
            <w:szCs w:val="24"/>
          </w:rPr>
          <w:t xml:space="preserve">offer </w:t>
        </w:r>
      </w:ins>
      <w:del w:id="65" w:author="Jordan Wipf" w:date="2018-10-25T20:42:00Z">
        <w:r w:rsidDel="008D62B3">
          <w:rPr>
            <w:sz w:val="24"/>
            <w:szCs w:val="24"/>
          </w:rPr>
          <w:delText xml:space="preserve">  quick</w:delText>
        </w:r>
      </w:del>
      <w:ins w:id="66" w:author="Jordan Wipf" w:date="2018-10-25T20:42:00Z">
        <w:r>
          <w:rPr>
            <w:sz w:val="24"/>
            <w:szCs w:val="24"/>
          </w:rPr>
          <w:t xml:space="preserve">a </w:t>
        </w:r>
      </w:ins>
      <w:del w:id="67" w:author="Jordan Wipf" w:date="2018-10-25T20:42:00Z">
        <w:r w:rsidDel="008D62B3">
          <w:rPr>
            <w:sz w:val="24"/>
            <w:szCs w:val="24"/>
          </w:rPr>
          <w:delText xml:space="preserve">  and</w:delText>
        </w:r>
      </w:del>
      <w:ins w:id="68" w:author="Jordan Wipf" w:date="2018-10-25T20:42:00Z">
        <w:r>
          <w:rPr>
            <w:sz w:val="24"/>
            <w:szCs w:val="24"/>
          </w:rPr>
          <w:t xml:space="preserve">quick </w:t>
        </w:r>
      </w:ins>
      <w:del w:id="69" w:author="Jordan Wipf" w:date="2018-10-25T20:42:00Z">
        <w:r w:rsidDel="008D62B3">
          <w:rPr>
            <w:sz w:val="24"/>
            <w:szCs w:val="24"/>
          </w:rPr>
          <w:delText xml:space="preserve">  sharp</w:delText>
        </w:r>
      </w:del>
      <w:ins w:id="70" w:author="Jordan Wipf" w:date="2018-10-25T20:42:00Z">
        <w:r>
          <w:rPr>
            <w:sz w:val="24"/>
            <w:szCs w:val="24"/>
          </w:rPr>
          <w:t xml:space="preserve">and </w:t>
        </w:r>
      </w:ins>
      <w:del w:id="71" w:author="Jordan Wipf" w:date="2018-10-25T20:42:00Z">
        <w:r w:rsidDel="008D62B3">
          <w:rPr>
            <w:sz w:val="24"/>
            <w:szCs w:val="24"/>
          </w:rPr>
          <w:delText xml:space="preserve">  understanding</w:delText>
        </w:r>
      </w:del>
      <w:ins w:id="72" w:author="Jordan Wipf" w:date="2018-10-25T20:42:00Z">
        <w:r>
          <w:rPr>
            <w:sz w:val="24"/>
            <w:szCs w:val="24"/>
          </w:rPr>
          <w:t>sharp understanding</w:t>
        </w:r>
      </w:ins>
      <w:r>
        <w:rPr>
          <w:sz w:val="24"/>
          <w:szCs w:val="24"/>
        </w:rPr>
        <w:t xml:space="preserve"> </w:t>
      </w:r>
      <w:del w:id="73" w:author="Jordan Wipf" w:date="2018-10-25T20:42:00Z">
        <w:r w:rsidDel="008D62B3">
          <w:rPr>
            <w:sz w:val="24"/>
            <w:szCs w:val="24"/>
          </w:rPr>
          <w:delText>of  how</w:delText>
        </w:r>
      </w:del>
      <w:ins w:id="74" w:author="Jordan Wipf" w:date="2018-10-25T20:42:00Z">
        <w:r>
          <w:rPr>
            <w:sz w:val="24"/>
            <w:szCs w:val="24"/>
          </w:rPr>
          <w:t xml:space="preserve">of </w:t>
        </w:r>
      </w:ins>
      <w:del w:id="75" w:author="Jordan Wipf" w:date="2018-10-25T20:42:00Z">
        <w:r w:rsidDel="008D62B3">
          <w:rPr>
            <w:sz w:val="24"/>
            <w:szCs w:val="24"/>
          </w:rPr>
          <w:delText xml:space="preserve">  to</w:delText>
        </w:r>
      </w:del>
      <w:ins w:id="76" w:author="Jordan Wipf" w:date="2018-10-25T20:42:00Z">
        <w:r>
          <w:rPr>
            <w:sz w:val="24"/>
            <w:szCs w:val="24"/>
          </w:rPr>
          <w:t xml:space="preserve">how </w:t>
        </w:r>
      </w:ins>
      <w:del w:id="77" w:author="Jordan Wipf" w:date="2018-10-25T20:42:00Z">
        <w:r w:rsidDel="008D62B3">
          <w:rPr>
            <w:sz w:val="24"/>
            <w:szCs w:val="24"/>
          </w:rPr>
          <w:delText xml:space="preserve">  invest</w:delText>
        </w:r>
      </w:del>
      <w:ins w:id="78" w:author="Jordan Wipf" w:date="2018-10-25T20:42:00Z">
        <w:r>
          <w:rPr>
            <w:sz w:val="24"/>
            <w:szCs w:val="24"/>
          </w:rPr>
          <w:t xml:space="preserve">to </w:t>
        </w:r>
      </w:ins>
      <w:del w:id="79" w:author="Jordan Wipf" w:date="2018-10-25T20:42:00Z">
        <w:r w:rsidDel="008D62B3">
          <w:rPr>
            <w:sz w:val="24"/>
            <w:szCs w:val="24"/>
          </w:rPr>
          <w:delText xml:space="preserve">  in</w:delText>
        </w:r>
      </w:del>
      <w:ins w:id="80" w:author="Jordan Wipf" w:date="2018-10-25T20:42:00Z">
        <w:r>
          <w:rPr>
            <w:sz w:val="24"/>
            <w:szCs w:val="24"/>
          </w:rPr>
          <w:t>invest in</w:t>
        </w:r>
      </w:ins>
      <w:r>
        <w:rPr>
          <w:sz w:val="24"/>
          <w:szCs w:val="24"/>
        </w:rPr>
        <w:t xml:space="preserve"> </w:t>
      </w:r>
      <w:del w:id="81" w:author="Jordan Wipf" w:date="2018-10-25T20:42:00Z">
        <w:r w:rsidDel="008D62B3">
          <w:rPr>
            <w:sz w:val="24"/>
            <w:szCs w:val="24"/>
          </w:rPr>
          <w:delText>the  stock</w:delText>
        </w:r>
      </w:del>
      <w:ins w:id="82" w:author="Jordan Wipf" w:date="2018-10-25T20:42:00Z">
        <w:r>
          <w:rPr>
            <w:sz w:val="24"/>
            <w:szCs w:val="24"/>
          </w:rPr>
          <w:t>the stock</w:t>
        </w:r>
      </w:ins>
      <w:r>
        <w:rPr>
          <w:sz w:val="24"/>
          <w:szCs w:val="24"/>
        </w:rPr>
        <w:t xml:space="preserve"> market. The information provided will give you all the tools you need to go from 0 to 100 in just a couple of hours. If you are a reader with no previous knowledge about the stock market, this is </w:t>
      </w:r>
      <w:del w:id="83" w:author="Jordan Wipf" w:date="2018-10-25T20:42:00Z">
        <w:r w:rsidDel="008D62B3">
          <w:rPr>
            <w:sz w:val="24"/>
            <w:szCs w:val="24"/>
          </w:rPr>
          <w:delText>the  perfect</w:delText>
        </w:r>
      </w:del>
      <w:ins w:id="84" w:author="Jordan Wipf" w:date="2018-10-25T20:42:00Z">
        <w:r>
          <w:rPr>
            <w:sz w:val="24"/>
            <w:szCs w:val="24"/>
          </w:rPr>
          <w:t xml:space="preserve">the </w:t>
        </w:r>
      </w:ins>
      <w:del w:id="85" w:author="Jordan Wipf" w:date="2018-10-25T20:42:00Z">
        <w:r w:rsidDel="008D62B3">
          <w:rPr>
            <w:sz w:val="24"/>
            <w:szCs w:val="24"/>
          </w:rPr>
          <w:delText xml:space="preserve">  starting</w:delText>
        </w:r>
      </w:del>
      <w:ins w:id="86" w:author="Jordan Wipf" w:date="2018-10-25T20:42:00Z">
        <w:r>
          <w:rPr>
            <w:sz w:val="24"/>
            <w:szCs w:val="24"/>
          </w:rPr>
          <w:t xml:space="preserve">perfect </w:t>
        </w:r>
      </w:ins>
      <w:del w:id="87" w:author="Jordan Wipf" w:date="2018-10-25T20:42:00Z">
        <w:r w:rsidDel="008D62B3">
          <w:rPr>
            <w:sz w:val="24"/>
            <w:szCs w:val="24"/>
          </w:rPr>
          <w:delText xml:space="preserve">  point</w:delText>
        </w:r>
      </w:del>
      <w:ins w:id="88" w:author="Jordan Wipf" w:date="2018-10-25T20:42:00Z">
        <w:r>
          <w:rPr>
            <w:sz w:val="24"/>
            <w:szCs w:val="24"/>
          </w:rPr>
          <w:t>starting point</w:t>
        </w:r>
      </w:ins>
      <w:r>
        <w:rPr>
          <w:sz w:val="24"/>
          <w:szCs w:val="24"/>
        </w:rPr>
        <w:t>.</w:t>
      </w:r>
      <w:del w:id="89" w:author="Jordan Wipf" w:date="2018-10-25T20:43:00Z">
        <w:r w:rsidDel="008D62B3">
          <w:rPr>
            <w:sz w:val="24"/>
            <w:szCs w:val="24"/>
          </w:rPr>
          <w:delText xml:space="preserve">  </w:delText>
        </w:r>
      </w:del>
      <w:ins w:id="90" w:author="Jordan Wipf" w:date="2018-10-25T20:43:00Z">
        <w:r>
          <w:rPr>
            <w:sz w:val="24"/>
            <w:szCs w:val="24"/>
          </w:rPr>
          <w:t xml:space="preserve"> </w:t>
        </w:r>
      </w:ins>
      <w:del w:id="91" w:author="Jordan Wipf" w:date="2018-10-25T20:42:00Z">
        <w:r w:rsidDel="008D62B3">
          <w:rPr>
            <w:sz w:val="24"/>
            <w:szCs w:val="24"/>
          </w:rPr>
          <w:delText>Every  single</w:delText>
        </w:r>
      </w:del>
      <w:ins w:id="92" w:author="Jordan Wipf" w:date="2018-10-25T20:42:00Z">
        <w:r>
          <w:rPr>
            <w:sz w:val="24"/>
            <w:szCs w:val="24"/>
          </w:rPr>
          <w:t xml:space="preserve">Every </w:t>
        </w:r>
      </w:ins>
      <w:del w:id="93" w:author="Jordan Wipf" w:date="2018-10-25T20:42:00Z">
        <w:r w:rsidDel="008D62B3">
          <w:rPr>
            <w:sz w:val="24"/>
            <w:szCs w:val="24"/>
          </w:rPr>
          <w:delText xml:space="preserve">  concept</w:delText>
        </w:r>
      </w:del>
      <w:ins w:id="94" w:author="Jordan Wipf" w:date="2018-10-25T20:42:00Z">
        <w:r>
          <w:rPr>
            <w:sz w:val="24"/>
            <w:szCs w:val="24"/>
          </w:rPr>
          <w:t xml:space="preserve">single </w:t>
        </w:r>
      </w:ins>
      <w:del w:id="95" w:author="Jordan Wipf" w:date="2018-10-25T20:43:00Z">
        <w:r w:rsidDel="008D62B3">
          <w:rPr>
            <w:sz w:val="24"/>
            <w:szCs w:val="24"/>
          </w:rPr>
          <w:delText xml:space="preserve">  will</w:delText>
        </w:r>
      </w:del>
      <w:ins w:id="96" w:author="Jordan Wipf" w:date="2018-10-25T20:43:00Z">
        <w:r>
          <w:rPr>
            <w:sz w:val="24"/>
            <w:szCs w:val="24"/>
          </w:rPr>
          <w:t xml:space="preserve">concept </w:t>
        </w:r>
      </w:ins>
      <w:del w:id="97" w:author="Jordan Wipf" w:date="2018-10-25T20:43:00Z">
        <w:r w:rsidDel="008D62B3">
          <w:rPr>
            <w:sz w:val="24"/>
            <w:szCs w:val="24"/>
          </w:rPr>
          <w:delText xml:space="preserve">  be</w:delText>
        </w:r>
      </w:del>
      <w:ins w:id="98" w:author="Jordan Wipf" w:date="2018-10-25T20:43:00Z">
        <w:r>
          <w:rPr>
            <w:sz w:val="24"/>
            <w:szCs w:val="24"/>
          </w:rPr>
          <w:t xml:space="preserve">will </w:t>
        </w:r>
      </w:ins>
      <w:del w:id="99" w:author="Jordan Wipf" w:date="2018-10-25T20:43:00Z">
        <w:r w:rsidDel="008D62B3">
          <w:rPr>
            <w:sz w:val="24"/>
            <w:szCs w:val="24"/>
          </w:rPr>
          <w:delText xml:space="preserve">  explained</w:delText>
        </w:r>
      </w:del>
      <w:ins w:id="100" w:author="Jordan Wipf" w:date="2018-10-25T20:43:00Z">
        <w:r>
          <w:rPr>
            <w:sz w:val="24"/>
            <w:szCs w:val="24"/>
          </w:rPr>
          <w:t xml:space="preserve">be </w:t>
        </w:r>
      </w:ins>
      <w:del w:id="101" w:author="Jordan Wipf" w:date="2018-10-25T20:43:00Z">
        <w:r w:rsidDel="008D62B3">
          <w:rPr>
            <w:sz w:val="24"/>
            <w:szCs w:val="24"/>
          </w:rPr>
          <w:delText xml:space="preserve">  straightforward</w:delText>
        </w:r>
      </w:del>
      <w:ins w:id="102" w:author="Jordan Wipf" w:date="2018-10-25T20:43:00Z">
        <w:r>
          <w:rPr>
            <w:sz w:val="24"/>
            <w:szCs w:val="24"/>
          </w:rPr>
          <w:t xml:space="preserve">explained </w:t>
        </w:r>
      </w:ins>
      <w:del w:id="103" w:author="Jordan Wipf" w:date="2018-10-25T20:43:00Z">
        <w:r w:rsidDel="008D62B3">
          <w:rPr>
            <w:sz w:val="24"/>
            <w:szCs w:val="24"/>
          </w:rPr>
          <w:delText xml:space="preserve">  along</w:delText>
        </w:r>
      </w:del>
      <w:ins w:id="104" w:author="Jordan Wipf" w:date="2018-10-25T20:43:00Z">
        <w:r>
          <w:rPr>
            <w:sz w:val="24"/>
            <w:szCs w:val="24"/>
          </w:rPr>
          <w:t>straightforward</w:t>
        </w:r>
      </w:ins>
      <w:ins w:id="105" w:author="Jordan Wipf" w:date="2018-10-25T20:44:00Z">
        <w:r>
          <w:rPr>
            <w:sz w:val="24"/>
            <w:szCs w:val="24"/>
          </w:rPr>
          <w:t>ly</w:t>
        </w:r>
      </w:ins>
      <w:ins w:id="106" w:author="Jordan Wipf" w:date="2018-10-25T20:43:00Z">
        <w:r>
          <w:rPr>
            <w:sz w:val="24"/>
            <w:szCs w:val="24"/>
          </w:rPr>
          <w:t xml:space="preserve"> </w:t>
        </w:r>
      </w:ins>
      <w:del w:id="107" w:author="Jordan Wipf" w:date="2018-10-25T20:43:00Z">
        <w:r w:rsidDel="008D62B3">
          <w:rPr>
            <w:sz w:val="24"/>
            <w:szCs w:val="24"/>
          </w:rPr>
          <w:delText xml:space="preserve">  with</w:delText>
        </w:r>
      </w:del>
      <w:ins w:id="108" w:author="Jordan Wipf" w:date="2018-10-25T20:43:00Z">
        <w:r>
          <w:rPr>
            <w:sz w:val="24"/>
            <w:szCs w:val="24"/>
          </w:rPr>
          <w:t>along with</w:t>
        </w:r>
      </w:ins>
      <w:r>
        <w:rPr>
          <w:sz w:val="24"/>
          <w:szCs w:val="24"/>
        </w:rPr>
        <w:t xml:space="preserve"> examples on how to think like an investor and how to avoid </w:t>
      </w:r>
      <w:del w:id="109" w:author="Jordan Wipf" w:date="2018-10-25T20:44:00Z">
        <w:r w:rsidDel="008D62B3">
          <w:rPr>
            <w:sz w:val="24"/>
            <w:szCs w:val="24"/>
          </w:rPr>
          <w:delText xml:space="preserve">many </w:delText>
        </w:r>
      </w:del>
      <w:r>
        <w:rPr>
          <w:sz w:val="24"/>
          <w:szCs w:val="24"/>
        </w:rPr>
        <w:t xml:space="preserve">common mistakes. If you are </w:t>
      </w:r>
      <w:del w:id="110" w:author="Jordan Wipf" w:date="2018-10-25T20:43:00Z">
        <w:r w:rsidDel="008D62B3">
          <w:rPr>
            <w:sz w:val="24"/>
            <w:szCs w:val="24"/>
          </w:rPr>
          <w:delText>an  experienced</w:delText>
        </w:r>
      </w:del>
      <w:ins w:id="111" w:author="Jordan Wipf" w:date="2018-10-25T20:43:00Z">
        <w:r>
          <w:rPr>
            <w:sz w:val="24"/>
            <w:szCs w:val="24"/>
          </w:rPr>
          <w:t xml:space="preserve">an </w:t>
        </w:r>
      </w:ins>
      <w:del w:id="112" w:author="Jordan Wipf" w:date="2018-10-25T20:43:00Z">
        <w:r w:rsidDel="008D62B3">
          <w:rPr>
            <w:sz w:val="24"/>
            <w:szCs w:val="24"/>
          </w:rPr>
          <w:delText xml:space="preserve">  trader</w:delText>
        </w:r>
      </w:del>
      <w:ins w:id="113" w:author="Jordan Wipf" w:date="2018-10-25T20:43:00Z">
        <w:r>
          <w:rPr>
            <w:sz w:val="24"/>
            <w:szCs w:val="24"/>
          </w:rPr>
          <w:t xml:space="preserve">experienced </w:t>
        </w:r>
      </w:ins>
      <w:del w:id="114" w:author="Jordan Wipf" w:date="2018-10-25T20:43:00Z">
        <w:r w:rsidDel="008D62B3">
          <w:rPr>
            <w:sz w:val="24"/>
            <w:szCs w:val="24"/>
          </w:rPr>
          <w:delText>,  this</w:delText>
        </w:r>
      </w:del>
      <w:ins w:id="115" w:author="Jordan Wipf" w:date="2018-10-25T20:43:00Z">
        <w:r>
          <w:rPr>
            <w:sz w:val="24"/>
            <w:szCs w:val="24"/>
          </w:rPr>
          <w:t xml:space="preserve">trader, </w:t>
        </w:r>
      </w:ins>
      <w:del w:id="116" w:author="Jordan Wipf" w:date="2018-10-25T20:43:00Z">
        <w:r w:rsidDel="008D62B3">
          <w:rPr>
            <w:sz w:val="24"/>
            <w:szCs w:val="24"/>
          </w:rPr>
          <w:delText xml:space="preserve">  guide</w:delText>
        </w:r>
      </w:del>
      <w:ins w:id="117" w:author="Jordan Wipf" w:date="2018-10-25T20:43:00Z">
        <w:r>
          <w:rPr>
            <w:sz w:val="24"/>
            <w:szCs w:val="24"/>
          </w:rPr>
          <w:t xml:space="preserve">this </w:t>
        </w:r>
      </w:ins>
      <w:del w:id="118" w:author="Jordan Wipf" w:date="2018-10-25T20:43:00Z">
        <w:r w:rsidDel="008D62B3">
          <w:rPr>
            <w:sz w:val="24"/>
            <w:szCs w:val="24"/>
          </w:rPr>
          <w:delText xml:space="preserve">  can</w:delText>
        </w:r>
      </w:del>
      <w:ins w:id="119" w:author="Jordan Wipf" w:date="2018-10-25T20:43:00Z">
        <w:r>
          <w:rPr>
            <w:sz w:val="24"/>
            <w:szCs w:val="24"/>
          </w:rPr>
          <w:t xml:space="preserve">guide </w:t>
        </w:r>
      </w:ins>
      <w:del w:id="120" w:author="Jordan Wipf" w:date="2018-10-25T20:43:00Z">
        <w:r w:rsidDel="008D62B3">
          <w:rPr>
            <w:sz w:val="24"/>
            <w:szCs w:val="24"/>
          </w:rPr>
          <w:delText xml:space="preserve">  help</w:delText>
        </w:r>
      </w:del>
      <w:ins w:id="121" w:author="Jordan Wipf" w:date="2018-10-25T20:43:00Z">
        <w:r>
          <w:rPr>
            <w:sz w:val="24"/>
            <w:szCs w:val="24"/>
          </w:rPr>
          <w:t>can help</w:t>
        </w:r>
      </w:ins>
      <w:del w:id="122" w:author="Jordan Wipf" w:date="2018-10-25T20:43:00Z">
        <w:r w:rsidDel="008D62B3">
          <w:rPr>
            <w:sz w:val="24"/>
            <w:szCs w:val="24"/>
          </w:rPr>
          <w:delText xml:space="preserve">  </w:delText>
        </w:r>
      </w:del>
      <w:ins w:id="123" w:author="Jordan Wipf" w:date="2018-10-25T20:43:00Z">
        <w:r>
          <w:rPr>
            <w:sz w:val="24"/>
            <w:szCs w:val="24"/>
          </w:rPr>
          <w:t xml:space="preserve"> </w:t>
        </w:r>
      </w:ins>
      <w:r>
        <w:rPr>
          <w:sz w:val="24"/>
          <w:szCs w:val="24"/>
        </w:rPr>
        <w:t>you</w:t>
      </w:r>
      <w:del w:id="124" w:author="Jordan Wipf" w:date="2018-10-25T20:43:00Z">
        <w:r w:rsidDel="008D62B3">
          <w:rPr>
            <w:sz w:val="24"/>
            <w:szCs w:val="24"/>
          </w:rPr>
          <w:delText xml:space="preserve">  </w:delText>
        </w:r>
      </w:del>
      <w:ins w:id="125" w:author="Jordan Wipf" w:date="2018-10-25T20:43:00Z">
        <w:r>
          <w:rPr>
            <w:sz w:val="24"/>
            <w:szCs w:val="24"/>
          </w:rPr>
          <w:t xml:space="preserve"> </w:t>
        </w:r>
      </w:ins>
      <w:r>
        <w:rPr>
          <w:sz w:val="24"/>
          <w:szCs w:val="24"/>
        </w:rPr>
        <w:t>to</w:t>
      </w:r>
      <w:del w:id="126" w:author="Jordan Wipf" w:date="2018-10-25T20:43:00Z">
        <w:r w:rsidDel="008D62B3">
          <w:rPr>
            <w:sz w:val="24"/>
            <w:szCs w:val="24"/>
          </w:rPr>
          <w:delText xml:space="preserve">  </w:delText>
        </w:r>
      </w:del>
      <w:ins w:id="127" w:author="Jordan Wipf" w:date="2018-10-25T20:43:00Z">
        <w:r>
          <w:rPr>
            <w:sz w:val="24"/>
            <w:szCs w:val="24"/>
          </w:rPr>
          <w:t xml:space="preserve"> </w:t>
        </w:r>
      </w:ins>
      <w:r>
        <w:rPr>
          <w:sz w:val="24"/>
          <w:szCs w:val="24"/>
        </w:rPr>
        <w:t>have</w:t>
      </w:r>
      <w:del w:id="128" w:author="Jordan Wipf" w:date="2018-10-25T20:43:00Z">
        <w:r w:rsidDel="008D62B3">
          <w:rPr>
            <w:sz w:val="24"/>
            <w:szCs w:val="24"/>
          </w:rPr>
          <w:delText xml:space="preserve">  </w:delText>
        </w:r>
      </w:del>
      <w:ins w:id="129" w:author="Jordan Wipf" w:date="2018-10-25T20:43:00Z">
        <w:r>
          <w:rPr>
            <w:sz w:val="24"/>
            <w:szCs w:val="24"/>
          </w:rPr>
          <w:t xml:space="preserve"> </w:t>
        </w:r>
      </w:ins>
      <w:r>
        <w:rPr>
          <w:sz w:val="24"/>
          <w:szCs w:val="24"/>
        </w:rPr>
        <w:t>a</w:t>
      </w:r>
      <w:del w:id="130" w:author="Jordan Wipf" w:date="2018-10-25T20:43:00Z">
        <w:r w:rsidDel="008D62B3">
          <w:rPr>
            <w:sz w:val="24"/>
            <w:szCs w:val="24"/>
          </w:rPr>
          <w:delText xml:space="preserve">  </w:delText>
        </w:r>
      </w:del>
      <w:ins w:id="131" w:author="Jordan Wipf" w:date="2018-10-25T20:43:00Z">
        <w:r>
          <w:rPr>
            <w:sz w:val="24"/>
            <w:szCs w:val="24"/>
          </w:rPr>
          <w:t xml:space="preserve"> </w:t>
        </w:r>
      </w:ins>
      <w:r>
        <w:rPr>
          <w:sz w:val="24"/>
          <w:szCs w:val="24"/>
        </w:rPr>
        <w:t>quick</w:t>
      </w:r>
      <w:del w:id="132" w:author="Jordan Wipf" w:date="2018-10-25T20:43:00Z">
        <w:r w:rsidDel="008D62B3">
          <w:rPr>
            <w:sz w:val="24"/>
            <w:szCs w:val="24"/>
          </w:rPr>
          <w:delText xml:space="preserve">  </w:delText>
        </w:r>
      </w:del>
      <w:ins w:id="133" w:author="Jordan Wipf" w:date="2018-10-25T20:43:00Z">
        <w:r>
          <w:rPr>
            <w:sz w:val="24"/>
            <w:szCs w:val="24"/>
          </w:rPr>
          <w:t xml:space="preserve"> </w:t>
        </w:r>
      </w:ins>
      <w:r>
        <w:rPr>
          <w:sz w:val="24"/>
          <w:szCs w:val="24"/>
        </w:rPr>
        <w:t>go-to-guide</w:t>
      </w:r>
      <w:del w:id="134" w:author="Jordan Wipf" w:date="2018-10-25T20:43:00Z">
        <w:r w:rsidDel="008D62B3">
          <w:rPr>
            <w:sz w:val="24"/>
            <w:szCs w:val="24"/>
          </w:rPr>
          <w:delText xml:space="preserve">  </w:delText>
        </w:r>
      </w:del>
      <w:ins w:id="135" w:author="Jordan Wipf" w:date="2018-10-25T20:43:00Z">
        <w:r>
          <w:rPr>
            <w:sz w:val="24"/>
            <w:szCs w:val="24"/>
          </w:rPr>
          <w:t xml:space="preserve"> </w:t>
        </w:r>
      </w:ins>
      <w:r>
        <w:rPr>
          <w:sz w:val="24"/>
          <w:szCs w:val="24"/>
        </w:rPr>
        <w:t>for</w:t>
      </w:r>
      <w:del w:id="136" w:author="Jordan Wipf" w:date="2018-10-25T20:43:00Z">
        <w:r w:rsidDel="008D62B3">
          <w:rPr>
            <w:sz w:val="24"/>
            <w:szCs w:val="24"/>
          </w:rPr>
          <w:delText xml:space="preserve">  </w:delText>
        </w:r>
      </w:del>
      <w:ins w:id="137" w:author="Jordan Wipf" w:date="2018-10-25T20:43:00Z">
        <w:r>
          <w:rPr>
            <w:sz w:val="24"/>
            <w:szCs w:val="24"/>
          </w:rPr>
          <w:t xml:space="preserve"> </w:t>
        </w:r>
      </w:ins>
      <w:r>
        <w:rPr>
          <w:sz w:val="24"/>
          <w:szCs w:val="24"/>
        </w:rPr>
        <w:t>refreshers</w:t>
      </w:r>
      <w:ins w:id="138" w:author="Jordan Wipf" w:date="2018-10-25T20:44:00Z">
        <w:r>
          <w:rPr>
            <w:sz w:val="24"/>
            <w:szCs w:val="24"/>
          </w:rPr>
          <w:t>,</w:t>
        </w:r>
      </w:ins>
      <w:del w:id="139" w:author="Jordan Wipf" w:date="2018-10-25T20:43:00Z">
        <w:r w:rsidDel="008D62B3">
          <w:rPr>
            <w:sz w:val="24"/>
            <w:szCs w:val="24"/>
          </w:rPr>
          <w:delText xml:space="preserve">  </w:delText>
        </w:r>
      </w:del>
      <w:ins w:id="140" w:author="Jordan Wipf" w:date="2018-10-25T20:43:00Z">
        <w:r>
          <w:rPr>
            <w:sz w:val="24"/>
            <w:szCs w:val="24"/>
          </w:rPr>
          <w:t xml:space="preserve"> </w:t>
        </w:r>
      </w:ins>
      <w:r>
        <w:rPr>
          <w:sz w:val="24"/>
          <w:szCs w:val="24"/>
        </w:rPr>
        <w:t>but remember that this is intended to offer the essential tools in investing along with the right mindset to begin. Remember, 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t>
      </w:r>
    </w:p>
    <w:p w14:paraId="19930EE9" w14:textId="77777777" w:rsidR="005F2E6A" w:rsidRDefault="005F2E6A">
      <w:pPr>
        <w:spacing w:line="160" w:lineRule="exact"/>
        <w:rPr>
          <w:sz w:val="16"/>
          <w:szCs w:val="16"/>
        </w:rPr>
      </w:pPr>
    </w:p>
    <w:p w14:paraId="39AFCB46" w14:textId="77777777" w:rsidR="005F2E6A" w:rsidRDefault="008D62B3">
      <w:pPr>
        <w:spacing w:line="259" w:lineRule="auto"/>
        <w:ind w:left="100" w:right="80"/>
        <w:jc w:val="both"/>
        <w:sectPr w:rsidR="005F2E6A">
          <w:pgSz w:w="12240" w:h="15840"/>
          <w:pgMar w:top="1400" w:right="1320" w:bottom="280" w:left="1340" w:header="0" w:footer="1040" w:gutter="0"/>
          <w:cols w:space="720"/>
        </w:sectPr>
      </w:pPr>
      <w:r>
        <w:rPr>
          <w:i/>
          <w:w w:val="99"/>
        </w:rPr>
        <w:t>Disclaimer:</w:t>
      </w:r>
      <w:r>
        <w:rPr>
          <w:i/>
        </w:rPr>
        <w:t xml:space="preserve"> </w:t>
      </w:r>
      <w:r>
        <w:rPr>
          <w:i/>
          <w:w w:val="99"/>
        </w:rPr>
        <w:t>The</w:t>
      </w:r>
      <w:r>
        <w:rPr>
          <w:i/>
        </w:rPr>
        <w:t xml:space="preserve"> </w:t>
      </w:r>
      <w:r>
        <w:rPr>
          <w:i/>
          <w:w w:val="99"/>
        </w:rPr>
        <w:t>information</w:t>
      </w:r>
      <w:r>
        <w:rPr>
          <w:i/>
        </w:rPr>
        <w:t xml:space="preserve"> </w:t>
      </w:r>
      <w:r>
        <w:rPr>
          <w:i/>
          <w:w w:val="99"/>
        </w:rPr>
        <w:t>presented</w:t>
      </w:r>
      <w:r>
        <w:rPr>
          <w:i/>
        </w:rPr>
        <w:t xml:space="preserve"> </w:t>
      </w:r>
      <w:r>
        <w:rPr>
          <w:i/>
          <w:w w:val="99"/>
        </w:rPr>
        <w:t>does</w:t>
      </w:r>
      <w:r>
        <w:rPr>
          <w:i/>
        </w:rPr>
        <w:t xml:space="preserve"> </w:t>
      </w:r>
      <w:r>
        <w:rPr>
          <w:i/>
          <w:w w:val="99"/>
        </w:rPr>
        <w:t>not</w:t>
      </w:r>
      <w:r>
        <w:rPr>
          <w:i/>
        </w:rPr>
        <w:t xml:space="preserve"> </w:t>
      </w:r>
      <w:r>
        <w:rPr>
          <w:i/>
          <w:w w:val="99"/>
        </w:rPr>
        <w:t>guarantee</w:t>
      </w:r>
      <w:r>
        <w:rPr>
          <w:i/>
        </w:rPr>
        <w:t xml:space="preserve"> </w:t>
      </w:r>
      <w:r>
        <w:rPr>
          <w:i/>
          <w:w w:val="99"/>
        </w:rPr>
        <w:t>money</w:t>
      </w:r>
      <w:r>
        <w:rPr>
          <w:i/>
        </w:rPr>
        <w:t xml:space="preserve"> </w:t>
      </w:r>
      <w:r>
        <w:rPr>
          <w:i/>
          <w:w w:val="99"/>
        </w:rPr>
        <w:t>for</w:t>
      </w:r>
      <w:r>
        <w:rPr>
          <w:i/>
        </w:rPr>
        <w:t xml:space="preserve"> </w:t>
      </w:r>
      <w:r>
        <w:rPr>
          <w:i/>
          <w:w w:val="99"/>
        </w:rPr>
        <w:t>its</w:t>
      </w:r>
      <w:r>
        <w:rPr>
          <w:i/>
        </w:rPr>
        <w:t xml:space="preserve"> </w:t>
      </w:r>
      <w:r>
        <w:rPr>
          <w:i/>
          <w:w w:val="99"/>
        </w:rPr>
        <w:t>use.</w:t>
      </w:r>
      <w:r>
        <w:rPr>
          <w:i/>
        </w:rPr>
        <w:t xml:space="preserve"> </w:t>
      </w:r>
      <w:r>
        <w:rPr>
          <w:i/>
          <w:w w:val="99"/>
        </w:rPr>
        <w:t>The</w:t>
      </w:r>
      <w:r>
        <w:rPr>
          <w:i/>
        </w:rPr>
        <w:t xml:space="preserve"> </w:t>
      </w:r>
      <w:r>
        <w:rPr>
          <w:i/>
          <w:w w:val="99"/>
        </w:rPr>
        <w:t>information</w:t>
      </w:r>
      <w:r>
        <w:rPr>
          <w:i/>
        </w:rPr>
        <w:t xml:space="preserve"> </w:t>
      </w:r>
      <w:r>
        <w:rPr>
          <w:i/>
          <w:w w:val="99"/>
        </w:rPr>
        <w:t>is</w:t>
      </w:r>
      <w:r>
        <w:rPr>
          <w:i/>
        </w:rPr>
        <w:t xml:space="preserve"> </w:t>
      </w:r>
      <w:r>
        <w:rPr>
          <w:i/>
          <w:w w:val="99"/>
        </w:rPr>
        <w:t>based</w:t>
      </w:r>
      <w:r>
        <w:rPr>
          <w:i/>
        </w:rPr>
        <w:t xml:space="preserve"> </w:t>
      </w:r>
      <w:r>
        <w:rPr>
          <w:i/>
          <w:w w:val="99"/>
        </w:rPr>
        <w:t>on</w:t>
      </w:r>
      <w:r>
        <w:rPr>
          <w:i/>
        </w:rPr>
        <w:t xml:space="preserve"> </w:t>
      </w:r>
      <w:r>
        <w:rPr>
          <w:i/>
          <w:w w:val="99"/>
        </w:rPr>
        <w:t>present value</w:t>
      </w:r>
      <w:r>
        <w:rPr>
          <w:i/>
        </w:rPr>
        <w:t xml:space="preserve"> </w:t>
      </w:r>
      <w:r>
        <w:rPr>
          <w:i/>
          <w:w w:val="99"/>
        </w:rPr>
        <w:t>stocks</w:t>
      </w:r>
      <w:r>
        <w:rPr>
          <w:i/>
        </w:rPr>
        <w:t xml:space="preserve"> </w:t>
      </w:r>
      <w:r>
        <w:rPr>
          <w:i/>
          <w:w w:val="99"/>
        </w:rPr>
        <w:t>and</w:t>
      </w:r>
      <w:r>
        <w:rPr>
          <w:i/>
        </w:rPr>
        <w:t xml:space="preserve"> </w:t>
      </w:r>
      <w:r>
        <w:rPr>
          <w:i/>
          <w:w w:val="99"/>
        </w:rPr>
        <w:t>these</w:t>
      </w:r>
      <w:r>
        <w:rPr>
          <w:i/>
        </w:rPr>
        <w:t xml:space="preserve"> </w:t>
      </w:r>
      <w:r>
        <w:rPr>
          <w:i/>
          <w:w w:val="99"/>
        </w:rPr>
        <w:t>could</w:t>
      </w:r>
      <w:r>
        <w:rPr>
          <w:i/>
        </w:rPr>
        <w:t xml:space="preserve"> </w:t>
      </w:r>
      <w:r>
        <w:rPr>
          <w:i/>
          <w:w w:val="99"/>
        </w:rPr>
        <w:t>be</w:t>
      </w:r>
      <w:r>
        <w:rPr>
          <w:i/>
        </w:rPr>
        <w:t xml:space="preserve"> </w:t>
      </w:r>
      <w:r>
        <w:rPr>
          <w:i/>
          <w:w w:val="99"/>
        </w:rPr>
        <w:t>affected</w:t>
      </w:r>
      <w:r>
        <w:rPr>
          <w:i/>
        </w:rPr>
        <w:t xml:space="preserve"> </w:t>
      </w:r>
      <w:r>
        <w:rPr>
          <w:i/>
          <w:w w:val="99"/>
        </w:rPr>
        <w:t>by</w:t>
      </w:r>
      <w:r>
        <w:rPr>
          <w:i/>
        </w:rPr>
        <w:t xml:space="preserve"> </w:t>
      </w:r>
      <w:r>
        <w:rPr>
          <w:i/>
          <w:w w:val="99"/>
        </w:rPr>
        <w:t>many</w:t>
      </w:r>
      <w:r>
        <w:rPr>
          <w:i/>
        </w:rPr>
        <w:t xml:space="preserve"> </w:t>
      </w:r>
      <w:r>
        <w:rPr>
          <w:i/>
          <w:w w:val="99"/>
        </w:rPr>
        <w:t>factors</w:t>
      </w:r>
      <w:r>
        <w:rPr>
          <w:i/>
        </w:rPr>
        <w:t xml:space="preserve"> </w:t>
      </w:r>
      <w:r>
        <w:rPr>
          <w:i/>
          <w:w w:val="99"/>
        </w:rPr>
        <w:t>by</w:t>
      </w:r>
      <w:r>
        <w:rPr>
          <w:i/>
        </w:rPr>
        <w:t xml:space="preserve"> </w:t>
      </w:r>
      <w:r>
        <w:rPr>
          <w:i/>
          <w:w w:val="99"/>
        </w:rPr>
        <w:t>the</w:t>
      </w:r>
      <w:r>
        <w:rPr>
          <w:i/>
        </w:rPr>
        <w:t xml:space="preserve"> </w:t>
      </w:r>
      <w:r>
        <w:rPr>
          <w:i/>
          <w:w w:val="99"/>
        </w:rPr>
        <w:t>time</w:t>
      </w:r>
      <w:r>
        <w:rPr>
          <w:i/>
        </w:rPr>
        <w:t xml:space="preserve"> </w:t>
      </w:r>
      <w:r>
        <w:rPr>
          <w:i/>
          <w:w w:val="99"/>
        </w:rPr>
        <w:t>the</w:t>
      </w:r>
      <w:r>
        <w:rPr>
          <w:i/>
        </w:rPr>
        <w:t xml:space="preserve"> </w:t>
      </w:r>
      <w:r>
        <w:rPr>
          <w:i/>
          <w:w w:val="99"/>
        </w:rPr>
        <w:t>reader</w:t>
      </w:r>
      <w:r>
        <w:rPr>
          <w:i/>
        </w:rPr>
        <w:t xml:space="preserve"> </w:t>
      </w:r>
      <w:r>
        <w:rPr>
          <w:i/>
          <w:w w:val="99"/>
        </w:rPr>
        <w:t>purchased</w:t>
      </w:r>
      <w:r>
        <w:rPr>
          <w:i/>
        </w:rPr>
        <w:t xml:space="preserve"> </w:t>
      </w:r>
      <w:r>
        <w:rPr>
          <w:i/>
          <w:w w:val="99"/>
        </w:rPr>
        <w:t>this</w:t>
      </w:r>
      <w:r>
        <w:rPr>
          <w:i/>
        </w:rPr>
        <w:t xml:space="preserve"> </w:t>
      </w:r>
      <w:r>
        <w:rPr>
          <w:i/>
          <w:w w:val="99"/>
        </w:rPr>
        <w:t>product.</w:t>
      </w:r>
      <w:r>
        <w:rPr>
          <w:i/>
        </w:rPr>
        <w:t xml:space="preserve"> </w:t>
      </w:r>
      <w:r>
        <w:rPr>
          <w:i/>
          <w:w w:val="99"/>
        </w:rPr>
        <w:t>Reader</w:t>
      </w:r>
      <w:r>
        <w:rPr>
          <w:i/>
        </w:rPr>
        <w:t xml:space="preserve"> </w:t>
      </w:r>
      <w:r>
        <w:rPr>
          <w:i/>
          <w:w w:val="99"/>
        </w:rPr>
        <w:t>is responsible</w:t>
      </w:r>
      <w:r>
        <w:rPr>
          <w:i/>
        </w:rPr>
        <w:t xml:space="preserve"> </w:t>
      </w:r>
      <w:r>
        <w:rPr>
          <w:i/>
          <w:w w:val="99"/>
        </w:rPr>
        <w:t>for</w:t>
      </w:r>
      <w:r>
        <w:rPr>
          <w:i/>
        </w:rPr>
        <w:t xml:space="preserve"> </w:t>
      </w:r>
      <w:r>
        <w:rPr>
          <w:i/>
          <w:w w:val="99"/>
        </w:rPr>
        <w:t>their</w:t>
      </w:r>
      <w:r>
        <w:rPr>
          <w:i/>
        </w:rPr>
        <w:t xml:space="preserve"> </w:t>
      </w:r>
      <w:r>
        <w:rPr>
          <w:i/>
          <w:w w:val="99"/>
        </w:rPr>
        <w:t>own</w:t>
      </w:r>
      <w:r>
        <w:rPr>
          <w:i/>
        </w:rPr>
        <w:t xml:space="preserve"> </w:t>
      </w:r>
      <w:r>
        <w:rPr>
          <w:i/>
          <w:w w:val="99"/>
        </w:rPr>
        <w:t>investments.</w:t>
      </w:r>
      <w:r>
        <w:rPr>
          <w:i/>
        </w:rPr>
        <w:t xml:space="preserve"> </w:t>
      </w:r>
      <w:r>
        <w:rPr>
          <w:i/>
          <w:w w:val="99"/>
        </w:rPr>
        <w:t>This</w:t>
      </w:r>
      <w:r>
        <w:rPr>
          <w:i/>
        </w:rPr>
        <w:t xml:space="preserve"> </w:t>
      </w:r>
      <w:r>
        <w:rPr>
          <w:i/>
          <w:w w:val="99"/>
        </w:rPr>
        <w:t>is</w:t>
      </w:r>
      <w:r>
        <w:rPr>
          <w:i/>
        </w:rPr>
        <w:t xml:space="preserve"> </w:t>
      </w:r>
      <w:r>
        <w:rPr>
          <w:i/>
          <w:w w:val="99"/>
        </w:rPr>
        <w:t>a</w:t>
      </w:r>
      <w:r>
        <w:rPr>
          <w:i/>
        </w:rPr>
        <w:t xml:space="preserve"> </w:t>
      </w:r>
      <w:r>
        <w:rPr>
          <w:i/>
          <w:w w:val="99"/>
        </w:rPr>
        <w:t>guide</w:t>
      </w:r>
      <w:r>
        <w:rPr>
          <w:i/>
        </w:rPr>
        <w:t xml:space="preserve"> </w:t>
      </w:r>
      <w:r>
        <w:rPr>
          <w:i/>
          <w:w w:val="99"/>
        </w:rPr>
        <w:t>for</w:t>
      </w:r>
      <w:r>
        <w:rPr>
          <w:i/>
        </w:rPr>
        <w:t xml:space="preserve"> </w:t>
      </w:r>
      <w:r>
        <w:rPr>
          <w:i/>
          <w:w w:val="99"/>
        </w:rPr>
        <w:t>starting</w:t>
      </w:r>
      <w:r>
        <w:rPr>
          <w:i/>
        </w:rPr>
        <w:t xml:space="preserve"> </w:t>
      </w:r>
      <w:r>
        <w:rPr>
          <w:i/>
          <w:w w:val="99"/>
        </w:rPr>
        <w:t>investments,</w:t>
      </w:r>
      <w:r>
        <w:rPr>
          <w:i/>
        </w:rPr>
        <w:t xml:space="preserve"> </w:t>
      </w:r>
      <w:r>
        <w:rPr>
          <w:i/>
          <w:w w:val="99"/>
        </w:rPr>
        <w:t>not</w:t>
      </w:r>
      <w:r>
        <w:rPr>
          <w:i/>
        </w:rPr>
        <w:t xml:space="preserve"> </w:t>
      </w:r>
      <w:r>
        <w:rPr>
          <w:i/>
          <w:w w:val="99"/>
        </w:rPr>
        <w:t>a</w:t>
      </w:r>
      <w:r>
        <w:rPr>
          <w:i/>
        </w:rPr>
        <w:t xml:space="preserve"> </w:t>
      </w:r>
      <w:r>
        <w:rPr>
          <w:i/>
          <w:w w:val="99"/>
        </w:rPr>
        <w:t>promise</w:t>
      </w:r>
      <w:r>
        <w:rPr>
          <w:i/>
        </w:rPr>
        <w:t xml:space="preserve"> </w:t>
      </w:r>
      <w:r>
        <w:rPr>
          <w:i/>
          <w:w w:val="99"/>
        </w:rPr>
        <w:t>of</w:t>
      </w:r>
      <w:r>
        <w:rPr>
          <w:i/>
        </w:rPr>
        <w:t xml:space="preserve"> </w:t>
      </w:r>
      <w:r>
        <w:rPr>
          <w:i/>
          <w:w w:val="99"/>
        </w:rPr>
        <w:t>money</w:t>
      </w:r>
      <w:ins w:id="141" w:author="Jordan Wipf" w:date="2018-10-25T20:45:00Z">
        <w:r>
          <w:rPr>
            <w:i/>
            <w:w w:val="99"/>
          </w:rPr>
          <w:t>. Investing necessarily involves risk and investments may decrease in value over time.</w:t>
        </w:r>
      </w:ins>
      <w:del w:id="142" w:author="Jordan Wipf" w:date="2018-10-25T20:45:00Z">
        <w:r w:rsidDel="008D62B3">
          <w:rPr>
            <w:i/>
            <w:w w:val="99"/>
          </w:rPr>
          <w:delText>.</w:delText>
        </w:r>
      </w:del>
      <w:r>
        <w:rPr>
          <w:i/>
        </w:rPr>
        <w:t xml:space="preserve"> </w:t>
      </w:r>
      <w:r>
        <w:rPr>
          <w:i/>
          <w:w w:val="99"/>
        </w:rPr>
        <w:t>The</w:t>
      </w:r>
      <w:r>
        <w:rPr>
          <w:i/>
        </w:rPr>
        <w:t xml:space="preserve"> </w:t>
      </w:r>
      <w:r>
        <w:rPr>
          <w:i/>
          <w:w w:val="99"/>
        </w:rPr>
        <w:t>companies presented</w:t>
      </w:r>
      <w:r>
        <w:rPr>
          <w:i/>
        </w:rPr>
        <w:t xml:space="preserve"> </w:t>
      </w:r>
      <w:r>
        <w:rPr>
          <w:i/>
          <w:w w:val="99"/>
        </w:rPr>
        <w:t>on</w:t>
      </w:r>
      <w:r>
        <w:rPr>
          <w:i/>
        </w:rPr>
        <w:t xml:space="preserve"> </w:t>
      </w:r>
      <w:r>
        <w:rPr>
          <w:i/>
          <w:w w:val="99"/>
        </w:rPr>
        <w:t>this</w:t>
      </w:r>
      <w:r>
        <w:rPr>
          <w:i/>
        </w:rPr>
        <w:t xml:space="preserve"> </w:t>
      </w:r>
      <w:r>
        <w:rPr>
          <w:i/>
          <w:w w:val="99"/>
        </w:rPr>
        <w:t>guide</w:t>
      </w:r>
      <w:r>
        <w:rPr>
          <w:i/>
        </w:rPr>
        <w:t xml:space="preserve"> </w:t>
      </w:r>
      <w:r>
        <w:rPr>
          <w:i/>
          <w:w w:val="99"/>
        </w:rPr>
        <w:t>are</w:t>
      </w:r>
      <w:r>
        <w:rPr>
          <w:i/>
        </w:rPr>
        <w:t xml:space="preserve"> </w:t>
      </w:r>
      <w:r>
        <w:rPr>
          <w:i/>
          <w:w w:val="99"/>
        </w:rPr>
        <w:t>simply</w:t>
      </w:r>
      <w:r>
        <w:rPr>
          <w:i/>
        </w:rPr>
        <w:t xml:space="preserve"> </w:t>
      </w:r>
      <w:r>
        <w:rPr>
          <w:i/>
          <w:w w:val="99"/>
        </w:rPr>
        <w:t>used</w:t>
      </w:r>
      <w:r>
        <w:rPr>
          <w:i/>
        </w:rPr>
        <w:t xml:space="preserve"> </w:t>
      </w:r>
      <w:r>
        <w:rPr>
          <w:i/>
          <w:w w:val="99"/>
        </w:rPr>
        <w:t>for</w:t>
      </w:r>
      <w:r>
        <w:rPr>
          <w:i/>
        </w:rPr>
        <w:t xml:space="preserve"> </w:t>
      </w:r>
      <w:r>
        <w:rPr>
          <w:i/>
          <w:w w:val="99"/>
        </w:rPr>
        <w:t>illustration</w:t>
      </w:r>
      <w:r>
        <w:rPr>
          <w:i/>
        </w:rPr>
        <w:t xml:space="preserve"> </w:t>
      </w:r>
      <w:r>
        <w:rPr>
          <w:i/>
          <w:w w:val="99"/>
        </w:rPr>
        <w:t>purposes,</w:t>
      </w:r>
      <w:r>
        <w:rPr>
          <w:i/>
        </w:rPr>
        <w:t xml:space="preserve"> </w:t>
      </w:r>
      <w:r>
        <w:rPr>
          <w:i/>
          <w:w w:val="99"/>
        </w:rPr>
        <w:t>they</w:t>
      </w:r>
      <w:r>
        <w:rPr>
          <w:i/>
        </w:rPr>
        <w:t xml:space="preserve"> </w:t>
      </w:r>
      <w:r>
        <w:rPr>
          <w:i/>
          <w:w w:val="99"/>
        </w:rPr>
        <w:t>are</w:t>
      </w:r>
      <w:r>
        <w:rPr>
          <w:i/>
        </w:rPr>
        <w:t xml:space="preserve"> </w:t>
      </w:r>
      <w:r>
        <w:rPr>
          <w:i/>
          <w:w w:val="99"/>
        </w:rPr>
        <w:t>not</w:t>
      </w:r>
      <w:r>
        <w:rPr>
          <w:i/>
        </w:rPr>
        <w:t xml:space="preserve"> </w:t>
      </w:r>
      <w:r>
        <w:rPr>
          <w:i/>
          <w:w w:val="99"/>
        </w:rPr>
        <w:t>recommended</w:t>
      </w:r>
      <w:r>
        <w:rPr>
          <w:i/>
        </w:rPr>
        <w:t xml:space="preserve"> </w:t>
      </w:r>
      <w:r>
        <w:rPr>
          <w:i/>
          <w:w w:val="99"/>
        </w:rPr>
        <w:t>stock</w:t>
      </w:r>
      <w:r>
        <w:rPr>
          <w:i/>
        </w:rPr>
        <w:t xml:space="preserve"> </w:t>
      </w:r>
      <w:r>
        <w:rPr>
          <w:i/>
          <w:w w:val="99"/>
        </w:rPr>
        <w:t>purchases.</w:t>
      </w:r>
    </w:p>
    <w:p w14:paraId="281612F9" w14:textId="77777777" w:rsidR="005F2E6A" w:rsidRDefault="008D62B3">
      <w:pPr>
        <w:spacing w:before="40"/>
        <w:ind w:left="100" w:right="4868"/>
        <w:jc w:val="both"/>
        <w:rPr>
          <w:sz w:val="44"/>
          <w:szCs w:val="44"/>
        </w:rPr>
      </w:pPr>
      <w:r>
        <w:rPr>
          <w:b/>
          <w:color w:val="009999"/>
          <w:w w:val="99"/>
          <w:sz w:val="44"/>
          <w:szCs w:val="44"/>
        </w:rPr>
        <w:lastRenderedPageBreak/>
        <w:t>Chapter</w:t>
      </w:r>
      <w:r>
        <w:rPr>
          <w:b/>
          <w:color w:val="009999"/>
          <w:sz w:val="44"/>
          <w:szCs w:val="44"/>
        </w:rPr>
        <w:t xml:space="preserve"> </w:t>
      </w:r>
      <w:r>
        <w:rPr>
          <w:b/>
          <w:color w:val="009999"/>
          <w:w w:val="99"/>
          <w:sz w:val="44"/>
          <w:szCs w:val="44"/>
        </w:rPr>
        <w:t>1:</w:t>
      </w:r>
      <w:r>
        <w:rPr>
          <w:b/>
          <w:color w:val="009999"/>
          <w:sz w:val="44"/>
          <w:szCs w:val="44"/>
        </w:rPr>
        <w:t xml:space="preserve"> </w:t>
      </w:r>
      <w:r>
        <w:rPr>
          <w:b/>
          <w:color w:val="009999"/>
          <w:w w:val="99"/>
          <w:sz w:val="44"/>
          <w:szCs w:val="44"/>
        </w:rPr>
        <w:t>Introduction</w:t>
      </w:r>
    </w:p>
    <w:p w14:paraId="71E2AC6D" w14:textId="77777777" w:rsidR="005F2E6A" w:rsidRDefault="005F2E6A">
      <w:pPr>
        <w:spacing w:line="200" w:lineRule="exact"/>
      </w:pPr>
    </w:p>
    <w:p w14:paraId="1FFDC6DD" w14:textId="77777777" w:rsidR="005F2E6A" w:rsidRDefault="005F2E6A">
      <w:pPr>
        <w:spacing w:before="16" w:line="280" w:lineRule="exact"/>
        <w:rPr>
          <w:sz w:val="28"/>
          <w:szCs w:val="28"/>
        </w:rPr>
      </w:pPr>
    </w:p>
    <w:p w14:paraId="65C2CA19" w14:textId="77777777" w:rsidR="005F2E6A" w:rsidRDefault="008D62B3">
      <w:pPr>
        <w:ind w:left="100" w:right="7514"/>
        <w:jc w:val="both"/>
        <w:rPr>
          <w:sz w:val="32"/>
          <w:szCs w:val="32"/>
        </w:rPr>
      </w:pPr>
      <w:r>
        <w:rPr>
          <w:b/>
          <w:color w:val="0099CC"/>
          <w:w w:val="99"/>
          <w:sz w:val="32"/>
          <w:szCs w:val="32"/>
        </w:rPr>
        <w:t>Why</w:t>
      </w:r>
      <w:r>
        <w:rPr>
          <w:b/>
          <w:color w:val="0099CC"/>
          <w:sz w:val="32"/>
          <w:szCs w:val="32"/>
        </w:rPr>
        <w:t xml:space="preserve"> </w:t>
      </w:r>
      <w:r>
        <w:rPr>
          <w:b/>
          <w:color w:val="0099CC"/>
          <w:w w:val="99"/>
          <w:sz w:val="32"/>
          <w:szCs w:val="32"/>
        </w:rPr>
        <w:t>use</w:t>
      </w:r>
      <w:r>
        <w:rPr>
          <w:b/>
          <w:color w:val="0099CC"/>
          <w:sz w:val="32"/>
          <w:szCs w:val="32"/>
        </w:rPr>
        <w:t xml:space="preserve"> </w:t>
      </w:r>
      <w:r>
        <w:rPr>
          <w:b/>
          <w:color w:val="0099CC"/>
          <w:w w:val="99"/>
          <w:sz w:val="32"/>
          <w:szCs w:val="32"/>
        </w:rPr>
        <w:t>this?</w:t>
      </w:r>
    </w:p>
    <w:p w14:paraId="7CD01BA9" w14:textId="77777777" w:rsidR="005F2E6A" w:rsidRDefault="008D62B3">
      <w:pPr>
        <w:spacing w:before="30" w:line="258" w:lineRule="auto"/>
        <w:ind w:left="100" w:right="77"/>
        <w:jc w:val="both"/>
        <w:rPr>
          <w:sz w:val="24"/>
          <w:szCs w:val="24"/>
        </w:rPr>
      </w:pPr>
      <w:r>
        <w:rPr>
          <w:sz w:val="24"/>
          <w:szCs w:val="24"/>
        </w:rPr>
        <w:t xml:space="preserve">I would personally like to thank you </w:t>
      </w:r>
      <w:del w:id="143" w:author="Jordan Wipf" w:date="2018-10-25T20:45:00Z">
        <w:r w:rsidDel="008D62B3">
          <w:rPr>
            <w:sz w:val="24"/>
            <w:szCs w:val="24"/>
          </w:rPr>
          <w:delText>to have</w:delText>
        </w:r>
      </w:del>
      <w:ins w:id="144" w:author="Jordan Wipf" w:date="2018-10-25T20:45:00Z">
        <w:r>
          <w:rPr>
            <w:sz w:val="24"/>
            <w:szCs w:val="24"/>
          </w:rPr>
          <w:t>for</w:t>
        </w:r>
      </w:ins>
      <w:r>
        <w:rPr>
          <w:sz w:val="24"/>
          <w:szCs w:val="24"/>
        </w:rPr>
        <w:t xml:space="preserve"> purchas</w:t>
      </w:r>
      <w:ins w:id="145" w:author="Jordan Wipf" w:date="2018-10-25T20:45:00Z">
        <w:r>
          <w:rPr>
            <w:sz w:val="24"/>
            <w:szCs w:val="24"/>
          </w:rPr>
          <w:t>ing</w:t>
        </w:r>
      </w:ins>
      <w:del w:id="146" w:author="Jordan Wipf" w:date="2018-10-25T20:45:00Z">
        <w:r w:rsidDel="008D62B3">
          <w:rPr>
            <w:sz w:val="24"/>
            <w:szCs w:val="24"/>
          </w:rPr>
          <w:delText>ed</w:delText>
        </w:r>
      </w:del>
      <w:r>
        <w:rPr>
          <w:sz w:val="24"/>
          <w:szCs w:val="24"/>
        </w:rPr>
        <w:t xml:space="preserve"> this guide and reassure you that this guide will offer you everything you need to have a strong understanding regarding stock trading. </w:t>
      </w:r>
      <w:del w:id="147" w:author="Jordan Wipf" w:date="2018-10-25T20:45:00Z">
        <w:r w:rsidDel="008D62B3">
          <w:rPr>
            <w:sz w:val="24"/>
            <w:szCs w:val="24"/>
          </w:rPr>
          <w:delText xml:space="preserve">The </w:delText>
        </w:r>
      </w:del>
      <w:ins w:id="148" w:author="Jordan Wipf" w:date="2018-10-25T20:45:00Z">
        <w:r>
          <w:rPr>
            <w:sz w:val="24"/>
            <w:szCs w:val="24"/>
          </w:rPr>
          <w:t xml:space="preserve">My </w:t>
        </w:r>
      </w:ins>
      <w:r>
        <w:rPr>
          <w:sz w:val="24"/>
          <w:szCs w:val="24"/>
        </w:rPr>
        <w:t xml:space="preserve">motivation to write this is based on personal experience. When I first started buying stocks, back in </w:t>
      </w:r>
      <w:del w:id="149" w:author="Jordan Wipf" w:date="2018-10-25T20:46:00Z">
        <w:r w:rsidDel="008D62B3">
          <w:rPr>
            <w:sz w:val="24"/>
            <w:szCs w:val="24"/>
          </w:rPr>
          <w:delText xml:space="preserve">the </w:delText>
        </w:r>
      </w:del>
      <w:r>
        <w:rPr>
          <w:sz w:val="24"/>
          <w:szCs w:val="24"/>
        </w:rPr>
        <w:t xml:space="preserve">university, I found that many definitions were confusing, tutorials were mainly just people rambling on stuff that did not help, and if you really wanted to get professional </w:t>
      </w:r>
      <w:del w:id="150" w:author="Jordan Wipf" w:date="2018-10-25T20:43:00Z">
        <w:r w:rsidDel="008D62B3">
          <w:rPr>
            <w:sz w:val="24"/>
            <w:szCs w:val="24"/>
          </w:rPr>
          <w:delText>education  you</w:delText>
        </w:r>
      </w:del>
      <w:ins w:id="151" w:author="Jordan Wipf" w:date="2018-10-25T20:43:00Z">
        <w:r>
          <w:rPr>
            <w:sz w:val="24"/>
            <w:szCs w:val="24"/>
          </w:rPr>
          <w:t>education you</w:t>
        </w:r>
      </w:ins>
      <w:r>
        <w:rPr>
          <w:sz w:val="24"/>
          <w:szCs w:val="24"/>
        </w:rPr>
        <w:t xml:space="preserve"> needed to pay a lot. I researched for many years in books and I believe that there is still not a </w:t>
      </w:r>
      <w:r>
        <w:rPr>
          <w:b/>
          <w:sz w:val="24"/>
          <w:szCs w:val="24"/>
          <w:u w:val="thick" w:color="000000"/>
        </w:rPr>
        <w:t>quick</w:t>
      </w:r>
      <w:r>
        <w:rPr>
          <w:sz w:val="24"/>
          <w:szCs w:val="24"/>
        </w:rPr>
        <w:t xml:space="preserve">, </w:t>
      </w:r>
      <w:r>
        <w:rPr>
          <w:b/>
          <w:sz w:val="24"/>
          <w:szCs w:val="24"/>
          <w:u w:val="thick" w:color="000000"/>
        </w:rPr>
        <w:t>straight to the point</w:t>
      </w:r>
      <w:r>
        <w:rPr>
          <w:sz w:val="24"/>
          <w:szCs w:val="24"/>
        </w:rPr>
        <w:t xml:space="preserve">, and </w:t>
      </w:r>
      <w:r>
        <w:rPr>
          <w:b/>
          <w:sz w:val="24"/>
          <w:szCs w:val="24"/>
          <w:u w:val="thick" w:color="000000"/>
        </w:rPr>
        <w:t>useful</w:t>
      </w:r>
      <w:r>
        <w:rPr>
          <w:b/>
          <w:sz w:val="24"/>
          <w:szCs w:val="24"/>
        </w:rPr>
        <w:t xml:space="preserve"> </w:t>
      </w:r>
      <w:r>
        <w:rPr>
          <w:sz w:val="24"/>
          <w:szCs w:val="24"/>
        </w:rPr>
        <w:t xml:space="preserve">guide in how to buy or sell stocks. Furthermore, there is nothing that answers the most important questions in investing while being considerably </w:t>
      </w:r>
      <w:r>
        <w:rPr>
          <w:b/>
          <w:sz w:val="24"/>
          <w:szCs w:val="24"/>
          <w:u w:val="thick" w:color="000000"/>
        </w:rPr>
        <w:t>cheap</w:t>
      </w:r>
      <w:r>
        <w:rPr>
          <w:sz w:val="24"/>
          <w:szCs w:val="24"/>
        </w:rPr>
        <w:t>. Many people get scared about buying stock, and many people find this topic taboo, but this guide</w:t>
      </w:r>
      <w:ins w:id="152" w:author="Jordan Wipf" w:date="2018-10-25T20:51:00Z">
        <w:r w:rsidR="00595CBE">
          <w:rPr>
            <w:sz w:val="24"/>
            <w:szCs w:val="24"/>
          </w:rPr>
          <w:t>,</w:t>
        </w:r>
      </w:ins>
      <w:r>
        <w:rPr>
          <w:sz w:val="24"/>
          <w:szCs w:val="24"/>
        </w:rPr>
        <w:t xml:space="preserve"> if read thoroughly, will give you everything you need to start from zero and build up as much as you wish from there.</w:t>
      </w:r>
    </w:p>
    <w:p w14:paraId="56C228E4" w14:textId="77777777" w:rsidR="005F2E6A" w:rsidRDefault="005F2E6A">
      <w:pPr>
        <w:spacing w:before="9" w:line="140" w:lineRule="exact"/>
        <w:rPr>
          <w:sz w:val="15"/>
          <w:szCs w:val="15"/>
        </w:rPr>
      </w:pPr>
    </w:p>
    <w:p w14:paraId="71A78E76" w14:textId="77777777" w:rsidR="005F2E6A" w:rsidRDefault="008D62B3">
      <w:pPr>
        <w:ind w:left="100" w:right="7087"/>
        <w:jc w:val="both"/>
        <w:rPr>
          <w:sz w:val="32"/>
          <w:szCs w:val="32"/>
        </w:rPr>
      </w:pPr>
      <w:r>
        <w:rPr>
          <w:b/>
          <w:color w:val="0099CC"/>
          <w:w w:val="99"/>
          <w:sz w:val="32"/>
          <w:szCs w:val="32"/>
        </w:rPr>
        <w:t>How</w:t>
      </w:r>
      <w:r>
        <w:rPr>
          <w:b/>
          <w:color w:val="0099CC"/>
          <w:sz w:val="32"/>
          <w:szCs w:val="32"/>
        </w:rPr>
        <w:t xml:space="preserve"> </w:t>
      </w:r>
      <w:r>
        <w:rPr>
          <w:b/>
          <w:color w:val="0099CC"/>
          <w:w w:val="99"/>
          <w:sz w:val="32"/>
          <w:szCs w:val="32"/>
        </w:rPr>
        <w:t>to</w:t>
      </w:r>
      <w:r>
        <w:rPr>
          <w:b/>
          <w:color w:val="0099CC"/>
          <w:sz w:val="32"/>
          <w:szCs w:val="32"/>
        </w:rPr>
        <w:t xml:space="preserve"> </w:t>
      </w:r>
      <w:r>
        <w:rPr>
          <w:b/>
          <w:color w:val="0099CC"/>
          <w:w w:val="99"/>
          <w:sz w:val="32"/>
          <w:szCs w:val="32"/>
        </w:rPr>
        <w:t>read</w:t>
      </w:r>
      <w:r>
        <w:rPr>
          <w:b/>
          <w:color w:val="0099CC"/>
          <w:sz w:val="32"/>
          <w:szCs w:val="32"/>
        </w:rPr>
        <w:t xml:space="preserve"> </w:t>
      </w:r>
      <w:r>
        <w:rPr>
          <w:b/>
          <w:color w:val="0099CC"/>
          <w:w w:val="99"/>
          <w:sz w:val="32"/>
          <w:szCs w:val="32"/>
        </w:rPr>
        <w:t>this.</w:t>
      </w:r>
    </w:p>
    <w:p w14:paraId="44114AB0" w14:textId="77777777" w:rsidR="005F2E6A" w:rsidRDefault="008D62B3">
      <w:pPr>
        <w:spacing w:before="30" w:line="258" w:lineRule="auto"/>
        <w:ind w:left="100" w:right="76"/>
        <w:jc w:val="both"/>
        <w:rPr>
          <w:sz w:val="24"/>
          <w:szCs w:val="24"/>
        </w:rPr>
      </w:pPr>
      <w:r>
        <w:rPr>
          <w:sz w:val="24"/>
          <w:szCs w:val="24"/>
        </w:rPr>
        <w:t>Aside from this initial introduction, every piece of information will be presented sharp</w:t>
      </w:r>
      <w:ins w:id="153" w:author="Jordan Wipf" w:date="2018-10-25T20:51:00Z">
        <w:r w:rsidR="00595CBE">
          <w:rPr>
            <w:sz w:val="24"/>
            <w:szCs w:val="24"/>
          </w:rPr>
          <w:t xml:space="preserve"> and</w:t>
        </w:r>
      </w:ins>
      <w:r>
        <w:rPr>
          <w:sz w:val="24"/>
          <w:szCs w:val="24"/>
        </w:rPr>
        <w:t xml:space="preserve"> to the point. </w:t>
      </w:r>
      <w:del w:id="154" w:author="Jordan Wipf" w:date="2018-10-25T20:43:00Z">
        <w:r w:rsidDel="008D62B3">
          <w:rPr>
            <w:sz w:val="24"/>
            <w:szCs w:val="24"/>
          </w:rPr>
          <w:delText>Thus,  you</w:delText>
        </w:r>
      </w:del>
      <w:ins w:id="155" w:author="Jordan Wipf" w:date="2018-10-25T20:43:00Z">
        <w:r>
          <w:rPr>
            <w:sz w:val="24"/>
            <w:szCs w:val="24"/>
          </w:rPr>
          <w:t xml:space="preserve">Thus, </w:t>
        </w:r>
      </w:ins>
      <w:del w:id="156" w:author="Jordan Wipf" w:date="2018-10-25T20:43:00Z">
        <w:r w:rsidDel="008D62B3">
          <w:rPr>
            <w:sz w:val="24"/>
            <w:szCs w:val="24"/>
          </w:rPr>
          <w:delText xml:space="preserve">  might</w:delText>
        </w:r>
      </w:del>
      <w:ins w:id="157" w:author="Jordan Wipf" w:date="2018-10-25T20:43:00Z">
        <w:r>
          <w:rPr>
            <w:sz w:val="24"/>
            <w:szCs w:val="24"/>
          </w:rPr>
          <w:t xml:space="preserve">you </w:t>
        </w:r>
      </w:ins>
      <w:del w:id="158" w:author="Jordan Wipf" w:date="2018-10-25T20:43:00Z">
        <w:r w:rsidDel="008D62B3">
          <w:rPr>
            <w:sz w:val="24"/>
            <w:szCs w:val="24"/>
          </w:rPr>
          <w:delText xml:space="preserve">  find</w:delText>
        </w:r>
      </w:del>
      <w:ins w:id="159" w:author="Jordan Wipf" w:date="2018-10-25T20:43:00Z">
        <w:r>
          <w:rPr>
            <w:sz w:val="24"/>
            <w:szCs w:val="24"/>
          </w:rPr>
          <w:t xml:space="preserve">might </w:t>
        </w:r>
      </w:ins>
      <w:del w:id="160" w:author="Jordan Wipf" w:date="2018-10-25T20:43:00Z">
        <w:r w:rsidDel="008D62B3">
          <w:rPr>
            <w:sz w:val="24"/>
            <w:szCs w:val="24"/>
          </w:rPr>
          <w:delText xml:space="preserve">  that</w:delText>
        </w:r>
      </w:del>
      <w:ins w:id="161" w:author="Jordan Wipf" w:date="2018-10-25T20:43:00Z">
        <w:r>
          <w:rPr>
            <w:sz w:val="24"/>
            <w:szCs w:val="24"/>
          </w:rPr>
          <w:t xml:space="preserve">find </w:t>
        </w:r>
      </w:ins>
      <w:del w:id="162" w:author="Jordan Wipf" w:date="2018-10-25T20:43:00Z">
        <w:r w:rsidDel="008D62B3">
          <w:rPr>
            <w:sz w:val="24"/>
            <w:szCs w:val="24"/>
          </w:rPr>
          <w:delText xml:space="preserve">  there</w:delText>
        </w:r>
      </w:del>
      <w:ins w:id="163" w:author="Jordan Wipf" w:date="2018-10-25T20:43:00Z">
        <w:r>
          <w:rPr>
            <w:sz w:val="24"/>
            <w:szCs w:val="24"/>
          </w:rPr>
          <w:t xml:space="preserve">that </w:t>
        </w:r>
      </w:ins>
      <w:del w:id="164" w:author="Jordan Wipf" w:date="2018-10-25T20:43:00Z">
        <w:r w:rsidDel="008D62B3">
          <w:rPr>
            <w:sz w:val="24"/>
            <w:szCs w:val="24"/>
          </w:rPr>
          <w:delText xml:space="preserve">  is</w:delText>
        </w:r>
      </w:del>
      <w:ins w:id="165" w:author="Jordan Wipf" w:date="2018-10-25T20:43:00Z">
        <w:r>
          <w:rPr>
            <w:sz w:val="24"/>
            <w:szCs w:val="24"/>
          </w:rPr>
          <w:t xml:space="preserve">there </w:t>
        </w:r>
      </w:ins>
      <w:del w:id="166" w:author="Jordan Wipf" w:date="2018-10-25T20:43:00Z">
        <w:r w:rsidDel="008D62B3">
          <w:rPr>
            <w:sz w:val="24"/>
            <w:szCs w:val="24"/>
          </w:rPr>
          <w:delText xml:space="preserve">  </w:delText>
        </w:r>
        <w:r w:rsidDel="008D62B3">
          <w:rPr>
            <w:b/>
            <w:sz w:val="24"/>
            <w:szCs w:val="24"/>
          </w:rPr>
          <w:delText>a</w:delText>
        </w:r>
      </w:del>
      <w:ins w:id="167" w:author="Jordan Wipf" w:date="2018-10-25T20:43:00Z">
        <w:r>
          <w:rPr>
            <w:sz w:val="24"/>
            <w:szCs w:val="24"/>
          </w:rPr>
          <w:t xml:space="preserve">is </w:t>
        </w:r>
      </w:ins>
      <w:del w:id="168" w:author="Jordan Wipf" w:date="2018-10-25T20:43:00Z">
        <w:r w:rsidDel="008D62B3">
          <w:rPr>
            <w:b/>
            <w:sz w:val="24"/>
            <w:szCs w:val="24"/>
          </w:rPr>
          <w:delText xml:space="preserve">  lot</w:delText>
        </w:r>
      </w:del>
      <w:ins w:id="169" w:author="Jordan Wipf" w:date="2018-10-25T20:43:00Z">
        <w:r>
          <w:rPr>
            <w:sz w:val="24"/>
            <w:szCs w:val="24"/>
          </w:rPr>
          <w:t>a</w:t>
        </w:r>
        <w:r>
          <w:rPr>
            <w:b/>
            <w:sz w:val="24"/>
            <w:szCs w:val="24"/>
          </w:rPr>
          <w:t xml:space="preserve"> </w:t>
        </w:r>
      </w:ins>
      <w:del w:id="170" w:author="Jordan Wipf" w:date="2018-10-25T20:43:00Z">
        <w:r w:rsidDel="008D62B3">
          <w:rPr>
            <w:b/>
            <w:sz w:val="24"/>
            <w:szCs w:val="24"/>
          </w:rPr>
          <w:delText xml:space="preserve">  of</w:delText>
        </w:r>
      </w:del>
      <w:ins w:id="171" w:author="Jordan Wipf" w:date="2018-10-25T20:43:00Z">
        <w:r>
          <w:rPr>
            <w:b/>
            <w:sz w:val="24"/>
            <w:szCs w:val="24"/>
          </w:rPr>
          <w:t xml:space="preserve">lot </w:t>
        </w:r>
      </w:ins>
      <w:del w:id="172" w:author="Jordan Wipf" w:date="2018-10-25T20:43:00Z">
        <w:r w:rsidDel="008D62B3">
          <w:rPr>
            <w:b/>
            <w:sz w:val="24"/>
            <w:szCs w:val="24"/>
          </w:rPr>
          <w:delText xml:space="preserve">  information</w:delText>
        </w:r>
      </w:del>
      <w:ins w:id="173" w:author="Jordan Wipf" w:date="2018-10-25T20:43:00Z">
        <w:r>
          <w:rPr>
            <w:b/>
            <w:sz w:val="24"/>
            <w:szCs w:val="24"/>
          </w:rPr>
          <w:t xml:space="preserve">of </w:t>
        </w:r>
      </w:ins>
      <w:del w:id="174" w:author="Jordan Wipf" w:date="2018-10-25T20:43:00Z">
        <w:r w:rsidDel="008D62B3">
          <w:rPr>
            <w:b/>
            <w:sz w:val="24"/>
            <w:szCs w:val="24"/>
          </w:rPr>
          <w:delText xml:space="preserve">  to</w:delText>
        </w:r>
      </w:del>
      <w:ins w:id="175" w:author="Jordan Wipf" w:date="2018-10-25T20:43:00Z">
        <w:r>
          <w:rPr>
            <w:b/>
            <w:sz w:val="24"/>
            <w:szCs w:val="24"/>
          </w:rPr>
          <w:t xml:space="preserve">information </w:t>
        </w:r>
      </w:ins>
      <w:del w:id="176" w:author="Jordan Wipf" w:date="2018-10-25T20:43:00Z">
        <w:r w:rsidDel="008D62B3">
          <w:rPr>
            <w:b/>
            <w:sz w:val="24"/>
            <w:szCs w:val="24"/>
          </w:rPr>
          <w:delText xml:space="preserve">  be</w:delText>
        </w:r>
      </w:del>
      <w:ins w:id="177" w:author="Jordan Wipf" w:date="2018-10-25T20:43:00Z">
        <w:r>
          <w:rPr>
            <w:b/>
            <w:sz w:val="24"/>
            <w:szCs w:val="24"/>
          </w:rPr>
          <w:t xml:space="preserve">to </w:t>
        </w:r>
      </w:ins>
      <w:del w:id="178" w:author="Jordan Wipf" w:date="2018-10-25T20:43:00Z">
        <w:r w:rsidDel="008D62B3">
          <w:rPr>
            <w:b/>
            <w:sz w:val="24"/>
            <w:szCs w:val="24"/>
          </w:rPr>
          <w:delText xml:space="preserve">  retained</w:delText>
        </w:r>
      </w:del>
      <w:ins w:id="179" w:author="Jordan Wipf" w:date="2018-10-25T20:43:00Z">
        <w:r>
          <w:rPr>
            <w:b/>
            <w:sz w:val="24"/>
            <w:szCs w:val="24"/>
          </w:rPr>
          <w:t>be retained</w:t>
        </w:r>
      </w:ins>
      <w:r>
        <w:rPr>
          <w:sz w:val="24"/>
          <w:szCs w:val="24"/>
        </w:rPr>
        <w:t>.</w:t>
      </w:r>
      <w:del w:id="180" w:author="Jordan Wipf" w:date="2018-10-25T20:43:00Z">
        <w:r w:rsidDel="008D62B3">
          <w:rPr>
            <w:sz w:val="24"/>
            <w:szCs w:val="24"/>
          </w:rPr>
          <w:delText xml:space="preserve">  </w:delText>
        </w:r>
      </w:del>
      <w:ins w:id="181" w:author="Jordan Wipf" w:date="2018-10-25T20:43:00Z">
        <w:r>
          <w:rPr>
            <w:sz w:val="24"/>
            <w:szCs w:val="24"/>
          </w:rPr>
          <w:t xml:space="preserve"> </w:t>
        </w:r>
      </w:ins>
      <w:del w:id="182" w:author="Jordan Wipf" w:date="2018-10-25T20:43:00Z">
        <w:r w:rsidDel="008D62B3">
          <w:rPr>
            <w:sz w:val="24"/>
            <w:szCs w:val="24"/>
          </w:rPr>
          <w:delText>In  these</w:delText>
        </w:r>
      </w:del>
      <w:ins w:id="183" w:author="Jordan Wipf" w:date="2018-10-25T20:43:00Z">
        <w:r>
          <w:rPr>
            <w:sz w:val="24"/>
            <w:szCs w:val="24"/>
          </w:rPr>
          <w:t xml:space="preserve">In </w:t>
        </w:r>
      </w:ins>
      <w:del w:id="184" w:author="Jordan Wipf" w:date="2018-10-25T20:43:00Z">
        <w:r w:rsidDel="008D62B3">
          <w:rPr>
            <w:sz w:val="24"/>
            <w:szCs w:val="24"/>
          </w:rPr>
          <w:delText xml:space="preserve">  cases</w:delText>
        </w:r>
      </w:del>
      <w:ins w:id="185" w:author="Jordan Wipf" w:date="2018-10-25T20:43:00Z">
        <w:r>
          <w:rPr>
            <w:sz w:val="24"/>
            <w:szCs w:val="24"/>
          </w:rPr>
          <w:t xml:space="preserve">these </w:t>
        </w:r>
      </w:ins>
      <w:del w:id="186" w:author="Jordan Wipf" w:date="2018-10-25T20:43:00Z">
        <w:r w:rsidDel="008D62B3">
          <w:rPr>
            <w:sz w:val="24"/>
            <w:szCs w:val="24"/>
          </w:rPr>
          <w:delText>,  is</w:delText>
        </w:r>
      </w:del>
      <w:ins w:id="187" w:author="Jordan Wipf" w:date="2018-10-25T20:43:00Z">
        <w:r>
          <w:rPr>
            <w:sz w:val="24"/>
            <w:szCs w:val="24"/>
          </w:rPr>
          <w:t>cases, is</w:t>
        </w:r>
      </w:ins>
      <w:r>
        <w:rPr>
          <w:sz w:val="24"/>
          <w:szCs w:val="24"/>
        </w:rPr>
        <w:t xml:space="preserve"> recommended for the early beginner to have this guide with him while making initial purchases. For example, this guide contains examples of trends and lists of different stock categories to always watch out for. So, in these trend cases is good to have a guide (either printed or opened in a screen) for comparison. Even though there are always new strategies to learn while buying, this guide also </w:t>
      </w:r>
      <w:del w:id="188" w:author="Jordan Wipf" w:date="2018-10-25T20:43:00Z">
        <w:r w:rsidDel="008D62B3">
          <w:rPr>
            <w:sz w:val="24"/>
            <w:szCs w:val="24"/>
          </w:rPr>
          <w:delText>has  some</w:delText>
        </w:r>
      </w:del>
      <w:ins w:id="189" w:author="Jordan Wipf" w:date="2018-10-25T20:43:00Z">
        <w:r>
          <w:rPr>
            <w:sz w:val="24"/>
            <w:szCs w:val="24"/>
          </w:rPr>
          <w:t xml:space="preserve">has </w:t>
        </w:r>
      </w:ins>
      <w:del w:id="190" w:author="Jordan Wipf" w:date="2018-10-25T20:43:00Z">
        <w:r w:rsidDel="008D62B3">
          <w:rPr>
            <w:sz w:val="24"/>
            <w:szCs w:val="24"/>
          </w:rPr>
          <w:delText xml:space="preserve">  quick</w:delText>
        </w:r>
      </w:del>
      <w:ins w:id="191" w:author="Jordan Wipf" w:date="2018-10-25T20:43:00Z">
        <w:r>
          <w:rPr>
            <w:sz w:val="24"/>
            <w:szCs w:val="24"/>
          </w:rPr>
          <w:t>some quick</w:t>
        </w:r>
      </w:ins>
      <w:r>
        <w:rPr>
          <w:sz w:val="24"/>
          <w:szCs w:val="24"/>
        </w:rPr>
        <w:t>-</w:t>
      </w:r>
      <w:del w:id="192" w:author="Jordan Wipf" w:date="2018-10-25T20:43:00Z">
        <w:r w:rsidDel="008D62B3">
          <w:rPr>
            <w:sz w:val="24"/>
            <w:szCs w:val="24"/>
          </w:rPr>
          <w:delText>examples  where</w:delText>
        </w:r>
      </w:del>
      <w:ins w:id="193" w:author="Jordan Wipf" w:date="2018-10-25T20:43:00Z">
        <w:r>
          <w:rPr>
            <w:sz w:val="24"/>
            <w:szCs w:val="24"/>
          </w:rPr>
          <w:t xml:space="preserve">examples </w:t>
        </w:r>
      </w:ins>
      <w:del w:id="194" w:author="Jordan Wipf" w:date="2018-10-25T20:43:00Z">
        <w:r w:rsidDel="008D62B3">
          <w:rPr>
            <w:sz w:val="24"/>
            <w:szCs w:val="24"/>
          </w:rPr>
          <w:delText xml:space="preserve">  you</w:delText>
        </w:r>
      </w:del>
      <w:ins w:id="195" w:author="Jordan Wipf" w:date="2018-10-25T20:43:00Z">
        <w:r>
          <w:rPr>
            <w:sz w:val="24"/>
            <w:szCs w:val="24"/>
          </w:rPr>
          <w:t xml:space="preserve">where </w:t>
        </w:r>
      </w:ins>
      <w:del w:id="196" w:author="Jordan Wipf" w:date="2018-10-25T20:43:00Z">
        <w:r w:rsidDel="008D62B3">
          <w:rPr>
            <w:sz w:val="24"/>
            <w:szCs w:val="24"/>
          </w:rPr>
          <w:delText xml:space="preserve">  can</w:delText>
        </w:r>
      </w:del>
      <w:ins w:id="197" w:author="Jordan Wipf" w:date="2018-10-25T20:43:00Z">
        <w:r>
          <w:rPr>
            <w:sz w:val="24"/>
            <w:szCs w:val="24"/>
          </w:rPr>
          <w:t xml:space="preserve">you </w:t>
        </w:r>
      </w:ins>
      <w:del w:id="198" w:author="Jordan Wipf" w:date="2018-10-25T20:43:00Z">
        <w:r w:rsidDel="008D62B3">
          <w:rPr>
            <w:sz w:val="24"/>
            <w:szCs w:val="24"/>
          </w:rPr>
          <w:delText xml:space="preserve">  see</w:delText>
        </w:r>
      </w:del>
      <w:ins w:id="199" w:author="Jordan Wipf" w:date="2018-10-25T20:43:00Z">
        <w:r>
          <w:rPr>
            <w:sz w:val="24"/>
            <w:szCs w:val="24"/>
          </w:rPr>
          <w:t xml:space="preserve">can </w:t>
        </w:r>
      </w:ins>
      <w:del w:id="200" w:author="Jordan Wipf" w:date="2018-10-25T20:43:00Z">
        <w:r w:rsidDel="008D62B3">
          <w:rPr>
            <w:sz w:val="24"/>
            <w:szCs w:val="24"/>
          </w:rPr>
          <w:delText xml:space="preserve">  how</w:delText>
        </w:r>
      </w:del>
      <w:ins w:id="201" w:author="Jordan Wipf" w:date="2018-10-25T20:43:00Z">
        <w:r>
          <w:rPr>
            <w:sz w:val="24"/>
            <w:szCs w:val="24"/>
          </w:rPr>
          <w:t xml:space="preserve">see </w:t>
        </w:r>
      </w:ins>
      <w:del w:id="202" w:author="Jordan Wipf" w:date="2018-10-25T20:43:00Z">
        <w:r w:rsidDel="008D62B3">
          <w:rPr>
            <w:sz w:val="24"/>
            <w:szCs w:val="24"/>
          </w:rPr>
          <w:delText xml:space="preserve">  different</w:delText>
        </w:r>
      </w:del>
      <w:ins w:id="203" w:author="Jordan Wipf" w:date="2018-10-25T20:43:00Z">
        <w:r>
          <w:rPr>
            <w:sz w:val="24"/>
            <w:szCs w:val="24"/>
          </w:rPr>
          <w:t>how different</w:t>
        </w:r>
      </w:ins>
      <w:del w:id="204" w:author="Jordan Wipf" w:date="2018-10-25T20:43:00Z">
        <w:r w:rsidDel="008D62B3">
          <w:rPr>
            <w:sz w:val="24"/>
            <w:szCs w:val="24"/>
          </w:rPr>
          <w:delText xml:space="preserve">  </w:delText>
        </w:r>
      </w:del>
      <w:ins w:id="205" w:author="Jordan Wipf" w:date="2018-10-25T20:43:00Z">
        <w:r>
          <w:rPr>
            <w:sz w:val="24"/>
            <w:szCs w:val="24"/>
          </w:rPr>
          <w:t xml:space="preserve"> </w:t>
        </w:r>
      </w:ins>
      <w:r>
        <w:rPr>
          <w:sz w:val="24"/>
          <w:szCs w:val="24"/>
        </w:rPr>
        <w:t>stocks</w:t>
      </w:r>
      <w:del w:id="206" w:author="Jordan Wipf" w:date="2018-10-25T20:43:00Z">
        <w:r w:rsidDel="008D62B3">
          <w:rPr>
            <w:sz w:val="24"/>
            <w:szCs w:val="24"/>
          </w:rPr>
          <w:delText xml:space="preserve">  </w:delText>
        </w:r>
      </w:del>
      <w:ins w:id="207" w:author="Jordan Wipf" w:date="2018-10-25T20:43:00Z">
        <w:r>
          <w:rPr>
            <w:sz w:val="24"/>
            <w:szCs w:val="24"/>
          </w:rPr>
          <w:t xml:space="preserve"> </w:t>
        </w:r>
      </w:ins>
      <w:r>
        <w:rPr>
          <w:sz w:val="24"/>
          <w:szCs w:val="24"/>
        </w:rPr>
        <w:t>behave</w:t>
      </w:r>
      <w:del w:id="208" w:author="Jordan Wipf" w:date="2018-10-25T20:43:00Z">
        <w:r w:rsidDel="008D62B3">
          <w:rPr>
            <w:sz w:val="24"/>
            <w:szCs w:val="24"/>
          </w:rPr>
          <w:delText xml:space="preserve">  </w:delText>
        </w:r>
      </w:del>
      <w:ins w:id="209" w:author="Jordan Wipf" w:date="2018-10-25T20:43:00Z">
        <w:r>
          <w:rPr>
            <w:sz w:val="24"/>
            <w:szCs w:val="24"/>
          </w:rPr>
          <w:t xml:space="preserve"> </w:t>
        </w:r>
      </w:ins>
      <w:r>
        <w:rPr>
          <w:sz w:val="24"/>
          <w:szCs w:val="24"/>
        </w:rPr>
        <w:t>and</w:t>
      </w:r>
      <w:del w:id="210" w:author="Jordan Wipf" w:date="2018-10-25T20:43:00Z">
        <w:r w:rsidDel="008D62B3">
          <w:rPr>
            <w:sz w:val="24"/>
            <w:szCs w:val="24"/>
          </w:rPr>
          <w:delText xml:space="preserve">  </w:delText>
        </w:r>
      </w:del>
      <w:ins w:id="211" w:author="Jordan Wipf" w:date="2018-10-25T20:43:00Z">
        <w:r>
          <w:rPr>
            <w:sz w:val="24"/>
            <w:szCs w:val="24"/>
          </w:rPr>
          <w:t xml:space="preserve"> </w:t>
        </w:r>
      </w:ins>
      <w:r>
        <w:rPr>
          <w:sz w:val="24"/>
          <w:szCs w:val="24"/>
        </w:rPr>
        <w:t>what</w:t>
      </w:r>
      <w:del w:id="212" w:author="Jordan Wipf" w:date="2018-10-25T20:43:00Z">
        <w:r w:rsidDel="008D62B3">
          <w:rPr>
            <w:sz w:val="24"/>
            <w:szCs w:val="24"/>
          </w:rPr>
          <w:delText xml:space="preserve">  </w:delText>
        </w:r>
      </w:del>
      <w:ins w:id="213" w:author="Jordan Wipf" w:date="2018-10-25T20:43:00Z">
        <w:r>
          <w:rPr>
            <w:sz w:val="24"/>
            <w:szCs w:val="24"/>
          </w:rPr>
          <w:t xml:space="preserve"> </w:t>
        </w:r>
      </w:ins>
      <w:r>
        <w:rPr>
          <w:sz w:val="24"/>
          <w:szCs w:val="24"/>
        </w:rPr>
        <w:t>is</w:t>
      </w:r>
      <w:del w:id="214" w:author="Jordan Wipf" w:date="2018-10-25T20:43:00Z">
        <w:r w:rsidDel="008D62B3">
          <w:rPr>
            <w:sz w:val="24"/>
            <w:szCs w:val="24"/>
          </w:rPr>
          <w:delText xml:space="preserve">  </w:delText>
        </w:r>
      </w:del>
      <w:ins w:id="215" w:author="Jordan Wipf" w:date="2018-10-25T20:43:00Z">
        <w:r>
          <w:rPr>
            <w:sz w:val="24"/>
            <w:szCs w:val="24"/>
          </w:rPr>
          <w:t xml:space="preserve"> </w:t>
        </w:r>
      </w:ins>
      <w:r>
        <w:rPr>
          <w:sz w:val="24"/>
          <w:szCs w:val="24"/>
        </w:rPr>
        <w:t xml:space="preserve">the appropriate mentality when looking at them. This guide is a kick-start for stock investing and is </w:t>
      </w:r>
      <w:del w:id="216" w:author="Jordan Wipf" w:date="2018-10-25T20:43:00Z">
        <w:r w:rsidDel="008D62B3">
          <w:rPr>
            <w:sz w:val="24"/>
            <w:szCs w:val="24"/>
          </w:rPr>
          <w:delText>aimed  to</w:delText>
        </w:r>
      </w:del>
      <w:ins w:id="217" w:author="Jordan Wipf" w:date="2018-10-25T20:43:00Z">
        <w:r>
          <w:rPr>
            <w:sz w:val="24"/>
            <w:szCs w:val="24"/>
          </w:rPr>
          <w:t xml:space="preserve">aimed </w:t>
        </w:r>
      </w:ins>
      <w:del w:id="218" w:author="Jordan Wipf" w:date="2018-10-25T20:43:00Z">
        <w:r w:rsidDel="008D62B3">
          <w:rPr>
            <w:sz w:val="24"/>
            <w:szCs w:val="24"/>
          </w:rPr>
          <w:delText xml:space="preserve">  provide</w:delText>
        </w:r>
      </w:del>
      <w:ins w:id="219" w:author="Jordan Wipf" w:date="2018-10-25T20:43:00Z">
        <w:r>
          <w:rPr>
            <w:sz w:val="24"/>
            <w:szCs w:val="24"/>
          </w:rPr>
          <w:t xml:space="preserve">to </w:t>
        </w:r>
      </w:ins>
      <w:del w:id="220" w:author="Jordan Wipf" w:date="2018-10-25T20:43:00Z">
        <w:r w:rsidDel="008D62B3">
          <w:rPr>
            <w:sz w:val="24"/>
            <w:szCs w:val="24"/>
          </w:rPr>
          <w:delText xml:space="preserve">  a</w:delText>
        </w:r>
      </w:del>
      <w:ins w:id="221" w:author="Jordan Wipf" w:date="2018-10-25T20:43:00Z">
        <w:r>
          <w:rPr>
            <w:sz w:val="24"/>
            <w:szCs w:val="24"/>
          </w:rPr>
          <w:t xml:space="preserve">provide </w:t>
        </w:r>
      </w:ins>
      <w:del w:id="222" w:author="Jordan Wipf" w:date="2018-10-25T20:43:00Z">
        <w:r w:rsidDel="008D62B3">
          <w:rPr>
            <w:sz w:val="24"/>
            <w:szCs w:val="24"/>
          </w:rPr>
          <w:delText xml:space="preserve">  background</w:delText>
        </w:r>
      </w:del>
      <w:ins w:id="223" w:author="Jordan Wipf" w:date="2018-10-25T20:43:00Z">
        <w:r>
          <w:rPr>
            <w:sz w:val="24"/>
            <w:szCs w:val="24"/>
          </w:rPr>
          <w:t xml:space="preserve">a </w:t>
        </w:r>
      </w:ins>
      <w:del w:id="224" w:author="Jordan Wipf" w:date="2018-10-25T20:43:00Z">
        <w:r w:rsidDel="008D62B3">
          <w:rPr>
            <w:sz w:val="24"/>
            <w:szCs w:val="24"/>
          </w:rPr>
          <w:delText xml:space="preserve">  from</w:delText>
        </w:r>
      </w:del>
      <w:ins w:id="225" w:author="Jordan Wipf" w:date="2018-10-25T20:43:00Z">
        <w:r>
          <w:rPr>
            <w:sz w:val="24"/>
            <w:szCs w:val="24"/>
          </w:rPr>
          <w:t xml:space="preserve">background </w:t>
        </w:r>
      </w:ins>
      <w:del w:id="226" w:author="Jordan Wipf" w:date="2018-10-25T20:43:00Z">
        <w:r w:rsidDel="008D62B3">
          <w:rPr>
            <w:sz w:val="24"/>
            <w:szCs w:val="24"/>
          </w:rPr>
          <w:delText xml:space="preserve">  the</w:delText>
        </w:r>
      </w:del>
      <w:ins w:id="227" w:author="Jordan Wipf" w:date="2018-10-25T20:43:00Z">
        <w:r>
          <w:rPr>
            <w:sz w:val="24"/>
            <w:szCs w:val="24"/>
          </w:rPr>
          <w:t xml:space="preserve">from </w:t>
        </w:r>
      </w:ins>
      <w:del w:id="228" w:author="Jordan Wipf" w:date="2018-10-25T20:43:00Z">
        <w:r w:rsidDel="008D62B3">
          <w:rPr>
            <w:sz w:val="24"/>
            <w:szCs w:val="24"/>
          </w:rPr>
          <w:delText xml:space="preserve">  very</w:delText>
        </w:r>
      </w:del>
      <w:ins w:id="229" w:author="Jordan Wipf" w:date="2018-10-25T20:43:00Z">
        <w:r>
          <w:rPr>
            <w:sz w:val="24"/>
            <w:szCs w:val="24"/>
          </w:rPr>
          <w:t xml:space="preserve">the </w:t>
        </w:r>
      </w:ins>
      <w:del w:id="230" w:author="Jordan Wipf" w:date="2018-10-25T20:43:00Z">
        <w:r w:rsidDel="008D62B3">
          <w:rPr>
            <w:sz w:val="24"/>
            <w:szCs w:val="24"/>
          </w:rPr>
          <w:delText xml:space="preserve">  early</w:delText>
        </w:r>
      </w:del>
      <w:ins w:id="231" w:author="Jordan Wipf" w:date="2018-10-25T20:43:00Z">
        <w:r>
          <w:rPr>
            <w:sz w:val="24"/>
            <w:szCs w:val="24"/>
          </w:rPr>
          <w:t xml:space="preserve">very </w:t>
        </w:r>
      </w:ins>
      <w:del w:id="232" w:author="Jordan Wipf" w:date="2018-10-25T20:43:00Z">
        <w:r w:rsidDel="008D62B3">
          <w:rPr>
            <w:sz w:val="24"/>
            <w:szCs w:val="24"/>
          </w:rPr>
          <w:delText xml:space="preserve">  grounds</w:delText>
        </w:r>
      </w:del>
      <w:ins w:id="233" w:author="Jordan Wipf" w:date="2018-10-25T20:43:00Z">
        <w:r>
          <w:rPr>
            <w:sz w:val="24"/>
            <w:szCs w:val="24"/>
          </w:rPr>
          <w:t>early grounds</w:t>
        </w:r>
      </w:ins>
      <w:r>
        <w:rPr>
          <w:sz w:val="24"/>
          <w:szCs w:val="24"/>
        </w:rPr>
        <w:t>.</w:t>
      </w:r>
      <w:del w:id="234" w:author="Jordan Wipf" w:date="2018-10-25T20:43:00Z">
        <w:r w:rsidDel="008D62B3">
          <w:rPr>
            <w:sz w:val="24"/>
            <w:szCs w:val="24"/>
          </w:rPr>
          <w:delText xml:space="preserve">  </w:delText>
        </w:r>
      </w:del>
      <w:ins w:id="235" w:author="Jordan Wipf" w:date="2018-10-25T20:43:00Z">
        <w:r>
          <w:rPr>
            <w:sz w:val="24"/>
            <w:szCs w:val="24"/>
          </w:rPr>
          <w:t xml:space="preserve"> </w:t>
        </w:r>
      </w:ins>
      <w:del w:id="236" w:author="Jordan Wipf" w:date="2018-10-25T20:43:00Z">
        <w:r w:rsidDel="008D62B3">
          <w:rPr>
            <w:sz w:val="24"/>
            <w:szCs w:val="24"/>
          </w:rPr>
          <w:delText>Literally  starting</w:delText>
        </w:r>
      </w:del>
      <w:ins w:id="237" w:author="Jordan Wipf" w:date="2018-10-25T20:43:00Z">
        <w:r>
          <w:rPr>
            <w:sz w:val="24"/>
            <w:szCs w:val="24"/>
          </w:rPr>
          <w:t xml:space="preserve">Literally </w:t>
        </w:r>
      </w:ins>
      <w:del w:id="238" w:author="Jordan Wipf" w:date="2018-10-25T20:43:00Z">
        <w:r w:rsidDel="008D62B3">
          <w:rPr>
            <w:sz w:val="24"/>
            <w:szCs w:val="24"/>
          </w:rPr>
          <w:delText xml:space="preserve">  on</w:delText>
        </w:r>
      </w:del>
      <w:ins w:id="239" w:author="Jordan Wipf" w:date="2018-10-25T20:43:00Z">
        <w:r>
          <w:rPr>
            <w:sz w:val="24"/>
            <w:szCs w:val="24"/>
          </w:rPr>
          <w:t xml:space="preserve">starting </w:t>
        </w:r>
      </w:ins>
      <w:del w:id="240" w:author="Jordan Wipf" w:date="2018-10-25T20:43:00Z">
        <w:r w:rsidDel="008D62B3">
          <w:rPr>
            <w:sz w:val="24"/>
            <w:szCs w:val="24"/>
          </w:rPr>
          <w:delText xml:space="preserve">  what</w:delText>
        </w:r>
      </w:del>
      <w:ins w:id="241" w:author="Jordan Wipf" w:date="2018-10-25T20:43:00Z">
        <w:r>
          <w:rPr>
            <w:sz w:val="24"/>
            <w:szCs w:val="24"/>
          </w:rPr>
          <w:t xml:space="preserve">on </w:t>
        </w:r>
      </w:ins>
      <w:del w:id="242" w:author="Jordan Wipf" w:date="2018-10-25T20:43:00Z">
        <w:r w:rsidDel="008D62B3">
          <w:rPr>
            <w:sz w:val="24"/>
            <w:szCs w:val="24"/>
          </w:rPr>
          <w:delText xml:space="preserve">  an</w:delText>
        </w:r>
      </w:del>
      <w:ins w:id="243" w:author="Jordan Wipf" w:date="2018-10-25T20:43:00Z">
        <w:r>
          <w:rPr>
            <w:sz w:val="24"/>
            <w:szCs w:val="24"/>
          </w:rPr>
          <w:t>what an</w:t>
        </w:r>
      </w:ins>
      <w:r>
        <w:rPr>
          <w:sz w:val="24"/>
          <w:szCs w:val="24"/>
        </w:rPr>
        <w:t xml:space="preserve"> investment is, and how there are many types of investments.</w:t>
      </w:r>
    </w:p>
    <w:p w14:paraId="666B2BA9" w14:textId="77777777" w:rsidR="005F2E6A" w:rsidRDefault="005F2E6A">
      <w:pPr>
        <w:spacing w:before="1" w:line="160" w:lineRule="exact"/>
        <w:rPr>
          <w:sz w:val="16"/>
          <w:szCs w:val="16"/>
        </w:rPr>
      </w:pPr>
    </w:p>
    <w:p w14:paraId="3876D78C" w14:textId="77777777" w:rsidR="005F2E6A" w:rsidRDefault="008D62B3">
      <w:pPr>
        <w:spacing w:line="258" w:lineRule="auto"/>
        <w:ind w:left="100" w:right="76"/>
        <w:jc w:val="both"/>
        <w:rPr>
          <w:sz w:val="24"/>
          <w:szCs w:val="24"/>
        </w:rPr>
      </w:pPr>
      <w:r>
        <w:rPr>
          <w:sz w:val="24"/>
          <w:szCs w:val="24"/>
        </w:rPr>
        <w: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t>
      </w:r>
    </w:p>
    <w:p w14:paraId="4237F7F1" w14:textId="77777777" w:rsidR="005F2E6A" w:rsidRDefault="005F2E6A">
      <w:pPr>
        <w:spacing w:before="2" w:line="160" w:lineRule="exact"/>
        <w:rPr>
          <w:sz w:val="16"/>
          <w:szCs w:val="16"/>
        </w:rPr>
      </w:pPr>
    </w:p>
    <w:p w14:paraId="782FA978" w14:textId="77777777" w:rsidR="005F2E6A" w:rsidRDefault="008D62B3">
      <w:pPr>
        <w:spacing w:line="258" w:lineRule="auto"/>
        <w:ind w:left="100" w:right="75"/>
        <w:jc w:val="both"/>
        <w:rPr>
          <w:sz w:val="24"/>
          <w:szCs w:val="24"/>
        </w:rPr>
        <w:sectPr w:rsidR="005F2E6A">
          <w:pgSz w:w="12240" w:h="15840"/>
          <w:pgMar w:top="1400" w:right="1320" w:bottom="280" w:left="1340" w:header="0" w:footer="1040" w:gutter="0"/>
          <w:cols w:space="720"/>
        </w:sectPr>
      </w:pPr>
      <w:r>
        <w:rPr>
          <w:sz w:val="24"/>
          <w:szCs w:val="24"/>
        </w:rPr>
        <w:t>The first chapter is focused on how companies work, to give readers an</w:t>
      </w:r>
      <w:del w:id="244" w:author="Jordan Wipf" w:date="2018-10-25T20:52:00Z">
        <w:r w:rsidDel="00595CBE">
          <w:rPr>
            <w:sz w:val="24"/>
            <w:szCs w:val="24"/>
          </w:rPr>
          <w:delText>d</w:delText>
        </w:r>
      </w:del>
      <w:r>
        <w:rPr>
          <w:sz w:val="24"/>
          <w:szCs w:val="24"/>
        </w:rPr>
        <w:t xml:space="preserve"> in-depth understanding of why is it that stock even exists. The subsequent chapters talk about different types of trends and what do those mean. Usually every chapter is independent of the other, except for the </w:t>
      </w:r>
      <w:r>
        <w:rPr>
          <w:color w:val="00AFEF"/>
          <w:sz w:val="24"/>
          <w:szCs w:val="24"/>
        </w:rPr>
        <w:t xml:space="preserve">First Chapter </w:t>
      </w:r>
      <w:r>
        <w:rPr>
          <w:color w:val="000000"/>
          <w:sz w:val="24"/>
          <w:szCs w:val="24"/>
        </w:rPr>
        <w:t xml:space="preserve">and the </w:t>
      </w:r>
      <w:r>
        <w:rPr>
          <w:color w:val="00AFEF"/>
          <w:sz w:val="24"/>
          <w:szCs w:val="24"/>
        </w:rPr>
        <w:t>Quick-Examples Chapter</w:t>
      </w:r>
      <w:r>
        <w:rPr>
          <w:color w:val="000000"/>
          <w:sz w:val="24"/>
          <w:szCs w:val="24"/>
        </w:rPr>
        <w:t xml:space="preserve">, where information from previous chapters is used to culminate in trade decisions. Many words will be bold which means that these are key things to remember. </w:t>
      </w:r>
      <w:r>
        <w:rPr>
          <w:color w:val="000000"/>
          <w:sz w:val="24"/>
          <w:szCs w:val="24"/>
        </w:rPr>
        <w:lastRenderedPageBreak/>
        <w:t>Also, some Quick-Examples will be listed out throughout the guide that give a good insight on how to think about companies from a stock-purchasing perspective. Finally, the guide offers a</w:t>
      </w:r>
    </w:p>
    <w:p w14:paraId="57856763" w14:textId="77777777" w:rsidR="005F2E6A" w:rsidRDefault="008D62B3">
      <w:pPr>
        <w:spacing w:before="59"/>
        <w:ind w:left="100" w:right="78"/>
        <w:jc w:val="both"/>
        <w:rPr>
          <w:sz w:val="24"/>
          <w:szCs w:val="24"/>
        </w:rPr>
      </w:pPr>
      <w:r>
        <w:rPr>
          <w:color w:val="00AFEF"/>
          <w:sz w:val="24"/>
          <w:szCs w:val="24"/>
        </w:rPr>
        <w:lastRenderedPageBreak/>
        <w:t xml:space="preserve">Suggested Readings </w:t>
      </w:r>
      <w:r>
        <w:rPr>
          <w:color w:val="000000"/>
          <w:sz w:val="24"/>
          <w:szCs w:val="24"/>
        </w:rPr>
        <w:t xml:space="preserve">for online tools and further reading, along with a </w:t>
      </w:r>
      <w:r>
        <w:rPr>
          <w:color w:val="00AFEF"/>
          <w:sz w:val="24"/>
          <w:szCs w:val="24"/>
        </w:rPr>
        <w:t xml:space="preserve">Key Summary </w:t>
      </w:r>
      <w:r>
        <w:rPr>
          <w:color w:val="000000"/>
          <w:sz w:val="24"/>
          <w:szCs w:val="24"/>
        </w:rPr>
        <w:t>that gives a</w:t>
      </w:r>
    </w:p>
    <w:p w14:paraId="33DC387A" w14:textId="77777777" w:rsidR="005F2E6A" w:rsidRDefault="008D62B3">
      <w:pPr>
        <w:spacing w:before="22"/>
        <w:ind w:left="100" w:right="6029"/>
        <w:jc w:val="both"/>
        <w:rPr>
          <w:sz w:val="24"/>
          <w:szCs w:val="24"/>
        </w:rPr>
      </w:pPr>
      <w:r>
        <w:rPr>
          <w:sz w:val="24"/>
          <w:szCs w:val="24"/>
        </w:rPr>
        <w:t>“take-away” summary of the guide.</w:t>
      </w:r>
    </w:p>
    <w:p w14:paraId="226F6F4C" w14:textId="77777777" w:rsidR="005F2E6A" w:rsidRDefault="005F2E6A">
      <w:pPr>
        <w:spacing w:before="2" w:line="180" w:lineRule="exact"/>
        <w:rPr>
          <w:sz w:val="18"/>
          <w:szCs w:val="18"/>
        </w:rPr>
      </w:pPr>
    </w:p>
    <w:p w14:paraId="280D7B52" w14:textId="77777777" w:rsidR="005F2E6A" w:rsidRDefault="008D62B3">
      <w:pPr>
        <w:ind w:left="100" w:right="7025"/>
        <w:jc w:val="both"/>
        <w:rPr>
          <w:sz w:val="32"/>
          <w:szCs w:val="32"/>
        </w:rPr>
      </w:pPr>
      <w:r>
        <w:rPr>
          <w:b/>
          <w:color w:val="0099CC"/>
          <w:w w:val="99"/>
          <w:sz w:val="32"/>
          <w:szCs w:val="32"/>
        </w:rPr>
        <w:t>Why</w:t>
      </w:r>
      <w:r>
        <w:rPr>
          <w:b/>
          <w:color w:val="0099CC"/>
          <w:sz w:val="32"/>
          <w:szCs w:val="32"/>
        </w:rPr>
        <w:t xml:space="preserve"> </w:t>
      </w:r>
      <w:r>
        <w:rPr>
          <w:b/>
          <w:color w:val="0099CC"/>
          <w:w w:val="99"/>
          <w:sz w:val="32"/>
          <w:szCs w:val="32"/>
        </w:rPr>
        <w:t>Robinhood?</w:t>
      </w:r>
    </w:p>
    <w:p w14:paraId="2840C1EC" w14:textId="77777777" w:rsidR="005F2E6A" w:rsidRDefault="008D62B3">
      <w:pPr>
        <w:spacing w:before="28" w:line="259" w:lineRule="auto"/>
        <w:ind w:left="100" w:right="78"/>
        <w:jc w:val="both"/>
        <w:rPr>
          <w:sz w:val="24"/>
          <w:szCs w:val="24"/>
        </w:rPr>
        <w:sectPr w:rsidR="005F2E6A">
          <w:pgSz w:w="12240" w:h="15840"/>
          <w:pgMar w:top="1380" w:right="1320" w:bottom="280" w:left="1340" w:header="0" w:footer="1040" w:gutter="0"/>
          <w:cols w:space="720"/>
        </w:sectPr>
      </w:pPr>
      <w:r>
        <w:rPr>
          <w:sz w:val="24"/>
          <w:szCs w:val="24"/>
        </w:rPr>
        <w:t>There exist multiple investment platforms that people can use. For this guide, most of what we will see comes from a platform called Robinhood</w:t>
      </w:r>
      <w:ins w:id="245" w:author="Jordan Wipf" w:date="2018-10-25T20:53:00Z">
        <w:r w:rsidR="00595CBE">
          <w:rPr>
            <w:sz w:val="24"/>
            <w:szCs w:val="24"/>
          </w:rPr>
          <w:t>,</w:t>
        </w:r>
      </w:ins>
      <w:del w:id="246" w:author="Jordan Wipf" w:date="2018-10-25T20:53:00Z">
        <w:r w:rsidDel="00595CBE">
          <w:rPr>
            <w:sz w:val="24"/>
            <w:szCs w:val="24"/>
          </w:rPr>
          <w:delText>.</w:delText>
        </w:r>
      </w:del>
      <w:r>
        <w:rPr>
          <w:sz w:val="24"/>
          <w:szCs w:val="24"/>
        </w:rPr>
        <w:t xml:space="preserve"> </w:t>
      </w:r>
      <w:ins w:id="247" w:author="Jordan Wipf" w:date="2018-10-25T20:53:00Z">
        <w:r w:rsidR="00595CBE">
          <w:rPr>
            <w:sz w:val="24"/>
            <w:szCs w:val="24"/>
          </w:rPr>
          <w:t>w</w:t>
        </w:r>
      </w:ins>
      <w:del w:id="248" w:author="Jordan Wipf" w:date="2018-10-25T20:53:00Z">
        <w:r w:rsidDel="00595CBE">
          <w:rPr>
            <w:sz w:val="24"/>
            <w:szCs w:val="24"/>
          </w:rPr>
          <w:delText>W</w:delText>
        </w:r>
      </w:del>
      <w:r>
        <w:rPr>
          <w:sz w:val="24"/>
          <w:szCs w:val="24"/>
        </w:rPr>
        <w:t xml:space="preserve">hich is available both online and </w:t>
      </w:r>
      <w:del w:id="249" w:author="Jordan Wipf" w:date="2018-10-25T20:53:00Z">
        <w:r w:rsidDel="00595CBE">
          <w:rPr>
            <w:sz w:val="24"/>
            <w:szCs w:val="24"/>
          </w:rPr>
          <w:delText xml:space="preserve">on </w:delText>
        </w:r>
      </w:del>
      <w:ins w:id="250" w:author="Jordan Wipf" w:date="2018-10-25T20:53:00Z">
        <w:r w:rsidR="00595CBE">
          <w:rPr>
            <w:sz w:val="24"/>
            <w:szCs w:val="24"/>
          </w:rPr>
          <w:t xml:space="preserve">as a </w:t>
        </w:r>
      </w:ins>
      <w:r>
        <w:rPr>
          <w:sz w:val="24"/>
          <w:szCs w:val="24"/>
        </w:rPr>
        <w:t xml:space="preserve">phone application. The reason to use it is simple: it’s free. You can start with practically no money and is a platform easy to illustrate concepts with. Remember that this guide aims to offer a quick go- to-guide for beginners, so, Robinhood offers everything that is needed. </w:t>
      </w:r>
      <w:ins w:id="251" w:author="Jordan Wipf" w:date="2018-10-25T20:53:00Z">
        <w:r w:rsidR="00595CBE">
          <w:rPr>
            <w:sz w:val="24"/>
            <w:szCs w:val="24"/>
          </w:rPr>
          <w:t xml:space="preserve">It </w:t>
        </w:r>
      </w:ins>
      <w:del w:id="252" w:author="Jordan Wipf" w:date="2018-10-25T20:53:00Z">
        <w:r w:rsidDel="00595CBE">
          <w:rPr>
            <w:sz w:val="24"/>
            <w:szCs w:val="24"/>
          </w:rPr>
          <w:delText>R</w:delText>
        </w:r>
      </w:del>
      <w:ins w:id="253" w:author="Jordan Wipf" w:date="2018-10-25T20:53:00Z">
        <w:r w:rsidR="00595CBE">
          <w:rPr>
            <w:sz w:val="24"/>
            <w:szCs w:val="24"/>
          </w:rPr>
          <w:t>r</w:t>
        </w:r>
      </w:ins>
      <w:r>
        <w:rPr>
          <w:sz w:val="24"/>
          <w:szCs w:val="24"/>
        </w:rPr>
        <w:t>emoves fear from being charged for trading, any quantity of money can be used, and is easy to understand.</w:t>
      </w:r>
    </w:p>
    <w:p w14:paraId="575C3900" w14:textId="77777777" w:rsidR="005F2E6A" w:rsidRDefault="008D62B3">
      <w:pPr>
        <w:spacing w:before="40"/>
        <w:ind w:left="100" w:right="1924"/>
        <w:jc w:val="both"/>
        <w:rPr>
          <w:sz w:val="44"/>
          <w:szCs w:val="44"/>
        </w:rPr>
      </w:pPr>
      <w:r>
        <w:rPr>
          <w:b/>
          <w:color w:val="009999"/>
          <w:w w:val="99"/>
          <w:sz w:val="44"/>
          <w:szCs w:val="44"/>
        </w:rPr>
        <w:lastRenderedPageBreak/>
        <w:t>Chapter</w:t>
      </w:r>
      <w:r>
        <w:rPr>
          <w:b/>
          <w:color w:val="009999"/>
          <w:sz w:val="44"/>
          <w:szCs w:val="44"/>
        </w:rPr>
        <w:t xml:space="preserve"> </w:t>
      </w:r>
      <w:r>
        <w:rPr>
          <w:b/>
          <w:color w:val="009999"/>
          <w:w w:val="99"/>
          <w:sz w:val="44"/>
          <w:szCs w:val="44"/>
        </w:rPr>
        <w:t>2:</w:t>
      </w:r>
      <w:r>
        <w:rPr>
          <w:b/>
          <w:color w:val="009999"/>
          <w:sz w:val="44"/>
          <w:szCs w:val="44"/>
        </w:rPr>
        <w:t xml:space="preserve"> </w:t>
      </w:r>
      <w:r>
        <w:rPr>
          <w:b/>
          <w:color w:val="009999"/>
          <w:w w:val="99"/>
          <w:sz w:val="44"/>
          <w:szCs w:val="44"/>
        </w:rPr>
        <w:t>What</w:t>
      </w:r>
      <w:r>
        <w:rPr>
          <w:b/>
          <w:color w:val="009999"/>
          <w:sz w:val="44"/>
          <w:szCs w:val="44"/>
        </w:rPr>
        <w:t xml:space="preserve"> </w:t>
      </w:r>
      <w:r>
        <w:rPr>
          <w:b/>
          <w:color w:val="009999"/>
          <w:w w:val="99"/>
          <w:sz w:val="44"/>
          <w:szCs w:val="44"/>
        </w:rPr>
        <w:t>is</w:t>
      </w:r>
      <w:r>
        <w:rPr>
          <w:b/>
          <w:color w:val="009999"/>
          <w:sz w:val="44"/>
          <w:szCs w:val="44"/>
        </w:rPr>
        <w:t xml:space="preserve"> </w:t>
      </w:r>
      <w:r>
        <w:rPr>
          <w:b/>
          <w:color w:val="009999"/>
          <w:w w:val="99"/>
          <w:sz w:val="44"/>
          <w:szCs w:val="44"/>
        </w:rPr>
        <w:t>Out</w:t>
      </w:r>
      <w:r>
        <w:rPr>
          <w:b/>
          <w:color w:val="009999"/>
          <w:sz w:val="44"/>
          <w:szCs w:val="44"/>
        </w:rPr>
        <w:t xml:space="preserve"> </w:t>
      </w:r>
      <w:ins w:id="254" w:author="Jordan Wipf" w:date="2018-10-25T20:53:00Z">
        <w:r w:rsidR="00595CBE">
          <w:rPr>
            <w:b/>
            <w:color w:val="009999"/>
            <w:w w:val="99"/>
            <w:sz w:val="44"/>
            <w:szCs w:val="44"/>
          </w:rPr>
          <w:t>T</w:t>
        </w:r>
      </w:ins>
      <w:del w:id="255" w:author="Jordan Wipf" w:date="2018-10-25T20:53:00Z">
        <w:r w:rsidDel="00595CBE">
          <w:rPr>
            <w:b/>
            <w:color w:val="009999"/>
            <w:w w:val="99"/>
            <w:sz w:val="44"/>
            <w:szCs w:val="44"/>
          </w:rPr>
          <w:delText>t</w:delText>
        </w:r>
      </w:del>
      <w:r>
        <w:rPr>
          <w:b/>
          <w:color w:val="009999"/>
          <w:w w:val="99"/>
          <w:sz w:val="44"/>
          <w:szCs w:val="44"/>
        </w:rPr>
        <w:t>here</w:t>
      </w:r>
      <w:r>
        <w:rPr>
          <w:b/>
          <w:color w:val="009999"/>
          <w:sz w:val="44"/>
          <w:szCs w:val="44"/>
        </w:rPr>
        <w:t xml:space="preserve"> </w:t>
      </w:r>
      <w:r>
        <w:rPr>
          <w:b/>
          <w:color w:val="009999"/>
          <w:w w:val="99"/>
          <w:sz w:val="44"/>
          <w:szCs w:val="44"/>
        </w:rPr>
        <w:t>to</w:t>
      </w:r>
      <w:r>
        <w:rPr>
          <w:b/>
          <w:color w:val="009999"/>
          <w:sz w:val="44"/>
          <w:szCs w:val="44"/>
        </w:rPr>
        <w:t xml:space="preserve"> </w:t>
      </w:r>
      <w:r>
        <w:rPr>
          <w:b/>
          <w:color w:val="009999"/>
          <w:w w:val="99"/>
          <w:sz w:val="44"/>
          <w:szCs w:val="44"/>
        </w:rPr>
        <w:t>Invest</w:t>
      </w:r>
      <w:ins w:id="256" w:author="Jordan Wipf" w:date="2018-10-25T20:53:00Z">
        <w:r w:rsidR="00595CBE">
          <w:rPr>
            <w:b/>
            <w:color w:val="009999"/>
            <w:w w:val="99"/>
            <w:sz w:val="44"/>
            <w:szCs w:val="44"/>
          </w:rPr>
          <w:t xml:space="preserve"> In</w:t>
        </w:r>
      </w:ins>
      <w:r>
        <w:rPr>
          <w:b/>
          <w:color w:val="009999"/>
          <w:w w:val="99"/>
          <w:sz w:val="44"/>
          <w:szCs w:val="44"/>
        </w:rPr>
        <w:t>?</w:t>
      </w:r>
    </w:p>
    <w:p w14:paraId="08038CAB" w14:textId="77777777" w:rsidR="005F2E6A" w:rsidRDefault="005F2E6A">
      <w:pPr>
        <w:spacing w:line="200" w:lineRule="exact"/>
      </w:pPr>
    </w:p>
    <w:p w14:paraId="0B384388" w14:textId="77777777" w:rsidR="005F2E6A" w:rsidRDefault="005F2E6A">
      <w:pPr>
        <w:spacing w:before="17" w:line="280" w:lineRule="exact"/>
        <w:rPr>
          <w:sz w:val="28"/>
          <w:szCs w:val="28"/>
        </w:rPr>
      </w:pPr>
    </w:p>
    <w:p w14:paraId="08836FDB" w14:textId="77777777" w:rsidR="005F2E6A" w:rsidRDefault="008D62B3">
      <w:pPr>
        <w:spacing w:line="258" w:lineRule="auto"/>
        <w:ind w:left="100" w:right="74"/>
        <w:jc w:val="both"/>
        <w:rPr>
          <w:sz w:val="24"/>
          <w:szCs w:val="24"/>
        </w:rPr>
      </w:pPr>
      <w:r>
        <w:rPr>
          <w:sz w:val="24"/>
          <w:szCs w:val="24"/>
        </w:rPr>
        <w:t xml:space="preserve">When you begin investing, you need to understand that there are many types of investments. Many people believe that investing refers to </w:t>
      </w:r>
      <w:del w:id="257" w:author="Jordan Wipf" w:date="2018-10-25T20:54:00Z">
        <w:r w:rsidDel="00595CBE">
          <w:rPr>
            <w:sz w:val="24"/>
            <w:szCs w:val="24"/>
          </w:rPr>
          <w:delText xml:space="preserve">buy </w:delText>
        </w:r>
      </w:del>
      <w:r>
        <w:rPr>
          <w:sz w:val="24"/>
          <w:szCs w:val="24"/>
        </w:rPr>
        <w:t>stocks only, and that is not the case.</w:t>
      </w:r>
    </w:p>
    <w:p w14:paraId="3566E7EC" w14:textId="77777777" w:rsidR="005F2E6A" w:rsidRDefault="005F2E6A">
      <w:pPr>
        <w:spacing w:before="2" w:line="160" w:lineRule="exact"/>
        <w:rPr>
          <w:sz w:val="16"/>
          <w:szCs w:val="16"/>
        </w:rPr>
      </w:pPr>
    </w:p>
    <w:p w14:paraId="47DC0786" w14:textId="77777777" w:rsidR="005F2E6A" w:rsidRDefault="008D62B3">
      <w:pPr>
        <w:spacing w:line="258" w:lineRule="auto"/>
        <w:ind w:left="100" w:right="78"/>
        <w:jc w:val="both"/>
        <w:rPr>
          <w:sz w:val="24"/>
          <w:szCs w:val="24"/>
        </w:rPr>
      </w:pPr>
      <w:r>
        <w:rPr>
          <w:b/>
          <w:color w:val="009999"/>
          <w:sz w:val="24"/>
          <w:szCs w:val="24"/>
          <w:u w:val="thick" w:color="009999"/>
        </w:rPr>
        <w:t>Robinhood Note:</w:t>
      </w:r>
      <w:r>
        <w:rPr>
          <w:b/>
          <w:color w:val="009999"/>
          <w:sz w:val="24"/>
          <w:szCs w:val="24"/>
        </w:rPr>
        <w:t xml:space="preserve"> </w:t>
      </w:r>
      <w:r>
        <w:rPr>
          <w:color w:val="000000"/>
          <w:sz w:val="24"/>
          <w:szCs w:val="24"/>
        </w:rPr>
        <w:t>It is important to note that Robinhood does not support all types of investment. However, all types of investment options can be found from other platforms.</w:t>
      </w:r>
    </w:p>
    <w:p w14:paraId="5F1981C2" w14:textId="77777777" w:rsidR="005F2E6A" w:rsidRDefault="005F2E6A">
      <w:pPr>
        <w:spacing w:before="2" w:line="160" w:lineRule="exact"/>
        <w:rPr>
          <w:sz w:val="16"/>
          <w:szCs w:val="16"/>
        </w:rPr>
      </w:pPr>
    </w:p>
    <w:p w14:paraId="7093E6C2" w14:textId="77777777" w:rsidR="005F2E6A" w:rsidRDefault="008D62B3">
      <w:pPr>
        <w:spacing w:line="259" w:lineRule="auto"/>
        <w:ind w:left="100" w:right="76"/>
        <w:jc w:val="both"/>
        <w:rPr>
          <w:sz w:val="24"/>
          <w:szCs w:val="24"/>
        </w:rPr>
      </w:pPr>
      <w:r>
        <w:rPr>
          <w:sz w:val="24"/>
          <w:szCs w:val="24"/>
        </w:rPr>
        <w:t xml:space="preserve">Stocks can be referred as shares or equity. Stocks represent ownership from a company in exchange for money. Thus, when you buy a stock, you are claiming a percentage of ownership. There exist cases where is possible to take whole possession of a company by simply gathering stocks. For this reason, sometimes, you read the news that say, “company X is </w:t>
      </w:r>
      <w:r>
        <w:rPr>
          <w:b/>
          <w:sz w:val="24"/>
          <w:szCs w:val="24"/>
          <w:u w:val="thick" w:color="000000"/>
        </w:rPr>
        <w:t>repurchasing</w:t>
      </w:r>
      <w:r>
        <w:rPr>
          <w:b/>
          <w:sz w:val="24"/>
          <w:szCs w:val="24"/>
        </w:rPr>
        <w:t xml:space="preserve"> </w:t>
      </w:r>
      <w:r>
        <w:rPr>
          <w:sz w:val="24"/>
          <w:szCs w:val="24"/>
        </w:rPr>
        <w:t xml:space="preserve">stocks”. This is referred to as </w:t>
      </w:r>
      <w:r>
        <w:rPr>
          <w:b/>
          <w:sz w:val="24"/>
          <w:szCs w:val="24"/>
          <w:u w:val="thick" w:color="000000"/>
        </w:rPr>
        <w:t>Stock buybacks</w:t>
      </w:r>
      <w:r>
        <w:rPr>
          <w:sz w:val="24"/>
          <w:szCs w:val="24"/>
        </w:rPr>
        <w:t xml:space="preserve">. What this means, is that the owners of the company are getting their stock back to the company because it might be dangerous that a high percentage of these stocks can be with a different person rather than the current owner. If that happens, a new owner could obtain the company by owning more than 50% of the stocks. Some other reasons </w:t>
      </w:r>
      <w:ins w:id="258" w:author="Jordan Wipf" w:date="2018-10-25T20:54:00Z">
        <w:r w:rsidR="00595CBE">
          <w:rPr>
            <w:sz w:val="24"/>
            <w:szCs w:val="24"/>
          </w:rPr>
          <w:t xml:space="preserve">for buyback </w:t>
        </w:r>
      </w:ins>
      <w:r>
        <w:rPr>
          <w:sz w:val="24"/>
          <w:szCs w:val="24"/>
        </w:rPr>
        <w:t>include</w:t>
      </w:r>
      <w:del w:id="259" w:author="Jordan Wipf" w:date="2018-10-25T20:54:00Z">
        <w:r w:rsidDel="00595CBE">
          <w:rPr>
            <w:sz w:val="24"/>
            <w:szCs w:val="24"/>
          </w:rPr>
          <w:delText>,</w:delText>
        </w:r>
      </w:del>
      <w:r>
        <w:rPr>
          <w:sz w:val="24"/>
          <w:szCs w:val="24"/>
        </w:rPr>
        <w:t xml:space="preserve"> paying less dividends or assuming an undervalued behavior.</w:t>
      </w:r>
    </w:p>
    <w:p w14:paraId="7508A745" w14:textId="77777777" w:rsidR="005F2E6A" w:rsidRDefault="005F2E6A">
      <w:pPr>
        <w:spacing w:before="9" w:line="140" w:lineRule="exact"/>
        <w:rPr>
          <w:sz w:val="15"/>
          <w:szCs w:val="15"/>
        </w:rPr>
      </w:pPr>
    </w:p>
    <w:p w14:paraId="6805F993" w14:textId="77777777" w:rsidR="005F2E6A" w:rsidRDefault="008D62B3">
      <w:pPr>
        <w:spacing w:line="259" w:lineRule="auto"/>
        <w:ind w:left="100" w:right="77"/>
        <w:jc w:val="both"/>
        <w:rPr>
          <w:sz w:val="24"/>
          <w:szCs w:val="24"/>
        </w:rPr>
      </w:pPr>
      <w:r>
        <w:rPr>
          <w:b/>
          <w:sz w:val="24"/>
          <w:szCs w:val="24"/>
          <w:u w:val="thick" w:color="000000"/>
        </w:rPr>
        <w:t>Dividends:</w:t>
      </w:r>
      <w:r>
        <w:rPr>
          <w:b/>
          <w:sz w:val="24"/>
          <w:szCs w:val="24"/>
        </w:rPr>
        <w:t xml:space="preserve"> </w:t>
      </w:r>
      <w:r>
        <w:rPr>
          <w:sz w:val="24"/>
          <w:szCs w:val="24"/>
        </w:rPr>
        <w:t>These are an incentive for people to buy their shares. This incentive offers a constant amount of money being paid up to the shareholders (or stock owners)</w:t>
      </w:r>
      <w:ins w:id="260" w:author="Jordan Wipf" w:date="2018-10-25T20:55:00Z">
        <w:r w:rsidR="00595CBE">
          <w:rPr>
            <w:sz w:val="24"/>
            <w:szCs w:val="24"/>
          </w:rPr>
          <w:t xml:space="preserve"> at a regular interval</w:t>
        </w:r>
      </w:ins>
      <w:del w:id="261" w:author="Jordan Wipf" w:date="2018-10-25T20:55:00Z">
        <w:r w:rsidDel="00595CBE">
          <w:rPr>
            <w:sz w:val="24"/>
            <w:szCs w:val="24"/>
          </w:rPr>
          <w:delText>, every certain time</w:delText>
        </w:r>
      </w:del>
      <w:r>
        <w:rPr>
          <w:sz w:val="24"/>
          <w:szCs w:val="24"/>
        </w:rPr>
        <w:t xml:space="preserve">. The time of pay and the number of dividends is different for every single company. They tend to offer these </w:t>
      </w:r>
      <w:del w:id="262" w:author="Jordan Wipf" w:date="2018-10-25T20:43:00Z">
        <w:r w:rsidDel="008D62B3">
          <w:rPr>
            <w:sz w:val="24"/>
            <w:szCs w:val="24"/>
          </w:rPr>
          <w:delText>depending  on</w:delText>
        </w:r>
      </w:del>
      <w:ins w:id="263" w:author="Jordan Wipf" w:date="2018-10-25T20:43:00Z">
        <w:r>
          <w:rPr>
            <w:sz w:val="24"/>
            <w:szCs w:val="24"/>
          </w:rPr>
          <w:t xml:space="preserve">depending </w:t>
        </w:r>
      </w:ins>
      <w:del w:id="264" w:author="Jordan Wipf" w:date="2018-10-25T20:43:00Z">
        <w:r w:rsidDel="008D62B3">
          <w:rPr>
            <w:sz w:val="24"/>
            <w:szCs w:val="24"/>
          </w:rPr>
          <w:delText xml:space="preserve">  their</w:delText>
        </w:r>
      </w:del>
      <w:ins w:id="265" w:author="Jordan Wipf" w:date="2018-10-25T20:43:00Z">
        <w:r>
          <w:rPr>
            <w:sz w:val="24"/>
            <w:szCs w:val="24"/>
          </w:rPr>
          <w:t xml:space="preserve">on </w:t>
        </w:r>
      </w:ins>
      <w:del w:id="266" w:author="Jordan Wipf" w:date="2018-10-25T20:43:00Z">
        <w:r w:rsidDel="008D62B3">
          <w:rPr>
            <w:sz w:val="24"/>
            <w:szCs w:val="24"/>
          </w:rPr>
          <w:delText xml:space="preserve">  financial</w:delText>
        </w:r>
      </w:del>
      <w:ins w:id="267" w:author="Jordan Wipf" w:date="2018-10-25T20:43:00Z">
        <w:r>
          <w:rPr>
            <w:sz w:val="24"/>
            <w:szCs w:val="24"/>
          </w:rPr>
          <w:t xml:space="preserve">their </w:t>
        </w:r>
      </w:ins>
      <w:del w:id="268" w:author="Jordan Wipf" w:date="2018-10-25T20:43:00Z">
        <w:r w:rsidDel="008D62B3">
          <w:rPr>
            <w:sz w:val="24"/>
            <w:szCs w:val="24"/>
          </w:rPr>
          <w:delText xml:space="preserve">  situations</w:delText>
        </w:r>
      </w:del>
      <w:ins w:id="269" w:author="Jordan Wipf" w:date="2018-10-25T20:43:00Z">
        <w:r>
          <w:rPr>
            <w:sz w:val="24"/>
            <w:szCs w:val="24"/>
          </w:rPr>
          <w:t>financial situations</w:t>
        </w:r>
      </w:ins>
      <w:r>
        <w:rPr>
          <w:sz w:val="24"/>
          <w:szCs w:val="24"/>
        </w:rPr>
        <w:t>.</w:t>
      </w:r>
      <w:del w:id="270" w:author="Jordan Wipf" w:date="2018-10-25T20:43:00Z">
        <w:r w:rsidDel="008D62B3">
          <w:rPr>
            <w:sz w:val="24"/>
            <w:szCs w:val="24"/>
          </w:rPr>
          <w:delText xml:space="preserve">  </w:delText>
        </w:r>
      </w:del>
      <w:ins w:id="271" w:author="Jordan Wipf" w:date="2018-10-25T20:43:00Z">
        <w:r>
          <w:rPr>
            <w:sz w:val="24"/>
            <w:szCs w:val="24"/>
          </w:rPr>
          <w:t xml:space="preserve"> </w:t>
        </w:r>
      </w:ins>
      <w:del w:id="272" w:author="Jordan Wipf" w:date="2018-10-25T20:43:00Z">
        <w:r w:rsidDel="008D62B3">
          <w:rPr>
            <w:sz w:val="24"/>
            <w:szCs w:val="24"/>
          </w:rPr>
          <w:delText>If  the</w:delText>
        </w:r>
      </w:del>
      <w:ins w:id="273" w:author="Jordan Wipf" w:date="2018-10-25T20:43:00Z">
        <w:r>
          <w:rPr>
            <w:sz w:val="24"/>
            <w:szCs w:val="24"/>
          </w:rPr>
          <w:t xml:space="preserve">If </w:t>
        </w:r>
      </w:ins>
      <w:del w:id="274" w:author="Jordan Wipf" w:date="2018-10-25T20:43:00Z">
        <w:r w:rsidDel="008D62B3">
          <w:rPr>
            <w:sz w:val="24"/>
            <w:szCs w:val="24"/>
          </w:rPr>
          <w:delText xml:space="preserve">  company</w:delText>
        </w:r>
      </w:del>
      <w:ins w:id="275" w:author="Jordan Wipf" w:date="2018-10-25T20:43:00Z">
        <w:r>
          <w:rPr>
            <w:sz w:val="24"/>
            <w:szCs w:val="24"/>
          </w:rPr>
          <w:t xml:space="preserve">the </w:t>
        </w:r>
      </w:ins>
      <w:del w:id="276" w:author="Jordan Wipf" w:date="2018-10-25T20:43:00Z">
        <w:r w:rsidDel="008D62B3">
          <w:rPr>
            <w:sz w:val="24"/>
            <w:szCs w:val="24"/>
          </w:rPr>
          <w:delText xml:space="preserve">  needs</w:delText>
        </w:r>
      </w:del>
      <w:ins w:id="277" w:author="Jordan Wipf" w:date="2018-10-25T20:43:00Z">
        <w:r>
          <w:rPr>
            <w:sz w:val="24"/>
            <w:szCs w:val="24"/>
          </w:rPr>
          <w:t xml:space="preserve">company </w:t>
        </w:r>
      </w:ins>
      <w:del w:id="278" w:author="Jordan Wipf" w:date="2018-10-25T20:43:00Z">
        <w:r w:rsidDel="008D62B3">
          <w:rPr>
            <w:sz w:val="24"/>
            <w:szCs w:val="24"/>
          </w:rPr>
          <w:delText xml:space="preserve">  to</w:delText>
        </w:r>
      </w:del>
      <w:ins w:id="279" w:author="Jordan Wipf" w:date="2018-10-25T20:43:00Z">
        <w:r>
          <w:rPr>
            <w:sz w:val="24"/>
            <w:szCs w:val="24"/>
          </w:rPr>
          <w:t xml:space="preserve">needs </w:t>
        </w:r>
      </w:ins>
      <w:del w:id="280" w:author="Jordan Wipf" w:date="2018-10-25T20:43:00Z">
        <w:r w:rsidDel="008D62B3">
          <w:rPr>
            <w:sz w:val="24"/>
            <w:szCs w:val="24"/>
          </w:rPr>
          <w:delText xml:space="preserve">  raise</w:delText>
        </w:r>
      </w:del>
      <w:ins w:id="281" w:author="Jordan Wipf" w:date="2018-10-25T20:43:00Z">
        <w:r>
          <w:rPr>
            <w:sz w:val="24"/>
            <w:szCs w:val="24"/>
          </w:rPr>
          <w:t xml:space="preserve">to </w:t>
        </w:r>
      </w:ins>
      <w:del w:id="282" w:author="Jordan Wipf" w:date="2018-10-25T20:43:00Z">
        <w:r w:rsidDel="008D62B3">
          <w:rPr>
            <w:sz w:val="24"/>
            <w:szCs w:val="24"/>
          </w:rPr>
          <w:delText xml:space="preserve">  money</w:delText>
        </w:r>
      </w:del>
      <w:ins w:id="283" w:author="Jordan Wipf" w:date="2018-10-25T20:43:00Z">
        <w:r>
          <w:rPr>
            <w:sz w:val="24"/>
            <w:szCs w:val="24"/>
          </w:rPr>
          <w:t xml:space="preserve">raise </w:t>
        </w:r>
      </w:ins>
      <w:del w:id="284" w:author="Jordan Wipf" w:date="2018-10-25T20:43:00Z">
        <w:r w:rsidDel="008D62B3">
          <w:rPr>
            <w:sz w:val="24"/>
            <w:szCs w:val="24"/>
          </w:rPr>
          <w:delText xml:space="preserve">  quickly</w:delText>
        </w:r>
      </w:del>
      <w:ins w:id="285" w:author="Jordan Wipf" w:date="2018-10-25T20:43:00Z">
        <w:r>
          <w:rPr>
            <w:sz w:val="24"/>
            <w:szCs w:val="24"/>
          </w:rPr>
          <w:t xml:space="preserve">money </w:t>
        </w:r>
      </w:ins>
      <w:del w:id="286" w:author="Jordan Wipf" w:date="2018-10-25T20:43:00Z">
        <w:r w:rsidDel="008D62B3">
          <w:rPr>
            <w:sz w:val="24"/>
            <w:szCs w:val="24"/>
          </w:rPr>
          <w:delText>,  using</w:delText>
        </w:r>
      </w:del>
      <w:ins w:id="287" w:author="Jordan Wipf" w:date="2018-10-25T20:43:00Z">
        <w:r>
          <w:rPr>
            <w:sz w:val="24"/>
            <w:szCs w:val="24"/>
          </w:rPr>
          <w:t>quickly, using</w:t>
        </w:r>
      </w:ins>
      <w:r>
        <w:rPr>
          <w:sz w:val="24"/>
          <w:szCs w:val="24"/>
        </w:rPr>
        <w:t xml:space="preserve"> dividends are an enticing option.</w:t>
      </w:r>
    </w:p>
    <w:p w14:paraId="484471D1" w14:textId="77777777" w:rsidR="005F2E6A" w:rsidRDefault="005F2E6A">
      <w:pPr>
        <w:spacing w:before="1" w:line="160" w:lineRule="exact"/>
        <w:rPr>
          <w:sz w:val="16"/>
          <w:szCs w:val="16"/>
        </w:rPr>
      </w:pPr>
    </w:p>
    <w:p w14:paraId="04CF2A9B" w14:textId="77777777" w:rsidR="005F2E6A" w:rsidRDefault="008D62B3">
      <w:pPr>
        <w:spacing w:line="258" w:lineRule="auto"/>
        <w:ind w:left="100" w:right="79"/>
        <w:jc w:val="both"/>
        <w:rPr>
          <w:sz w:val="24"/>
          <w:szCs w:val="24"/>
        </w:rPr>
      </w:pPr>
      <w:r>
        <w:rPr>
          <w:b/>
          <w:sz w:val="24"/>
          <w:szCs w:val="24"/>
          <w:u w:val="thick" w:color="000000"/>
        </w:rPr>
        <w:t>Undervalued:</w:t>
      </w:r>
      <w:r>
        <w:rPr>
          <w:b/>
          <w:sz w:val="24"/>
          <w:szCs w:val="24"/>
        </w:rPr>
        <w:t xml:space="preserve"> </w:t>
      </w:r>
      <w:r>
        <w:rPr>
          <w:sz w:val="24"/>
          <w:szCs w:val="24"/>
        </w:rPr>
        <w:t>This means that the company has a stock price that looks low, and it will increase within time. Defining a stock as undervalued is totally arbitrary</w:t>
      </w:r>
      <w:ins w:id="288" w:author="Jordan Wipf" w:date="2018-10-25T20:55:00Z">
        <w:r w:rsidR="00595CBE">
          <w:rPr>
            <w:sz w:val="24"/>
            <w:szCs w:val="24"/>
          </w:rPr>
          <w:t>;</w:t>
        </w:r>
      </w:ins>
      <w:del w:id="289" w:author="Jordan Wipf" w:date="2018-10-25T20:55:00Z">
        <w:r w:rsidDel="00595CBE">
          <w:rPr>
            <w:sz w:val="24"/>
            <w:szCs w:val="24"/>
          </w:rPr>
          <w:delText>,</w:delText>
        </w:r>
      </w:del>
      <w:r>
        <w:rPr>
          <w:sz w:val="24"/>
          <w:szCs w:val="24"/>
        </w:rPr>
        <w:t xml:space="preserve"> somebody could be telling you that and be wrong. </w:t>
      </w:r>
      <w:ins w:id="290" w:author="Jordan Wipf" w:date="2018-10-25T20:55:00Z">
        <w:r w:rsidR="00595CBE">
          <w:rPr>
            <w:sz w:val="24"/>
            <w:szCs w:val="24"/>
          </w:rPr>
          <w:t xml:space="preserve">However, </w:t>
        </w:r>
      </w:ins>
      <w:del w:id="291" w:author="Jordan Wipf" w:date="2018-10-25T20:55:00Z">
        <w:r w:rsidDel="00595CBE">
          <w:rPr>
            <w:sz w:val="24"/>
            <w:szCs w:val="24"/>
          </w:rPr>
          <w:delText>I</w:delText>
        </w:r>
      </w:del>
      <w:ins w:id="292" w:author="Jordan Wipf" w:date="2018-10-25T20:55:00Z">
        <w:r w:rsidR="00595CBE">
          <w:rPr>
            <w:sz w:val="24"/>
            <w:szCs w:val="24"/>
          </w:rPr>
          <w:t>i</w:t>
        </w:r>
      </w:ins>
      <w:r>
        <w:rPr>
          <w:sz w:val="24"/>
          <w:szCs w:val="24"/>
        </w:rPr>
        <w:t xml:space="preserve">f you find </w:t>
      </w:r>
      <w:ins w:id="293" w:author="Jordan Wipf" w:date="2018-10-25T20:55:00Z">
        <w:r w:rsidR="00595CBE">
          <w:rPr>
            <w:sz w:val="24"/>
            <w:szCs w:val="24"/>
          </w:rPr>
          <w:t xml:space="preserve">truly </w:t>
        </w:r>
      </w:ins>
      <w:r>
        <w:rPr>
          <w:sz w:val="24"/>
          <w:szCs w:val="24"/>
        </w:rPr>
        <w:t>undervalued stocks and invest in them, then you are in the right track to become wealthy!</w:t>
      </w:r>
    </w:p>
    <w:p w14:paraId="1AA24152" w14:textId="77777777" w:rsidR="005F2E6A" w:rsidRDefault="005F2E6A">
      <w:pPr>
        <w:spacing w:before="2" w:line="160" w:lineRule="exact"/>
        <w:rPr>
          <w:sz w:val="16"/>
          <w:szCs w:val="16"/>
        </w:rPr>
      </w:pPr>
    </w:p>
    <w:p w14:paraId="5DB0A56D" w14:textId="77777777" w:rsidR="005F2E6A" w:rsidRDefault="008D62B3">
      <w:pPr>
        <w:spacing w:line="258" w:lineRule="auto"/>
        <w:ind w:left="100" w:right="85"/>
        <w:jc w:val="both"/>
        <w:rPr>
          <w:sz w:val="24"/>
          <w:szCs w:val="24"/>
        </w:rPr>
      </w:pPr>
      <w:r>
        <w:rPr>
          <w:b/>
          <w:sz w:val="24"/>
          <w:szCs w:val="24"/>
          <w:u w:val="thick" w:color="000000"/>
        </w:rPr>
        <w:t>Overvalued:</w:t>
      </w:r>
      <w:r>
        <w:rPr>
          <w:b/>
          <w:sz w:val="24"/>
          <w:szCs w:val="24"/>
        </w:rPr>
        <w:t xml:space="preserve"> </w:t>
      </w:r>
      <w:r>
        <w:rPr>
          <w:sz w:val="24"/>
          <w:szCs w:val="24"/>
        </w:rPr>
        <w:t>The opposite of undervalued, in this case it is not recommended to buy overvalued stocks because you would be paying money for a stock that is more likely to go down later.</w:t>
      </w:r>
    </w:p>
    <w:p w14:paraId="5CC7411B" w14:textId="77777777" w:rsidR="005F2E6A" w:rsidRDefault="005F2E6A">
      <w:pPr>
        <w:spacing w:before="1" w:line="160" w:lineRule="exact"/>
        <w:rPr>
          <w:sz w:val="16"/>
          <w:szCs w:val="16"/>
        </w:rPr>
      </w:pPr>
    </w:p>
    <w:p w14:paraId="631981F9" w14:textId="77777777" w:rsidR="005F2E6A" w:rsidRDefault="008D62B3">
      <w:pPr>
        <w:ind w:left="100" w:right="6581"/>
        <w:jc w:val="both"/>
        <w:rPr>
          <w:sz w:val="32"/>
          <w:szCs w:val="32"/>
        </w:rPr>
      </w:pPr>
      <w:r>
        <w:rPr>
          <w:b/>
          <w:color w:val="0099CC"/>
          <w:w w:val="99"/>
          <w:sz w:val="32"/>
          <w:szCs w:val="32"/>
        </w:rPr>
        <w:t>Why</w:t>
      </w:r>
      <w:r>
        <w:rPr>
          <w:b/>
          <w:color w:val="0099CC"/>
          <w:sz w:val="32"/>
          <w:szCs w:val="32"/>
        </w:rPr>
        <w:t xml:space="preserve"> </w:t>
      </w:r>
      <w:r>
        <w:rPr>
          <w:b/>
          <w:color w:val="0099CC"/>
          <w:w w:val="99"/>
          <w:sz w:val="32"/>
          <w:szCs w:val="32"/>
        </w:rPr>
        <w:t>do</w:t>
      </w:r>
      <w:r>
        <w:rPr>
          <w:b/>
          <w:color w:val="0099CC"/>
          <w:sz w:val="32"/>
          <w:szCs w:val="32"/>
        </w:rPr>
        <w:t xml:space="preserve"> </w:t>
      </w:r>
      <w:r>
        <w:rPr>
          <w:b/>
          <w:color w:val="0099CC"/>
          <w:w w:val="99"/>
          <w:sz w:val="32"/>
          <w:szCs w:val="32"/>
        </w:rPr>
        <w:t>stocks</w:t>
      </w:r>
      <w:r>
        <w:rPr>
          <w:b/>
          <w:color w:val="0099CC"/>
          <w:sz w:val="32"/>
          <w:szCs w:val="32"/>
        </w:rPr>
        <w:t xml:space="preserve"> </w:t>
      </w:r>
      <w:r>
        <w:rPr>
          <w:b/>
          <w:color w:val="0099CC"/>
          <w:w w:val="99"/>
          <w:sz w:val="32"/>
          <w:szCs w:val="32"/>
        </w:rPr>
        <w:t>exist?</w:t>
      </w:r>
    </w:p>
    <w:p w14:paraId="649C0D23" w14:textId="77777777" w:rsidR="005F2E6A" w:rsidRDefault="008D62B3">
      <w:pPr>
        <w:spacing w:before="28" w:line="258" w:lineRule="auto"/>
        <w:ind w:left="100" w:right="85" w:firstLine="62"/>
        <w:jc w:val="both"/>
        <w:rPr>
          <w:sz w:val="24"/>
          <w:szCs w:val="24"/>
        </w:rPr>
      </w:pPr>
      <w:r>
        <w:rPr>
          <w:sz w:val="24"/>
          <w:szCs w:val="24"/>
        </w:rPr>
        <w:t xml:space="preserve">If you have taken a basic accounting course you will know that everything for starting a business revolves around the </w:t>
      </w:r>
      <w:r>
        <w:rPr>
          <w:b/>
          <w:sz w:val="24"/>
          <w:szCs w:val="24"/>
          <w:u w:val="thick" w:color="000000"/>
        </w:rPr>
        <w:t>Basic Accounting Equation</w:t>
      </w:r>
      <w:r>
        <w:rPr>
          <w:sz w:val="24"/>
          <w:szCs w:val="24"/>
        </w:rPr>
        <w:t>:</w:t>
      </w:r>
    </w:p>
    <w:p w14:paraId="51B0F631" w14:textId="77777777" w:rsidR="005F2E6A" w:rsidRDefault="005F2E6A">
      <w:pPr>
        <w:spacing w:before="2" w:line="160" w:lineRule="exact"/>
        <w:rPr>
          <w:sz w:val="16"/>
          <w:szCs w:val="16"/>
        </w:rPr>
      </w:pPr>
    </w:p>
    <w:p w14:paraId="0CE1A705" w14:textId="77777777" w:rsidR="005F2E6A" w:rsidRDefault="008D62B3">
      <w:pPr>
        <w:ind w:left="3075"/>
        <w:rPr>
          <w:sz w:val="24"/>
          <w:szCs w:val="24"/>
        </w:rPr>
      </w:pPr>
      <w:r>
        <w:rPr>
          <w:sz w:val="24"/>
          <w:szCs w:val="24"/>
        </w:rPr>
        <w:t>Assets = Liability + Owners Equity</w:t>
      </w:r>
    </w:p>
    <w:p w14:paraId="47D12FE6" w14:textId="77777777" w:rsidR="005F2E6A" w:rsidRDefault="005F2E6A">
      <w:pPr>
        <w:spacing w:before="3" w:line="180" w:lineRule="exact"/>
        <w:rPr>
          <w:sz w:val="18"/>
          <w:szCs w:val="18"/>
        </w:rPr>
      </w:pPr>
    </w:p>
    <w:p w14:paraId="3F277687" w14:textId="77777777" w:rsidR="005F2E6A" w:rsidRDefault="008D62B3">
      <w:pPr>
        <w:spacing w:line="258" w:lineRule="auto"/>
        <w:ind w:left="100" w:right="78"/>
        <w:jc w:val="both"/>
        <w:rPr>
          <w:sz w:val="24"/>
          <w:szCs w:val="24"/>
        </w:rPr>
        <w:sectPr w:rsidR="005F2E6A">
          <w:pgSz w:w="12240" w:h="15840"/>
          <w:pgMar w:top="1400" w:right="1320" w:bottom="280" w:left="1340" w:header="0" w:footer="1040" w:gutter="0"/>
          <w:cols w:space="720"/>
        </w:sectPr>
      </w:pPr>
      <w:r>
        <w:rPr>
          <w:sz w:val="24"/>
          <w:szCs w:val="24"/>
        </w:rPr>
        <w:t xml:space="preserve">This equation basically says that all the goods or values that the company has (known as assets), is equal to the amount of debt (liabilities) and equity (stocks) that the company has. There is no need to go in detail for this equation (there are entire books about it) because it is mainly used to understand how to manage a company. However, it is important to note that the Assets represent </w:t>
      </w:r>
      <w:r>
        <w:rPr>
          <w:sz w:val="24"/>
          <w:szCs w:val="24"/>
        </w:rPr>
        <w:lastRenderedPageBreak/>
        <w:t>everything on the company</w:t>
      </w:r>
      <w:ins w:id="294" w:author="Jordan Wipf" w:date="2018-10-25T20:56:00Z">
        <w:r w:rsidR="00595CBE">
          <w:rPr>
            <w:sz w:val="24"/>
            <w:szCs w:val="24"/>
          </w:rPr>
          <w:t xml:space="preserve">: </w:t>
        </w:r>
      </w:ins>
      <w:del w:id="295" w:author="Jordan Wipf" w:date="2018-10-25T20:56:00Z">
        <w:r w:rsidDel="00595CBE">
          <w:rPr>
            <w:sz w:val="24"/>
            <w:szCs w:val="24"/>
          </w:rPr>
          <w:delText xml:space="preserve">, </w:delText>
        </w:r>
      </w:del>
      <w:r>
        <w:rPr>
          <w:sz w:val="24"/>
          <w:szCs w:val="24"/>
        </w:rPr>
        <w:t>assets include all their possessions and profits. Thus, to make profits, it is needed to first get some “borrowed” money in the form of liabilities (bank loans, etc.) and</w:t>
      </w:r>
    </w:p>
    <w:p w14:paraId="67FAE910" w14:textId="77777777" w:rsidR="005F2E6A" w:rsidRDefault="008D62B3" w:rsidP="00D74886">
      <w:pPr>
        <w:spacing w:before="59" w:line="259" w:lineRule="auto"/>
        <w:ind w:right="83"/>
        <w:jc w:val="both"/>
        <w:rPr>
          <w:sz w:val="24"/>
          <w:szCs w:val="24"/>
        </w:rPr>
        <w:pPrChange w:id="296" w:author="Ricardo... Jacome.." w:date="2018-11-17T23:16:00Z">
          <w:pPr>
            <w:spacing w:before="59" w:line="259" w:lineRule="auto"/>
            <w:ind w:left="100" w:right="83"/>
            <w:jc w:val="both"/>
          </w:pPr>
        </w:pPrChange>
      </w:pPr>
      <w:r>
        <w:rPr>
          <w:sz w:val="24"/>
          <w:szCs w:val="24"/>
        </w:rPr>
        <w:lastRenderedPageBreak/>
        <w:t>owners’ equity (stocks, etc.). So, if you want to company to become bigger, you would need bigger financing sources to fund your projects, products and services.</w:t>
      </w:r>
    </w:p>
    <w:p w14:paraId="1FCC0AB8" w14:textId="77777777" w:rsidR="005F2E6A" w:rsidRDefault="005F2E6A">
      <w:pPr>
        <w:spacing w:before="1" w:line="160" w:lineRule="exact"/>
        <w:rPr>
          <w:sz w:val="16"/>
          <w:szCs w:val="16"/>
        </w:rPr>
      </w:pPr>
    </w:p>
    <w:p w14:paraId="71C3EAA4" w14:textId="77777777" w:rsidR="005F2E6A" w:rsidRDefault="008D62B3">
      <w:pPr>
        <w:spacing w:line="258" w:lineRule="auto"/>
        <w:ind w:left="100" w:right="81"/>
        <w:jc w:val="both"/>
        <w:rPr>
          <w:sz w:val="24"/>
          <w:szCs w:val="24"/>
        </w:rPr>
      </w:pPr>
      <w:r>
        <w:rPr>
          <w:sz w:val="24"/>
          <w:szCs w:val="24"/>
        </w:rPr>
        <w:t xml:space="preserve">One key difference in between liability and owner’s equity is this: </w:t>
      </w:r>
      <w:r>
        <w:rPr>
          <w:b/>
          <w:sz w:val="24"/>
          <w:szCs w:val="24"/>
        </w:rPr>
        <w:t xml:space="preserve">Liabilities are secured, and Owners Equity are risky. </w:t>
      </w:r>
      <w:r>
        <w:rPr>
          <w:sz w:val="24"/>
          <w:szCs w:val="24"/>
        </w:rPr>
        <w:t>For example, the bank gives the company money, in exchange of a fixed interest rate for their services. And the company is legally obligated to pay this. However, for equity, the company is not obligated to pay shareholders anything in the case the company goes bankrupt.</w:t>
      </w:r>
    </w:p>
    <w:p w14:paraId="040D7F75" w14:textId="77777777" w:rsidR="005F2E6A" w:rsidRDefault="005F2E6A">
      <w:pPr>
        <w:spacing w:before="2" w:line="160" w:lineRule="exact"/>
        <w:rPr>
          <w:sz w:val="16"/>
          <w:szCs w:val="16"/>
        </w:rPr>
      </w:pPr>
    </w:p>
    <w:p w14:paraId="14DF51F2" w14:textId="77777777" w:rsidR="005F2E6A" w:rsidRDefault="008D62B3">
      <w:pPr>
        <w:spacing w:line="258" w:lineRule="auto"/>
        <w:ind w:left="100" w:right="73"/>
        <w:jc w:val="both"/>
        <w:rPr>
          <w:sz w:val="24"/>
          <w:szCs w:val="24"/>
        </w:rPr>
      </w:pPr>
      <w:r>
        <w:rPr>
          <w:sz w:val="24"/>
          <w:szCs w:val="24"/>
        </w:rPr>
        <w:t>Companies</w:t>
      </w:r>
      <w:del w:id="297" w:author="Jordan Wipf" w:date="2018-10-25T20:43:00Z">
        <w:r w:rsidDel="008D62B3">
          <w:rPr>
            <w:sz w:val="24"/>
            <w:szCs w:val="24"/>
          </w:rPr>
          <w:delText xml:space="preserve">  </w:delText>
        </w:r>
      </w:del>
      <w:ins w:id="298" w:author="Jordan Wipf" w:date="2018-10-25T20:43:00Z">
        <w:r>
          <w:rPr>
            <w:sz w:val="24"/>
            <w:szCs w:val="24"/>
          </w:rPr>
          <w:t xml:space="preserve"> </w:t>
        </w:r>
      </w:ins>
      <w:r>
        <w:rPr>
          <w:sz w:val="24"/>
          <w:szCs w:val="24"/>
        </w:rPr>
        <w:t>sometimes</w:t>
      </w:r>
      <w:del w:id="299" w:author="Jordan Wipf" w:date="2018-10-25T20:43:00Z">
        <w:r w:rsidDel="008D62B3">
          <w:rPr>
            <w:sz w:val="24"/>
            <w:szCs w:val="24"/>
          </w:rPr>
          <w:delText xml:space="preserve">  </w:delText>
        </w:r>
      </w:del>
      <w:ins w:id="300" w:author="Jordan Wipf" w:date="2018-10-25T20:43:00Z">
        <w:r>
          <w:rPr>
            <w:sz w:val="24"/>
            <w:szCs w:val="24"/>
          </w:rPr>
          <w:t xml:space="preserve"> </w:t>
        </w:r>
      </w:ins>
      <w:r>
        <w:rPr>
          <w:sz w:val="24"/>
          <w:szCs w:val="24"/>
        </w:rPr>
        <w:t>don’t</w:t>
      </w:r>
      <w:del w:id="301" w:author="Jordan Wipf" w:date="2018-10-25T20:43:00Z">
        <w:r w:rsidDel="008D62B3">
          <w:rPr>
            <w:sz w:val="24"/>
            <w:szCs w:val="24"/>
          </w:rPr>
          <w:delText xml:space="preserve">  </w:delText>
        </w:r>
      </w:del>
      <w:ins w:id="302" w:author="Jordan Wipf" w:date="2018-10-25T20:43:00Z">
        <w:r>
          <w:rPr>
            <w:sz w:val="24"/>
            <w:szCs w:val="24"/>
          </w:rPr>
          <w:t xml:space="preserve"> </w:t>
        </w:r>
      </w:ins>
      <w:r>
        <w:rPr>
          <w:sz w:val="24"/>
          <w:szCs w:val="24"/>
        </w:rPr>
        <w:t>like</w:t>
      </w:r>
      <w:del w:id="303" w:author="Jordan Wipf" w:date="2018-10-25T20:43:00Z">
        <w:r w:rsidDel="008D62B3">
          <w:rPr>
            <w:sz w:val="24"/>
            <w:szCs w:val="24"/>
          </w:rPr>
          <w:delText xml:space="preserve">  </w:delText>
        </w:r>
      </w:del>
      <w:ins w:id="304" w:author="Jordan Wipf" w:date="2018-10-25T20:43:00Z">
        <w:r>
          <w:rPr>
            <w:sz w:val="24"/>
            <w:szCs w:val="24"/>
          </w:rPr>
          <w:t xml:space="preserve"> </w:t>
        </w:r>
      </w:ins>
      <w:r>
        <w:rPr>
          <w:sz w:val="24"/>
          <w:szCs w:val="24"/>
        </w:rPr>
        <w:t>the</w:t>
      </w:r>
      <w:del w:id="305" w:author="Jordan Wipf" w:date="2018-10-25T20:43:00Z">
        <w:r w:rsidDel="008D62B3">
          <w:rPr>
            <w:sz w:val="24"/>
            <w:szCs w:val="24"/>
          </w:rPr>
          <w:delText xml:space="preserve">  </w:delText>
        </w:r>
      </w:del>
      <w:ins w:id="306" w:author="Jordan Wipf" w:date="2018-10-25T20:43:00Z">
        <w:r>
          <w:rPr>
            <w:sz w:val="24"/>
            <w:szCs w:val="24"/>
          </w:rPr>
          <w:t xml:space="preserve"> </w:t>
        </w:r>
      </w:ins>
      <w:r>
        <w:rPr>
          <w:sz w:val="24"/>
          <w:szCs w:val="24"/>
        </w:rPr>
        <w:t>interest</w:t>
      </w:r>
      <w:del w:id="307" w:author="Jordan Wipf" w:date="2018-10-25T20:43:00Z">
        <w:r w:rsidDel="008D62B3">
          <w:rPr>
            <w:sz w:val="24"/>
            <w:szCs w:val="24"/>
          </w:rPr>
          <w:delText xml:space="preserve">  </w:delText>
        </w:r>
      </w:del>
      <w:ins w:id="308" w:author="Jordan Wipf" w:date="2018-10-25T20:43:00Z">
        <w:r>
          <w:rPr>
            <w:sz w:val="24"/>
            <w:szCs w:val="24"/>
          </w:rPr>
          <w:t xml:space="preserve"> </w:t>
        </w:r>
      </w:ins>
      <w:r>
        <w:rPr>
          <w:sz w:val="24"/>
          <w:szCs w:val="24"/>
        </w:rPr>
        <w:t>rates</w:t>
      </w:r>
      <w:del w:id="309" w:author="Jordan Wipf" w:date="2018-10-25T20:43:00Z">
        <w:r w:rsidDel="008D62B3">
          <w:rPr>
            <w:sz w:val="24"/>
            <w:szCs w:val="24"/>
          </w:rPr>
          <w:delText xml:space="preserve">  </w:delText>
        </w:r>
      </w:del>
      <w:ins w:id="310" w:author="Jordan Wipf" w:date="2018-10-25T20:43:00Z">
        <w:r>
          <w:rPr>
            <w:sz w:val="24"/>
            <w:szCs w:val="24"/>
          </w:rPr>
          <w:t xml:space="preserve"> </w:t>
        </w:r>
      </w:ins>
      <w:r>
        <w:rPr>
          <w:sz w:val="24"/>
          <w:szCs w:val="24"/>
        </w:rPr>
        <w:t>offered,</w:t>
      </w:r>
      <w:del w:id="311" w:author="Jordan Wipf" w:date="2018-10-25T20:43:00Z">
        <w:r w:rsidDel="008D62B3">
          <w:rPr>
            <w:sz w:val="24"/>
            <w:szCs w:val="24"/>
          </w:rPr>
          <w:delText xml:space="preserve">  </w:delText>
        </w:r>
      </w:del>
      <w:ins w:id="312" w:author="Jordan Wipf" w:date="2018-10-25T20:43:00Z">
        <w:r>
          <w:rPr>
            <w:sz w:val="24"/>
            <w:szCs w:val="24"/>
          </w:rPr>
          <w:t xml:space="preserve"> </w:t>
        </w:r>
      </w:ins>
      <w:r>
        <w:rPr>
          <w:sz w:val="24"/>
          <w:szCs w:val="24"/>
        </w:rPr>
        <w:t>the</w:t>
      </w:r>
      <w:del w:id="313" w:author="Jordan Wipf" w:date="2018-10-25T20:43:00Z">
        <w:r w:rsidDel="008D62B3">
          <w:rPr>
            <w:sz w:val="24"/>
            <w:szCs w:val="24"/>
          </w:rPr>
          <w:delText xml:space="preserve">  </w:delText>
        </w:r>
      </w:del>
      <w:ins w:id="314" w:author="Jordan Wipf" w:date="2018-10-25T20:43:00Z">
        <w:r>
          <w:rPr>
            <w:sz w:val="24"/>
            <w:szCs w:val="24"/>
          </w:rPr>
          <w:t xml:space="preserve"> </w:t>
        </w:r>
      </w:ins>
      <w:r>
        <w:rPr>
          <w:sz w:val="24"/>
          <w:szCs w:val="24"/>
        </w:rPr>
        <w:t>amount</w:t>
      </w:r>
      <w:del w:id="315" w:author="Jordan Wipf" w:date="2018-10-25T20:43:00Z">
        <w:r w:rsidDel="008D62B3">
          <w:rPr>
            <w:sz w:val="24"/>
            <w:szCs w:val="24"/>
          </w:rPr>
          <w:delText xml:space="preserve">  </w:delText>
        </w:r>
      </w:del>
      <w:ins w:id="316" w:author="Jordan Wipf" w:date="2018-10-25T20:43:00Z">
        <w:r>
          <w:rPr>
            <w:sz w:val="24"/>
            <w:szCs w:val="24"/>
          </w:rPr>
          <w:t xml:space="preserve"> </w:t>
        </w:r>
      </w:ins>
      <w:r>
        <w:rPr>
          <w:sz w:val="24"/>
          <w:szCs w:val="24"/>
        </w:rPr>
        <w:t>of</w:t>
      </w:r>
      <w:del w:id="317" w:author="Jordan Wipf" w:date="2018-10-25T20:43:00Z">
        <w:r w:rsidDel="008D62B3">
          <w:rPr>
            <w:sz w:val="24"/>
            <w:szCs w:val="24"/>
          </w:rPr>
          <w:delText xml:space="preserve">  </w:delText>
        </w:r>
      </w:del>
      <w:ins w:id="318" w:author="Jordan Wipf" w:date="2018-10-25T20:43:00Z">
        <w:r>
          <w:rPr>
            <w:sz w:val="24"/>
            <w:szCs w:val="24"/>
          </w:rPr>
          <w:t xml:space="preserve"> </w:t>
        </w:r>
      </w:ins>
      <w:r>
        <w:rPr>
          <w:sz w:val="24"/>
          <w:szCs w:val="24"/>
        </w:rPr>
        <w:t>money provided</w:t>
      </w:r>
      <w:del w:id="319" w:author="Jordan Wipf" w:date="2018-10-25T20:43:00Z">
        <w:r w:rsidDel="008D62B3">
          <w:rPr>
            <w:sz w:val="24"/>
            <w:szCs w:val="24"/>
          </w:rPr>
          <w:delText xml:space="preserve">  </w:delText>
        </w:r>
      </w:del>
      <w:ins w:id="320" w:author="Jordan Wipf" w:date="2018-10-25T20:43:00Z">
        <w:r>
          <w:rPr>
            <w:sz w:val="24"/>
            <w:szCs w:val="24"/>
          </w:rPr>
          <w:t xml:space="preserve"> </w:t>
        </w:r>
      </w:ins>
      <w:r>
        <w:rPr>
          <w:sz w:val="24"/>
          <w:szCs w:val="24"/>
        </w:rPr>
        <w:t xml:space="preserve">by banks, or the terms of contracts, and </w:t>
      </w:r>
      <w:r>
        <w:rPr>
          <w:b/>
          <w:sz w:val="24"/>
          <w:szCs w:val="24"/>
        </w:rPr>
        <w:t xml:space="preserve">that is why </w:t>
      </w:r>
      <w:r>
        <w:rPr>
          <w:sz w:val="24"/>
          <w:szCs w:val="24"/>
        </w:rPr>
        <w:t xml:space="preserve">offering </w:t>
      </w:r>
      <w:del w:id="321" w:author="Jordan Wipf" w:date="2018-10-25T20:43:00Z">
        <w:r w:rsidDel="008D62B3">
          <w:rPr>
            <w:sz w:val="24"/>
            <w:szCs w:val="24"/>
          </w:rPr>
          <w:delText>owners</w:delText>
        </w:r>
      </w:del>
      <w:ins w:id="322" w:author="Jordan Wipf" w:date="2018-10-25T20:43:00Z">
        <w:r>
          <w:rPr>
            <w:sz w:val="24"/>
            <w:szCs w:val="24"/>
          </w:rPr>
          <w:t>owners’</w:t>
        </w:r>
      </w:ins>
      <w:r>
        <w:rPr>
          <w:sz w:val="24"/>
          <w:szCs w:val="24"/>
        </w:rPr>
        <w:t xml:space="preserve"> equity (selling stock) is a great source of funding money. In the case of selling stock, the incentive for shareholders is that, if the company</w:t>
      </w:r>
      <w:del w:id="323" w:author="Jordan Wipf" w:date="2018-10-25T20:43:00Z">
        <w:r w:rsidDel="008D62B3">
          <w:rPr>
            <w:sz w:val="24"/>
            <w:szCs w:val="24"/>
          </w:rPr>
          <w:delText xml:space="preserve">  </w:delText>
        </w:r>
      </w:del>
      <w:ins w:id="324" w:author="Jordan Wipf" w:date="2018-10-25T20:43:00Z">
        <w:r>
          <w:rPr>
            <w:sz w:val="24"/>
            <w:szCs w:val="24"/>
          </w:rPr>
          <w:t xml:space="preserve"> </w:t>
        </w:r>
      </w:ins>
      <w:r>
        <w:rPr>
          <w:sz w:val="24"/>
          <w:szCs w:val="24"/>
        </w:rPr>
        <w:t>is</w:t>
      </w:r>
      <w:del w:id="325" w:author="Jordan Wipf" w:date="2018-10-25T20:43:00Z">
        <w:r w:rsidDel="008D62B3">
          <w:rPr>
            <w:sz w:val="24"/>
            <w:szCs w:val="24"/>
          </w:rPr>
          <w:delText xml:space="preserve">  </w:delText>
        </w:r>
      </w:del>
      <w:ins w:id="326" w:author="Jordan Wipf" w:date="2018-10-25T20:43:00Z">
        <w:r>
          <w:rPr>
            <w:sz w:val="24"/>
            <w:szCs w:val="24"/>
          </w:rPr>
          <w:t xml:space="preserve"> </w:t>
        </w:r>
      </w:ins>
      <w:r>
        <w:rPr>
          <w:sz w:val="24"/>
          <w:szCs w:val="24"/>
        </w:rPr>
        <w:t>doing</w:t>
      </w:r>
      <w:del w:id="327" w:author="Jordan Wipf" w:date="2018-10-25T20:43:00Z">
        <w:r w:rsidDel="008D62B3">
          <w:rPr>
            <w:sz w:val="24"/>
            <w:szCs w:val="24"/>
          </w:rPr>
          <w:delText xml:space="preserve">  </w:delText>
        </w:r>
      </w:del>
      <w:ins w:id="328" w:author="Jordan Wipf" w:date="2018-10-25T20:43:00Z">
        <w:r>
          <w:rPr>
            <w:sz w:val="24"/>
            <w:szCs w:val="24"/>
          </w:rPr>
          <w:t xml:space="preserve"> </w:t>
        </w:r>
      </w:ins>
      <w:r>
        <w:rPr>
          <w:sz w:val="24"/>
          <w:szCs w:val="24"/>
        </w:rPr>
        <w:t>good,</w:t>
      </w:r>
      <w:del w:id="329" w:author="Jordan Wipf" w:date="2018-10-25T20:43:00Z">
        <w:r w:rsidDel="008D62B3">
          <w:rPr>
            <w:sz w:val="24"/>
            <w:szCs w:val="24"/>
          </w:rPr>
          <w:delText xml:space="preserve">  </w:delText>
        </w:r>
      </w:del>
      <w:ins w:id="330" w:author="Jordan Wipf" w:date="2018-10-25T20:43:00Z">
        <w:r>
          <w:rPr>
            <w:sz w:val="24"/>
            <w:szCs w:val="24"/>
          </w:rPr>
          <w:t xml:space="preserve"> </w:t>
        </w:r>
      </w:ins>
      <w:r>
        <w:rPr>
          <w:sz w:val="24"/>
          <w:szCs w:val="24"/>
        </w:rPr>
        <w:t>our</w:t>
      </w:r>
      <w:del w:id="331" w:author="Jordan Wipf" w:date="2018-10-25T20:43:00Z">
        <w:r w:rsidDel="008D62B3">
          <w:rPr>
            <w:sz w:val="24"/>
            <w:szCs w:val="24"/>
          </w:rPr>
          <w:delText xml:space="preserve">  </w:delText>
        </w:r>
      </w:del>
      <w:ins w:id="332" w:author="Jordan Wipf" w:date="2018-10-25T20:43:00Z">
        <w:r>
          <w:rPr>
            <w:sz w:val="24"/>
            <w:szCs w:val="24"/>
          </w:rPr>
          <w:t xml:space="preserve"> </w:t>
        </w:r>
      </w:ins>
      <w:r>
        <w:rPr>
          <w:sz w:val="24"/>
          <w:szCs w:val="24"/>
        </w:rPr>
        <w:t>initial</w:t>
      </w:r>
      <w:del w:id="333" w:author="Jordan Wipf" w:date="2018-10-25T20:43:00Z">
        <w:r w:rsidDel="008D62B3">
          <w:rPr>
            <w:sz w:val="24"/>
            <w:szCs w:val="24"/>
          </w:rPr>
          <w:delText xml:space="preserve">  </w:delText>
        </w:r>
      </w:del>
      <w:ins w:id="334" w:author="Jordan Wipf" w:date="2018-10-25T20:43:00Z">
        <w:r>
          <w:rPr>
            <w:sz w:val="24"/>
            <w:szCs w:val="24"/>
          </w:rPr>
          <w:t xml:space="preserve"> </w:t>
        </w:r>
      </w:ins>
      <w:r>
        <w:rPr>
          <w:sz w:val="24"/>
          <w:szCs w:val="24"/>
        </w:rPr>
        <w:t>investment</w:t>
      </w:r>
      <w:del w:id="335" w:author="Jordan Wipf" w:date="2018-10-25T20:43:00Z">
        <w:r w:rsidDel="008D62B3">
          <w:rPr>
            <w:sz w:val="24"/>
            <w:szCs w:val="24"/>
          </w:rPr>
          <w:delText xml:space="preserve">  </w:delText>
        </w:r>
      </w:del>
      <w:ins w:id="336" w:author="Jordan Wipf" w:date="2018-10-25T20:43:00Z">
        <w:r>
          <w:rPr>
            <w:sz w:val="24"/>
            <w:szCs w:val="24"/>
          </w:rPr>
          <w:t xml:space="preserve"> </w:t>
        </w:r>
      </w:ins>
      <w:r>
        <w:rPr>
          <w:sz w:val="24"/>
          <w:szCs w:val="24"/>
        </w:rPr>
        <w:t>will</w:t>
      </w:r>
      <w:del w:id="337" w:author="Jordan Wipf" w:date="2018-10-25T20:43:00Z">
        <w:r w:rsidDel="008D62B3">
          <w:rPr>
            <w:sz w:val="24"/>
            <w:szCs w:val="24"/>
          </w:rPr>
          <w:delText xml:space="preserve">  </w:delText>
        </w:r>
      </w:del>
      <w:ins w:id="338" w:author="Jordan Wipf" w:date="2018-10-25T20:43:00Z">
        <w:r>
          <w:rPr>
            <w:sz w:val="24"/>
            <w:szCs w:val="24"/>
          </w:rPr>
          <w:t xml:space="preserve"> </w:t>
        </w:r>
      </w:ins>
      <w:r>
        <w:rPr>
          <w:sz w:val="24"/>
          <w:szCs w:val="24"/>
        </w:rPr>
        <w:t>be</w:t>
      </w:r>
      <w:del w:id="339" w:author="Jordan Wipf" w:date="2018-10-25T20:43:00Z">
        <w:r w:rsidDel="008D62B3">
          <w:rPr>
            <w:sz w:val="24"/>
            <w:szCs w:val="24"/>
          </w:rPr>
          <w:delText xml:space="preserve">  </w:delText>
        </w:r>
      </w:del>
      <w:ins w:id="340" w:author="Jordan Wipf" w:date="2018-10-25T20:43:00Z">
        <w:r>
          <w:rPr>
            <w:sz w:val="24"/>
            <w:szCs w:val="24"/>
          </w:rPr>
          <w:t xml:space="preserve"> </w:t>
        </w:r>
      </w:ins>
      <w:r>
        <w:rPr>
          <w:sz w:val="24"/>
          <w:szCs w:val="24"/>
        </w:rPr>
        <w:t>increasing.</w:t>
      </w:r>
      <w:del w:id="341" w:author="Jordan Wipf" w:date="2018-10-25T20:43:00Z">
        <w:r w:rsidDel="008D62B3">
          <w:rPr>
            <w:sz w:val="24"/>
            <w:szCs w:val="24"/>
          </w:rPr>
          <w:delText xml:space="preserve">  </w:delText>
        </w:r>
      </w:del>
      <w:ins w:id="342" w:author="Jordan Wipf" w:date="2018-10-25T20:43:00Z">
        <w:r>
          <w:rPr>
            <w:sz w:val="24"/>
            <w:szCs w:val="24"/>
          </w:rPr>
          <w:t xml:space="preserve"> </w:t>
        </w:r>
      </w:ins>
      <w:r>
        <w:rPr>
          <w:sz w:val="24"/>
          <w:szCs w:val="24"/>
        </w:rPr>
        <w:t>Another</w:t>
      </w:r>
      <w:del w:id="343" w:author="Jordan Wipf" w:date="2018-10-25T20:43:00Z">
        <w:r w:rsidDel="008D62B3">
          <w:rPr>
            <w:sz w:val="24"/>
            <w:szCs w:val="24"/>
          </w:rPr>
          <w:delText xml:space="preserve">  </w:delText>
        </w:r>
      </w:del>
      <w:ins w:id="344" w:author="Jordan Wipf" w:date="2018-10-25T20:43:00Z">
        <w:r>
          <w:rPr>
            <w:sz w:val="24"/>
            <w:szCs w:val="24"/>
          </w:rPr>
          <w:t xml:space="preserve"> </w:t>
        </w:r>
      </w:ins>
      <w:r>
        <w:rPr>
          <w:sz w:val="24"/>
          <w:szCs w:val="24"/>
        </w:rPr>
        <w:t>incentive</w:t>
      </w:r>
      <w:del w:id="345" w:author="Jordan Wipf" w:date="2018-10-25T20:43:00Z">
        <w:r w:rsidDel="008D62B3">
          <w:rPr>
            <w:sz w:val="24"/>
            <w:szCs w:val="24"/>
          </w:rPr>
          <w:delText xml:space="preserve">  </w:delText>
        </w:r>
      </w:del>
      <w:ins w:id="346" w:author="Jordan Wipf" w:date="2018-10-25T20:43:00Z">
        <w:r>
          <w:rPr>
            <w:sz w:val="24"/>
            <w:szCs w:val="24"/>
          </w:rPr>
          <w:t xml:space="preserve"> </w:t>
        </w:r>
      </w:ins>
      <w:r>
        <w:rPr>
          <w:sz w:val="24"/>
          <w:szCs w:val="24"/>
        </w:rPr>
        <w:t>are</w:t>
      </w:r>
      <w:del w:id="347" w:author="Jordan Wipf" w:date="2018-10-25T20:43:00Z">
        <w:r w:rsidDel="008D62B3">
          <w:rPr>
            <w:sz w:val="24"/>
            <w:szCs w:val="24"/>
          </w:rPr>
          <w:delText xml:space="preserve">  </w:delText>
        </w:r>
      </w:del>
      <w:ins w:id="348" w:author="Jordan Wipf" w:date="2018-10-25T20:43:00Z">
        <w:r>
          <w:rPr>
            <w:sz w:val="24"/>
            <w:szCs w:val="24"/>
          </w:rPr>
          <w:t xml:space="preserve"> </w:t>
        </w:r>
      </w:ins>
      <w:r>
        <w:rPr>
          <w:sz w:val="24"/>
          <w:szCs w:val="24"/>
        </w:rPr>
        <w:t>the dividends that were mentioned. Sometimes, the companies need more money than what they can obtain from liabilities and they rely on owner’s equity.</w:t>
      </w:r>
    </w:p>
    <w:p w14:paraId="56576B5B" w14:textId="77777777" w:rsidR="005F2E6A" w:rsidRDefault="005F2E6A">
      <w:pPr>
        <w:spacing w:before="1" w:line="160" w:lineRule="exact"/>
        <w:rPr>
          <w:sz w:val="16"/>
          <w:szCs w:val="16"/>
        </w:rPr>
      </w:pPr>
    </w:p>
    <w:p w14:paraId="72BE75F8" w14:textId="77777777" w:rsidR="005F2E6A" w:rsidRDefault="008D62B3">
      <w:pPr>
        <w:spacing w:line="259" w:lineRule="auto"/>
        <w:ind w:left="100" w:right="79"/>
        <w:jc w:val="both"/>
        <w:rPr>
          <w:sz w:val="24"/>
          <w:szCs w:val="24"/>
        </w:rPr>
      </w:pPr>
      <w:r>
        <w:rPr>
          <w:b/>
          <w:sz w:val="24"/>
          <w:szCs w:val="24"/>
          <w:u w:val="thick" w:color="000000"/>
        </w:rPr>
        <w:t>How is stock price determined?</w:t>
      </w:r>
      <w:r>
        <w:rPr>
          <w:b/>
          <w:sz w:val="24"/>
          <w:szCs w:val="24"/>
        </w:rPr>
        <w:t xml:space="preserve"> </w:t>
      </w:r>
      <w:r>
        <w:rPr>
          <w:sz w:val="24"/>
          <w:szCs w:val="24"/>
        </w:rPr>
        <w:t>The idea is simple</w:t>
      </w:r>
      <w:ins w:id="349" w:author="Jordan Wipf" w:date="2018-10-25T20:57:00Z">
        <w:r w:rsidR="00595CBE">
          <w:rPr>
            <w:sz w:val="24"/>
            <w:szCs w:val="24"/>
          </w:rPr>
          <w:t xml:space="preserve">: </w:t>
        </w:r>
      </w:ins>
      <w:del w:id="350" w:author="Jordan Wipf" w:date="2018-10-25T20:57:00Z">
        <w:r w:rsidDel="00595CBE">
          <w:rPr>
            <w:sz w:val="24"/>
            <w:szCs w:val="24"/>
          </w:rPr>
          <w:delText xml:space="preserve">, </w:delText>
        </w:r>
      </w:del>
      <w:r>
        <w:rPr>
          <w:sz w:val="24"/>
          <w:szCs w:val="24"/>
        </w:rPr>
        <w:t xml:space="preserve">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Pr>
          <w:b/>
          <w:sz w:val="24"/>
          <w:szCs w:val="24"/>
          <w:u w:val="thick" w:color="000000"/>
        </w:rPr>
        <w:t>outstanding shares</w:t>
      </w:r>
      <w:r>
        <w:rPr>
          <w:sz w:val="24"/>
          <w:szCs w:val="24"/>
        </w:rPr>
        <w:t>), and that is the stock price. For example, if the market cap of a company is worth 1 Million dollars, and there are 200,000</w:t>
      </w:r>
    </w:p>
    <w:p w14:paraId="0FC0AB39" w14:textId="77777777" w:rsidR="005F2E6A" w:rsidRDefault="008D62B3">
      <w:pPr>
        <w:spacing w:line="300" w:lineRule="exact"/>
        <w:ind w:left="100" w:right="70"/>
        <w:jc w:val="both"/>
        <w:rPr>
          <w:sz w:val="24"/>
          <w:szCs w:val="24"/>
        </w:rPr>
      </w:pPr>
      <w:r>
        <w:rPr>
          <w:position w:val="-4"/>
          <w:sz w:val="24"/>
          <w:szCs w:val="24"/>
        </w:rPr>
        <w:t xml:space="preserve">shares on that company. </w:t>
      </w:r>
      <w:commentRangeStart w:id="351"/>
      <w:r>
        <w:rPr>
          <w:position w:val="-4"/>
          <w:sz w:val="24"/>
          <w:szCs w:val="24"/>
        </w:rPr>
        <w:t>The price is roughly</w:t>
      </w:r>
      <w:del w:id="352" w:author="Jordan Wipf" w:date="2018-10-25T20:43:00Z">
        <w:r w:rsidDel="008D62B3">
          <w:rPr>
            <w:position w:val="-4"/>
            <w:sz w:val="24"/>
            <w:szCs w:val="24"/>
          </w:rPr>
          <w:delText xml:space="preserve"> </w:delText>
        </w:r>
        <w:r w:rsidDel="008D62B3">
          <w:rPr>
            <w:rFonts w:ascii="Cambria Math" w:eastAsia="Cambria Math" w:hAnsi="Cambria Math" w:cs="Cambria Math"/>
            <w:position w:val="10"/>
            <w:sz w:val="17"/>
            <w:szCs w:val="17"/>
            <w:u w:val="single" w:color="000000"/>
          </w:rPr>
          <w:delText xml:space="preserve"> </w:delText>
        </w:r>
      </w:del>
      <w:ins w:id="353" w:author="Jordan Wipf" w:date="2018-10-25T20:43:00Z">
        <w:r>
          <w:rPr>
            <w:position w:val="-4"/>
            <w:sz w:val="24"/>
            <w:szCs w:val="24"/>
          </w:rPr>
          <w:t xml:space="preserve"> </w:t>
        </w:r>
      </w:ins>
      <w:r>
        <w:rPr>
          <w:rFonts w:ascii="Cambria Math" w:eastAsia="Cambria Math" w:hAnsi="Cambria Math" w:cs="Cambria Math"/>
          <w:position w:val="10"/>
          <w:sz w:val="17"/>
          <w:szCs w:val="17"/>
          <w:u w:val="single" w:color="000000"/>
        </w:rPr>
        <w:t xml:space="preserve">1, </w:t>
      </w:r>
      <w:proofErr w:type="gramStart"/>
      <w:r>
        <w:rPr>
          <w:rFonts w:ascii="Cambria Math" w:eastAsia="Cambria Math" w:hAnsi="Cambria Math" w:cs="Cambria Math"/>
          <w:position w:val="10"/>
          <w:sz w:val="17"/>
          <w:szCs w:val="17"/>
          <w:u w:val="single" w:color="000000"/>
        </w:rPr>
        <w:t>000 ,</w:t>
      </w:r>
      <w:proofErr w:type="gramEnd"/>
      <w:r>
        <w:rPr>
          <w:rFonts w:ascii="Cambria Math" w:eastAsia="Cambria Math" w:hAnsi="Cambria Math" w:cs="Cambria Math"/>
          <w:position w:val="10"/>
          <w:sz w:val="17"/>
          <w:szCs w:val="17"/>
          <w:u w:val="single" w:color="000000"/>
        </w:rPr>
        <w:t xml:space="preserve"> 000</w:t>
      </w:r>
      <w:del w:id="354" w:author="Jordan Wipf" w:date="2018-10-25T20:43:00Z">
        <w:r w:rsidDel="008D62B3">
          <w:rPr>
            <w:rFonts w:ascii="Cambria Math" w:eastAsia="Cambria Math" w:hAnsi="Cambria Math" w:cs="Cambria Math"/>
            <w:position w:val="10"/>
            <w:sz w:val="17"/>
            <w:szCs w:val="17"/>
            <w:u w:val="single" w:color="000000"/>
          </w:rPr>
          <w:delText xml:space="preserve">  </w:delText>
        </w:r>
      </w:del>
      <w:ins w:id="355" w:author="Jordan Wipf" w:date="2018-10-25T20:43:00Z">
        <w:r>
          <w:rPr>
            <w:rFonts w:ascii="Cambria Math" w:eastAsia="Cambria Math" w:hAnsi="Cambria Math" w:cs="Cambria Math"/>
            <w:position w:val="10"/>
            <w:sz w:val="17"/>
            <w:szCs w:val="17"/>
            <w:u w:val="single" w:color="000000"/>
          </w:rPr>
          <w:t xml:space="preserve"> </w:t>
        </w:r>
      </w:ins>
      <w:r>
        <w:rPr>
          <w:rFonts w:ascii="Cambria Math" w:eastAsia="Cambria Math" w:hAnsi="Cambria Math" w:cs="Cambria Math"/>
          <w:position w:val="10"/>
          <w:sz w:val="17"/>
          <w:szCs w:val="17"/>
          <w:u w:val="single" w:color="000000"/>
        </w:rPr>
        <w:t>𝑜𝑙𝑙𝑎</w:t>
      </w:r>
      <w:del w:id="356" w:author="Jordan Wipf" w:date="2018-10-25T20:43:00Z">
        <w:r w:rsidDel="008D62B3">
          <w:rPr>
            <w:rFonts w:ascii="Cambria Math" w:eastAsia="Cambria Math" w:hAnsi="Cambria Math" w:cs="Cambria Math"/>
            <w:position w:val="10"/>
            <w:sz w:val="17"/>
            <w:szCs w:val="17"/>
            <w:u w:val="single" w:color="000000"/>
          </w:rPr>
          <w:delText xml:space="preserve">  </w:delText>
        </w:r>
      </w:del>
      <w:ins w:id="357" w:author="Jordan Wipf" w:date="2018-10-25T20:43:00Z">
        <w:r>
          <w:rPr>
            <w:rFonts w:ascii="Cambria Math" w:eastAsia="Cambria Math" w:hAnsi="Cambria Math" w:cs="Cambria Math"/>
            <w:position w:val="10"/>
            <w:sz w:val="17"/>
            <w:szCs w:val="17"/>
            <w:u w:val="single" w:color="000000"/>
          </w:rPr>
          <w:t xml:space="preserve"> </w:t>
        </w:r>
      </w:ins>
      <w:del w:id="358" w:author="Jordan Wipf" w:date="2018-10-25T20:43:00Z">
        <w:r w:rsidDel="008D62B3">
          <w:rPr>
            <w:rFonts w:ascii="Cambria Math" w:eastAsia="Cambria Math" w:hAnsi="Cambria Math" w:cs="Cambria Math"/>
            <w:position w:val="10"/>
            <w:sz w:val="17"/>
            <w:szCs w:val="17"/>
          </w:rPr>
          <w:delText xml:space="preserve">  </w:delText>
        </w:r>
      </w:del>
      <w:ins w:id="359" w:author="Jordan Wipf" w:date="2018-10-25T20:43:00Z">
        <w:r>
          <w:rPr>
            <w:rFonts w:ascii="Cambria Math" w:eastAsia="Cambria Math" w:hAnsi="Cambria Math" w:cs="Cambria Math"/>
            <w:position w:val="10"/>
            <w:sz w:val="17"/>
            <w:szCs w:val="17"/>
          </w:rPr>
          <w:t xml:space="preserve"> </w:t>
        </w:r>
      </w:ins>
      <w:r>
        <w:rPr>
          <w:rFonts w:ascii="Cambria Math" w:eastAsia="Cambria Math" w:hAnsi="Cambria Math" w:cs="Cambria Math"/>
          <w:position w:val="-4"/>
          <w:sz w:val="24"/>
          <w:szCs w:val="24"/>
        </w:rPr>
        <w:t xml:space="preserve">= 5 </w:t>
      </w:r>
      <w:r>
        <w:rPr>
          <w:position w:val="-4"/>
          <w:sz w:val="24"/>
          <w:szCs w:val="24"/>
        </w:rPr>
        <w:t xml:space="preserve">dollars per share. </w:t>
      </w:r>
      <w:commentRangeEnd w:id="351"/>
      <w:r w:rsidR="00595CBE">
        <w:rPr>
          <w:rStyle w:val="CommentReference"/>
        </w:rPr>
        <w:commentReference w:id="351"/>
      </w:r>
      <w:r>
        <w:rPr>
          <w:position w:val="-4"/>
          <w:sz w:val="24"/>
          <w:szCs w:val="24"/>
        </w:rPr>
        <w:t>The number of</w:t>
      </w:r>
    </w:p>
    <w:p w14:paraId="6D75748F" w14:textId="77777777" w:rsidR="005F2E6A" w:rsidRDefault="008D62B3">
      <w:pPr>
        <w:spacing w:line="120" w:lineRule="exact"/>
        <w:ind w:left="4542" w:right="3831"/>
        <w:jc w:val="center"/>
        <w:rPr>
          <w:rFonts w:ascii="Cambria Math" w:eastAsia="Cambria Math" w:hAnsi="Cambria Math" w:cs="Cambria Math"/>
          <w:sz w:val="17"/>
          <w:szCs w:val="17"/>
        </w:rPr>
      </w:pPr>
      <w:r>
        <w:rPr>
          <w:rFonts w:ascii="Cambria Math" w:eastAsia="Cambria Math" w:hAnsi="Cambria Math" w:cs="Cambria Math"/>
          <w:position w:val="1"/>
          <w:sz w:val="17"/>
          <w:szCs w:val="17"/>
        </w:rPr>
        <w:t>200,000 ℎ𝑎</w:t>
      </w:r>
    </w:p>
    <w:p w14:paraId="4E057D65" w14:textId="77777777" w:rsidR="005F2E6A" w:rsidRDefault="008D62B3">
      <w:pPr>
        <w:spacing w:before="4"/>
        <w:ind w:left="100" w:right="3124"/>
        <w:jc w:val="both"/>
        <w:rPr>
          <w:sz w:val="24"/>
          <w:szCs w:val="24"/>
        </w:rPr>
      </w:pPr>
      <w:r>
        <w:rPr>
          <w:sz w:val="24"/>
          <w:szCs w:val="24"/>
        </w:rPr>
        <w:t>outstanding shares is usually determined by the company’s needs.</w:t>
      </w:r>
    </w:p>
    <w:p w14:paraId="43A877D0" w14:textId="77777777" w:rsidR="005F2E6A" w:rsidRDefault="005F2E6A">
      <w:pPr>
        <w:spacing w:before="2" w:line="180" w:lineRule="exact"/>
        <w:rPr>
          <w:sz w:val="18"/>
          <w:szCs w:val="18"/>
        </w:rPr>
      </w:pPr>
    </w:p>
    <w:p w14:paraId="31094486" w14:textId="77777777" w:rsidR="005F2E6A" w:rsidRDefault="008D62B3">
      <w:pPr>
        <w:spacing w:line="259" w:lineRule="auto"/>
        <w:ind w:left="100" w:right="77"/>
        <w:jc w:val="both"/>
        <w:rPr>
          <w:sz w:val="24"/>
          <w:szCs w:val="24"/>
        </w:rPr>
      </w:pPr>
      <w:r>
        <w:rPr>
          <w:sz w:val="24"/>
          <w:szCs w:val="24"/>
        </w:rPr>
        <w:t xml:space="preserve">Finally, not all companies have stocks on the market for sell. These types of companies are known as </w:t>
      </w:r>
      <w:r>
        <w:rPr>
          <w:b/>
          <w:sz w:val="24"/>
          <w:szCs w:val="24"/>
        </w:rPr>
        <w:t xml:space="preserve">Private Companies </w:t>
      </w:r>
      <w:r>
        <w:rPr>
          <w:sz w:val="24"/>
          <w:szCs w:val="24"/>
        </w:rPr>
        <w:t xml:space="preserve">because they do not see value in obtaining funding from stocks. Companies with stocks on the market are known as </w:t>
      </w:r>
      <w:r>
        <w:rPr>
          <w:b/>
          <w:sz w:val="24"/>
          <w:szCs w:val="24"/>
        </w:rPr>
        <w:t>Public Companies</w:t>
      </w:r>
      <w:r>
        <w:rPr>
          <w:sz w:val="24"/>
          <w:szCs w:val="24"/>
        </w:rPr>
        <w:t>. Companies can have many reasons to be either private or public, an example could be that their products are doing extremely well so that they never needed extra funding. Another would be that a person or an entity that has more than</w:t>
      </w:r>
      <w:del w:id="360" w:author="Jordan Wipf" w:date="2018-10-25T20:43:00Z">
        <w:r w:rsidDel="008D62B3">
          <w:rPr>
            <w:sz w:val="24"/>
            <w:szCs w:val="24"/>
          </w:rPr>
          <w:delText xml:space="preserve">  </w:delText>
        </w:r>
      </w:del>
      <w:ins w:id="361" w:author="Jordan Wipf" w:date="2018-10-25T20:43:00Z">
        <w:r>
          <w:rPr>
            <w:sz w:val="24"/>
            <w:szCs w:val="24"/>
          </w:rPr>
          <w:t xml:space="preserve"> </w:t>
        </w:r>
      </w:ins>
      <w:r>
        <w:rPr>
          <w:sz w:val="24"/>
          <w:szCs w:val="24"/>
        </w:rPr>
        <w:t>enough</w:t>
      </w:r>
      <w:del w:id="362" w:author="Jordan Wipf" w:date="2018-10-25T20:43:00Z">
        <w:r w:rsidDel="008D62B3">
          <w:rPr>
            <w:sz w:val="24"/>
            <w:szCs w:val="24"/>
          </w:rPr>
          <w:delText xml:space="preserve">  </w:delText>
        </w:r>
      </w:del>
      <w:ins w:id="363" w:author="Jordan Wipf" w:date="2018-10-25T20:43:00Z">
        <w:r>
          <w:rPr>
            <w:sz w:val="24"/>
            <w:szCs w:val="24"/>
          </w:rPr>
          <w:t xml:space="preserve"> </w:t>
        </w:r>
      </w:ins>
      <w:r>
        <w:rPr>
          <w:sz w:val="24"/>
          <w:szCs w:val="24"/>
        </w:rPr>
        <w:t>money</w:t>
      </w:r>
      <w:del w:id="364" w:author="Jordan Wipf" w:date="2018-10-25T20:43:00Z">
        <w:r w:rsidDel="008D62B3">
          <w:rPr>
            <w:sz w:val="24"/>
            <w:szCs w:val="24"/>
          </w:rPr>
          <w:delText xml:space="preserve">  </w:delText>
        </w:r>
      </w:del>
      <w:ins w:id="365" w:author="Jordan Wipf" w:date="2018-10-25T20:43:00Z">
        <w:r>
          <w:rPr>
            <w:sz w:val="24"/>
            <w:szCs w:val="24"/>
          </w:rPr>
          <w:t xml:space="preserve"> </w:t>
        </w:r>
      </w:ins>
      <w:r>
        <w:rPr>
          <w:sz w:val="24"/>
          <w:szCs w:val="24"/>
        </w:rPr>
        <w:t>to</w:t>
      </w:r>
      <w:del w:id="366" w:author="Jordan Wipf" w:date="2018-10-25T20:43:00Z">
        <w:r w:rsidDel="008D62B3">
          <w:rPr>
            <w:sz w:val="24"/>
            <w:szCs w:val="24"/>
          </w:rPr>
          <w:delText xml:space="preserve">  </w:delText>
        </w:r>
      </w:del>
      <w:ins w:id="367" w:author="Jordan Wipf" w:date="2018-10-25T20:43:00Z">
        <w:r>
          <w:rPr>
            <w:sz w:val="24"/>
            <w:szCs w:val="24"/>
          </w:rPr>
          <w:t xml:space="preserve"> </w:t>
        </w:r>
      </w:ins>
      <w:r>
        <w:rPr>
          <w:sz w:val="24"/>
          <w:szCs w:val="24"/>
        </w:rPr>
        <w:t>run</w:t>
      </w:r>
      <w:del w:id="368" w:author="Jordan Wipf" w:date="2018-10-25T20:43:00Z">
        <w:r w:rsidDel="008D62B3">
          <w:rPr>
            <w:sz w:val="24"/>
            <w:szCs w:val="24"/>
          </w:rPr>
          <w:delText xml:space="preserve">  </w:delText>
        </w:r>
      </w:del>
      <w:ins w:id="369" w:author="Jordan Wipf" w:date="2018-10-25T20:43:00Z">
        <w:r>
          <w:rPr>
            <w:sz w:val="24"/>
            <w:szCs w:val="24"/>
          </w:rPr>
          <w:t xml:space="preserve"> </w:t>
        </w:r>
      </w:ins>
      <w:r>
        <w:rPr>
          <w:sz w:val="24"/>
          <w:szCs w:val="24"/>
        </w:rPr>
        <w:t>the</w:t>
      </w:r>
      <w:del w:id="370" w:author="Jordan Wipf" w:date="2018-10-25T20:43:00Z">
        <w:r w:rsidDel="008D62B3">
          <w:rPr>
            <w:sz w:val="24"/>
            <w:szCs w:val="24"/>
          </w:rPr>
          <w:delText xml:space="preserve">  </w:delText>
        </w:r>
      </w:del>
      <w:ins w:id="371" w:author="Jordan Wipf" w:date="2018-10-25T20:43:00Z">
        <w:r>
          <w:rPr>
            <w:sz w:val="24"/>
            <w:szCs w:val="24"/>
          </w:rPr>
          <w:t xml:space="preserve"> </w:t>
        </w:r>
      </w:ins>
      <w:r>
        <w:rPr>
          <w:sz w:val="24"/>
          <w:szCs w:val="24"/>
        </w:rPr>
        <w:t>company</w:t>
      </w:r>
      <w:del w:id="372" w:author="Jordan Wipf" w:date="2018-10-25T20:43:00Z">
        <w:r w:rsidDel="008D62B3">
          <w:rPr>
            <w:sz w:val="24"/>
            <w:szCs w:val="24"/>
          </w:rPr>
          <w:delText xml:space="preserve">  </w:delText>
        </w:r>
      </w:del>
      <w:ins w:id="373" w:author="Jordan Wipf" w:date="2018-10-25T20:43:00Z">
        <w:r>
          <w:rPr>
            <w:sz w:val="24"/>
            <w:szCs w:val="24"/>
          </w:rPr>
          <w:t xml:space="preserve"> </w:t>
        </w:r>
      </w:ins>
      <w:r>
        <w:rPr>
          <w:sz w:val="24"/>
          <w:szCs w:val="24"/>
        </w:rPr>
        <w:t>is</w:t>
      </w:r>
      <w:del w:id="374" w:author="Jordan Wipf" w:date="2018-10-25T20:43:00Z">
        <w:r w:rsidDel="008D62B3">
          <w:rPr>
            <w:sz w:val="24"/>
            <w:szCs w:val="24"/>
          </w:rPr>
          <w:delText xml:space="preserve">  </w:delText>
        </w:r>
      </w:del>
      <w:ins w:id="375" w:author="Jordan Wipf" w:date="2018-10-25T20:43:00Z">
        <w:r>
          <w:rPr>
            <w:sz w:val="24"/>
            <w:szCs w:val="24"/>
          </w:rPr>
          <w:t xml:space="preserve"> </w:t>
        </w:r>
      </w:ins>
      <w:r>
        <w:rPr>
          <w:sz w:val="24"/>
          <w:szCs w:val="24"/>
        </w:rPr>
        <w:t>not</w:t>
      </w:r>
      <w:del w:id="376" w:author="Jordan Wipf" w:date="2018-10-25T20:43:00Z">
        <w:r w:rsidDel="008D62B3">
          <w:rPr>
            <w:sz w:val="24"/>
            <w:szCs w:val="24"/>
          </w:rPr>
          <w:delText xml:space="preserve">  </w:delText>
        </w:r>
      </w:del>
      <w:ins w:id="377" w:author="Jordan Wipf" w:date="2018-10-25T20:43:00Z">
        <w:r>
          <w:rPr>
            <w:sz w:val="24"/>
            <w:szCs w:val="24"/>
          </w:rPr>
          <w:t xml:space="preserve"> </w:t>
        </w:r>
      </w:ins>
      <w:r>
        <w:rPr>
          <w:sz w:val="24"/>
          <w:szCs w:val="24"/>
        </w:rPr>
        <w:t>worried</w:t>
      </w:r>
      <w:del w:id="378" w:author="Jordan Wipf" w:date="2018-10-25T20:43:00Z">
        <w:r w:rsidDel="008D62B3">
          <w:rPr>
            <w:sz w:val="24"/>
            <w:szCs w:val="24"/>
          </w:rPr>
          <w:delText xml:space="preserve">  </w:delText>
        </w:r>
      </w:del>
      <w:ins w:id="379" w:author="Jordan Wipf" w:date="2018-10-25T20:43:00Z">
        <w:r>
          <w:rPr>
            <w:sz w:val="24"/>
            <w:szCs w:val="24"/>
          </w:rPr>
          <w:t xml:space="preserve"> </w:t>
        </w:r>
      </w:ins>
      <w:r>
        <w:rPr>
          <w:sz w:val="24"/>
          <w:szCs w:val="24"/>
        </w:rPr>
        <w:t>about</w:t>
      </w:r>
      <w:del w:id="380" w:author="Jordan Wipf" w:date="2018-10-25T20:43:00Z">
        <w:r w:rsidDel="008D62B3">
          <w:rPr>
            <w:sz w:val="24"/>
            <w:szCs w:val="24"/>
          </w:rPr>
          <w:delText xml:space="preserve">  </w:delText>
        </w:r>
      </w:del>
      <w:ins w:id="381" w:author="Jordan Wipf" w:date="2018-10-25T20:43:00Z">
        <w:r>
          <w:rPr>
            <w:sz w:val="24"/>
            <w:szCs w:val="24"/>
          </w:rPr>
          <w:t xml:space="preserve"> </w:t>
        </w:r>
      </w:ins>
      <w:r>
        <w:rPr>
          <w:sz w:val="24"/>
          <w:szCs w:val="24"/>
        </w:rPr>
        <w:t>funding</w:t>
      </w:r>
      <w:del w:id="382" w:author="Jordan Wipf" w:date="2018-10-25T20:43:00Z">
        <w:r w:rsidDel="008D62B3">
          <w:rPr>
            <w:sz w:val="24"/>
            <w:szCs w:val="24"/>
          </w:rPr>
          <w:delText xml:space="preserve">  </w:delText>
        </w:r>
      </w:del>
      <w:ins w:id="383" w:author="Jordan Wipf" w:date="2018-10-25T20:43:00Z">
        <w:r>
          <w:rPr>
            <w:sz w:val="24"/>
            <w:szCs w:val="24"/>
          </w:rPr>
          <w:t xml:space="preserve"> </w:t>
        </w:r>
      </w:ins>
      <w:r>
        <w:rPr>
          <w:sz w:val="24"/>
          <w:szCs w:val="24"/>
        </w:rPr>
        <w:t>for</w:t>
      </w:r>
      <w:del w:id="384" w:author="Jordan Wipf" w:date="2018-10-25T20:43:00Z">
        <w:r w:rsidDel="008D62B3">
          <w:rPr>
            <w:sz w:val="24"/>
            <w:szCs w:val="24"/>
          </w:rPr>
          <w:delText xml:space="preserve">  </w:delText>
        </w:r>
      </w:del>
      <w:ins w:id="385" w:author="Jordan Wipf" w:date="2018-10-25T20:43:00Z">
        <w:r>
          <w:rPr>
            <w:sz w:val="24"/>
            <w:szCs w:val="24"/>
          </w:rPr>
          <w:t xml:space="preserve"> </w:t>
        </w:r>
      </w:ins>
      <w:r>
        <w:rPr>
          <w:sz w:val="24"/>
          <w:szCs w:val="24"/>
        </w:rPr>
        <w:t>the</w:t>
      </w:r>
      <w:del w:id="386" w:author="Jordan Wipf" w:date="2018-10-25T20:43:00Z">
        <w:r w:rsidDel="008D62B3">
          <w:rPr>
            <w:sz w:val="24"/>
            <w:szCs w:val="24"/>
          </w:rPr>
          <w:delText xml:space="preserve">  </w:delText>
        </w:r>
      </w:del>
      <w:ins w:id="387" w:author="Jordan Wipf" w:date="2018-10-25T20:43:00Z">
        <w:r>
          <w:rPr>
            <w:sz w:val="24"/>
            <w:szCs w:val="24"/>
          </w:rPr>
          <w:t xml:space="preserve"> </w:t>
        </w:r>
      </w:ins>
      <w:r>
        <w:rPr>
          <w:sz w:val="24"/>
          <w:szCs w:val="24"/>
        </w:rPr>
        <w:t>future.</w:t>
      </w:r>
      <w:del w:id="388" w:author="Jordan Wipf" w:date="2018-10-25T20:43:00Z">
        <w:r w:rsidDel="008D62B3">
          <w:rPr>
            <w:sz w:val="24"/>
            <w:szCs w:val="24"/>
          </w:rPr>
          <w:delText xml:space="preserve">  </w:delText>
        </w:r>
      </w:del>
      <w:ins w:id="389" w:author="Jordan Wipf" w:date="2018-10-25T20:43:00Z">
        <w:r>
          <w:rPr>
            <w:sz w:val="24"/>
            <w:szCs w:val="24"/>
          </w:rPr>
          <w:t xml:space="preserve"> </w:t>
        </w:r>
      </w:ins>
      <w:r>
        <w:rPr>
          <w:sz w:val="24"/>
          <w:szCs w:val="24"/>
        </w:rPr>
        <w:t xml:space="preserve">When companies go from Private to Public, an </w:t>
      </w:r>
      <w:r>
        <w:rPr>
          <w:b/>
          <w:sz w:val="24"/>
          <w:szCs w:val="24"/>
        </w:rPr>
        <w:t xml:space="preserve">IPO or Initial Public Offering </w:t>
      </w:r>
      <w:r>
        <w:rPr>
          <w:sz w:val="24"/>
          <w:szCs w:val="24"/>
        </w:rPr>
        <w:t xml:space="preserve">occurs, which announces the day that a stock is available </w:t>
      </w:r>
      <w:del w:id="390" w:author="Jordan Wipf" w:date="2018-10-25T20:58:00Z">
        <w:r w:rsidDel="00595CBE">
          <w:rPr>
            <w:sz w:val="24"/>
            <w:szCs w:val="24"/>
          </w:rPr>
          <w:delText xml:space="preserve">for </w:delText>
        </w:r>
      </w:del>
      <w:ins w:id="391" w:author="Jordan Wipf" w:date="2018-10-25T20:58:00Z">
        <w:r w:rsidR="00595CBE">
          <w:rPr>
            <w:sz w:val="24"/>
            <w:szCs w:val="24"/>
          </w:rPr>
          <w:t xml:space="preserve">to </w:t>
        </w:r>
      </w:ins>
      <w:r>
        <w:rPr>
          <w:sz w:val="24"/>
          <w:szCs w:val="24"/>
        </w:rPr>
        <w:t>sell along with its initial stock price.</w:t>
      </w:r>
    </w:p>
    <w:p w14:paraId="4B9699FA" w14:textId="77777777" w:rsidR="005F2E6A" w:rsidRDefault="005F2E6A">
      <w:pPr>
        <w:spacing w:before="8" w:line="140" w:lineRule="exact"/>
        <w:rPr>
          <w:sz w:val="15"/>
          <w:szCs w:val="15"/>
        </w:rPr>
      </w:pPr>
    </w:p>
    <w:p w14:paraId="6B9DE8BB" w14:textId="77777777" w:rsidR="005F2E6A" w:rsidRDefault="008D62B3">
      <w:pPr>
        <w:ind w:left="100" w:right="4297"/>
        <w:jc w:val="both"/>
        <w:rPr>
          <w:sz w:val="32"/>
          <w:szCs w:val="32"/>
        </w:rPr>
      </w:pPr>
      <w:r>
        <w:rPr>
          <w:b/>
          <w:color w:val="0099CC"/>
          <w:w w:val="99"/>
          <w:sz w:val="32"/>
          <w:szCs w:val="32"/>
        </w:rPr>
        <w:t>Where</w:t>
      </w:r>
      <w:r>
        <w:rPr>
          <w:b/>
          <w:color w:val="0099CC"/>
          <w:sz w:val="32"/>
          <w:szCs w:val="32"/>
        </w:rPr>
        <w:t xml:space="preserve"> </w:t>
      </w:r>
      <w:r>
        <w:rPr>
          <w:b/>
          <w:color w:val="0099CC"/>
          <w:w w:val="99"/>
          <w:sz w:val="32"/>
          <w:szCs w:val="32"/>
        </w:rPr>
        <w:t>are</w:t>
      </w:r>
      <w:r>
        <w:rPr>
          <w:b/>
          <w:color w:val="0099CC"/>
          <w:sz w:val="32"/>
          <w:szCs w:val="32"/>
        </w:rPr>
        <w:t xml:space="preserve"> </w:t>
      </w:r>
      <w:r>
        <w:rPr>
          <w:b/>
          <w:color w:val="0099CC"/>
          <w:w w:val="99"/>
          <w:sz w:val="32"/>
          <w:szCs w:val="32"/>
        </w:rPr>
        <w:t>Stock</w:t>
      </w:r>
      <w:r>
        <w:rPr>
          <w:b/>
          <w:color w:val="0099CC"/>
          <w:sz w:val="32"/>
          <w:szCs w:val="32"/>
        </w:rPr>
        <w:t xml:space="preserve"> </w:t>
      </w:r>
      <w:r>
        <w:rPr>
          <w:b/>
          <w:color w:val="0099CC"/>
          <w:w w:val="99"/>
          <w:sz w:val="32"/>
          <w:szCs w:val="32"/>
        </w:rPr>
        <w:t>Transactions</w:t>
      </w:r>
      <w:r>
        <w:rPr>
          <w:b/>
          <w:color w:val="0099CC"/>
          <w:sz w:val="32"/>
          <w:szCs w:val="32"/>
        </w:rPr>
        <w:t xml:space="preserve"> </w:t>
      </w:r>
      <w:r>
        <w:rPr>
          <w:b/>
          <w:color w:val="0099CC"/>
          <w:w w:val="99"/>
          <w:sz w:val="32"/>
          <w:szCs w:val="32"/>
        </w:rPr>
        <w:t>made?</w:t>
      </w:r>
    </w:p>
    <w:p w14:paraId="23F630C4" w14:textId="77777777" w:rsidR="005F2E6A" w:rsidRDefault="008D62B3">
      <w:pPr>
        <w:spacing w:before="30" w:line="258" w:lineRule="auto"/>
        <w:ind w:left="100" w:right="79"/>
        <w:jc w:val="both"/>
        <w:rPr>
          <w:sz w:val="24"/>
          <w:szCs w:val="24"/>
        </w:rPr>
      </w:pPr>
      <w:r>
        <w:rPr>
          <w:sz w:val="24"/>
          <w:szCs w:val="24"/>
        </w:rPr>
        <w:t>Finally, let us clarify what is “the market</w:t>
      </w:r>
      <w:ins w:id="392" w:author="Jordan Wipf" w:date="2018-10-25T20:58:00Z">
        <w:r w:rsidR="00595CBE">
          <w:rPr>
            <w:sz w:val="24"/>
            <w:szCs w:val="24"/>
          </w:rPr>
          <w:t>.</w:t>
        </w:r>
      </w:ins>
      <w:r>
        <w:rPr>
          <w:sz w:val="24"/>
          <w:szCs w:val="24"/>
        </w:rPr>
        <w:t>”</w:t>
      </w:r>
      <w:del w:id="393" w:author="Jordan Wipf" w:date="2018-10-25T20:58:00Z">
        <w:r w:rsidDel="00595CBE">
          <w:rPr>
            <w:sz w:val="24"/>
            <w:szCs w:val="24"/>
          </w:rPr>
          <w:delText>.</w:delText>
        </w:r>
      </w:del>
      <w:r>
        <w:rPr>
          <w:sz w:val="24"/>
          <w:szCs w:val="24"/>
        </w:rPr>
        <w:t xml:space="preserve">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location the market is. For NYSE, trading hours go from 9:30 am to 4:00 pm EST (Eastern Time).</w:t>
      </w:r>
    </w:p>
    <w:p w14:paraId="36B99929" w14:textId="77777777" w:rsidR="005F2E6A" w:rsidRDefault="005F2E6A">
      <w:pPr>
        <w:spacing w:before="1" w:line="160" w:lineRule="exact"/>
        <w:rPr>
          <w:sz w:val="16"/>
          <w:szCs w:val="16"/>
        </w:rPr>
      </w:pPr>
    </w:p>
    <w:p w14:paraId="09357817" w14:textId="77777777" w:rsidR="005F2E6A" w:rsidRDefault="008D62B3">
      <w:pPr>
        <w:ind w:left="100" w:right="5683"/>
        <w:jc w:val="both"/>
        <w:rPr>
          <w:sz w:val="32"/>
          <w:szCs w:val="32"/>
        </w:rPr>
      </w:pPr>
      <w:r>
        <w:rPr>
          <w:b/>
          <w:color w:val="0099CC"/>
          <w:w w:val="99"/>
          <w:sz w:val="32"/>
          <w:szCs w:val="32"/>
        </w:rPr>
        <w:t>Different</w:t>
      </w:r>
      <w:r>
        <w:rPr>
          <w:b/>
          <w:color w:val="0099CC"/>
          <w:sz w:val="32"/>
          <w:szCs w:val="32"/>
        </w:rPr>
        <w:t xml:space="preserve"> </w:t>
      </w:r>
      <w:r>
        <w:rPr>
          <w:b/>
          <w:color w:val="0099CC"/>
          <w:w w:val="99"/>
          <w:sz w:val="32"/>
          <w:szCs w:val="32"/>
        </w:rPr>
        <w:t>Investment</w:t>
      </w:r>
      <w:r>
        <w:rPr>
          <w:b/>
          <w:color w:val="0099CC"/>
          <w:sz w:val="32"/>
          <w:szCs w:val="32"/>
        </w:rPr>
        <w:t xml:space="preserve"> </w:t>
      </w:r>
      <w:r>
        <w:rPr>
          <w:b/>
          <w:color w:val="0099CC"/>
          <w:w w:val="99"/>
          <w:sz w:val="32"/>
          <w:szCs w:val="32"/>
        </w:rPr>
        <w:t>Types</w:t>
      </w:r>
    </w:p>
    <w:p w14:paraId="634CB4B0" w14:textId="77777777" w:rsidR="005F2E6A" w:rsidRDefault="008D62B3">
      <w:pPr>
        <w:spacing w:before="30" w:line="258" w:lineRule="auto"/>
        <w:ind w:left="100" w:right="76"/>
        <w:jc w:val="both"/>
        <w:rPr>
          <w:sz w:val="24"/>
          <w:szCs w:val="24"/>
        </w:rPr>
        <w:sectPr w:rsidR="005F2E6A">
          <w:pgSz w:w="12240" w:h="15840"/>
          <w:pgMar w:top="1380" w:right="1320" w:bottom="280" w:left="1340" w:header="0" w:footer="1040" w:gutter="0"/>
          <w:cols w:space="720"/>
        </w:sectPr>
      </w:pPr>
      <w:r>
        <w:rPr>
          <w:sz w:val="24"/>
          <w:szCs w:val="24"/>
        </w:rPr>
        <w:t xml:space="preserve">Now that you understand the basics of how companies use and run by stock, we need to understand what else is out there to buy. </w:t>
      </w:r>
      <w:r>
        <w:rPr>
          <w:b/>
          <w:sz w:val="24"/>
          <w:szCs w:val="24"/>
        </w:rPr>
        <w:t>Many people specially at early age, believe that there is only one</w:t>
      </w:r>
    </w:p>
    <w:p w14:paraId="10BCB5D5" w14:textId="77777777" w:rsidR="005F2E6A" w:rsidRDefault="008D62B3">
      <w:pPr>
        <w:spacing w:before="59" w:line="259" w:lineRule="auto"/>
        <w:ind w:left="100" w:right="77"/>
        <w:jc w:val="both"/>
        <w:rPr>
          <w:sz w:val="24"/>
          <w:szCs w:val="24"/>
        </w:rPr>
      </w:pPr>
      <w:r>
        <w:rPr>
          <w:b/>
          <w:sz w:val="24"/>
          <w:szCs w:val="24"/>
        </w:rPr>
        <w:lastRenderedPageBreak/>
        <w:t xml:space="preserve">type of stocks to buy, but that is </w:t>
      </w:r>
      <w:r>
        <w:rPr>
          <w:b/>
          <w:sz w:val="24"/>
          <w:szCs w:val="24"/>
          <w:u w:val="thick" w:color="000000"/>
        </w:rPr>
        <w:t>not true</w:t>
      </w:r>
      <w:r>
        <w:rPr>
          <w:b/>
          <w:sz w:val="24"/>
          <w:szCs w:val="24"/>
        </w:rPr>
        <w:t xml:space="preserve">. </w:t>
      </w:r>
      <w:r>
        <w:rPr>
          <w:sz w:val="24"/>
          <w:szCs w:val="24"/>
        </w:rPr>
        <w:t xml:space="preserve">It is recommended to have a </w:t>
      </w:r>
      <w:r>
        <w:rPr>
          <w:b/>
          <w:sz w:val="24"/>
          <w:szCs w:val="24"/>
          <w:u w:val="thick" w:color="000000"/>
        </w:rPr>
        <w:t>portfolio</w:t>
      </w:r>
      <w:r>
        <w:rPr>
          <w:b/>
          <w:sz w:val="24"/>
          <w:szCs w:val="24"/>
        </w:rPr>
        <w:t xml:space="preserve"> </w:t>
      </w:r>
      <w:r>
        <w:rPr>
          <w:sz w:val="24"/>
          <w:szCs w:val="24"/>
        </w:rPr>
        <w:t>(or collection of investments) that has different investment types.</w:t>
      </w:r>
    </w:p>
    <w:p w14:paraId="32986374" w14:textId="77777777" w:rsidR="005F2E6A" w:rsidRDefault="005F2E6A">
      <w:pPr>
        <w:spacing w:before="1" w:line="160" w:lineRule="exact"/>
        <w:rPr>
          <w:sz w:val="16"/>
          <w:szCs w:val="16"/>
        </w:rPr>
      </w:pPr>
    </w:p>
    <w:p w14:paraId="1B2C2006" w14:textId="77777777" w:rsidR="005F2E6A" w:rsidRDefault="008D62B3">
      <w:pPr>
        <w:ind w:left="100" w:right="2392"/>
        <w:jc w:val="both"/>
        <w:rPr>
          <w:sz w:val="24"/>
          <w:szCs w:val="24"/>
        </w:rPr>
      </w:pPr>
      <w:r>
        <w:rPr>
          <w:sz w:val="24"/>
          <w:szCs w:val="24"/>
        </w:rPr>
        <w:t>The different types of investments and their definitions are the following:</w:t>
      </w:r>
    </w:p>
    <w:p w14:paraId="06D55994" w14:textId="77777777" w:rsidR="005F2E6A" w:rsidRDefault="005F2E6A">
      <w:pPr>
        <w:spacing w:before="2" w:line="180" w:lineRule="exact"/>
        <w:rPr>
          <w:sz w:val="18"/>
          <w:szCs w:val="18"/>
        </w:rPr>
      </w:pPr>
    </w:p>
    <w:p w14:paraId="41DA3C9C" w14:textId="77777777" w:rsidR="005F2E6A" w:rsidRDefault="008D62B3">
      <w:pPr>
        <w:ind w:left="100" w:right="1773"/>
        <w:jc w:val="both"/>
        <w:rPr>
          <w:sz w:val="24"/>
          <w:szCs w:val="24"/>
        </w:rPr>
      </w:pPr>
      <w:r>
        <w:rPr>
          <w:i/>
          <w:sz w:val="24"/>
          <w:szCs w:val="24"/>
        </w:rPr>
        <w:t>Note that an asterisk * indicates that the investment is supported by Robinhood.</w:t>
      </w:r>
    </w:p>
    <w:p w14:paraId="6C540F33" w14:textId="77777777" w:rsidR="005F2E6A" w:rsidRDefault="005F2E6A">
      <w:pPr>
        <w:spacing w:line="180" w:lineRule="exact"/>
        <w:rPr>
          <w:sz w:val="18"/>
          <w:szCs w:val="18"/>
        </w:rPr>
      </w:pPr>
    </w:p>
    <w:p w14:paraId="6FD81242" w14:textId="77777777" w:rsidR="005F2E6A" w:rsidRDefault="008D62B3">
      <w:pPr>
        <w:spacing w:line="259" w:lineRule="auto"/>
        <w:ind w:left="100" w:right="83"/>
        <w:jc w:val="both"/>
        <w:rPr>
          <w:sz w:val="24"/>
          <w:szCs w:val="24"/>
        </w:rPr>
      </w:pPr>
      <w:r>
        <w:rPr>
          <w:b/>
          <w:sz w:val="24"/>
          <w:szCs w:val="24"/>
        </w:rPr>
        <w:t xml:space="preserve">*Common Stock: </w:t>
      </w:r>
      <w:r>
        <w:rPr>
          <w:sz w:val="24"/>
          <w:szCs w:val="24"/>
        </w:rPr>
        <w:t>This is also known as Public Stock, and this were explained previously in this chapter. This investment represents a form of financing for a company that will offer benefits to investors if the company is successful.</w:t>
      </w:r>
    </w:p>
    <w:p w14:paraId="4F415C32" w14:textId="77777777" w:rsidR="005F2E6A" w:rsidRDefault="005F2E6A">
      <w:pPr>
        <w:spacing w:before="8" w:line="140" w:lineRule="exact"/>
        <w:rPr>
          <w:sz w:val="15"/>
          <w:szCs w:val="15"/>
        </w:rPr>
      </w:pPr>
    </w:p>
    <w:p w14:paraId="197ACB80" w14:textId="77777777" w:rsidR="005F2E6A" w:rsidRDefault="008D62B3">
      <w:pPr>
        <w:spacing w:line="259" w:lineRule="auto"/>
        <w:ind w:left="100" w:right="79"/>
        <w:jc w:val="both"/>
        <w:rPr>
          <w:sz w:val="24"/>
          <w:szCs w:val="24"/>
        </w:rPr>
      </w:pPr>
      <w:r>
        <w:rPr>
          <w:b/>
          <w:sz w:val="24"/>
          <w:szCs w:val="24"/>
        </w:rPr>
        <w:t xml:space="preserve">*Penny Stocks: </w:t>
      </w:r>
      <w:r>
        <w:rPr>
          <w:sz w:val="24"/>
          <w:szCs w:val="24"/>
        </w:rPr>
        <w:t>This definition can vary from the source, but usually, penny stocks are the same as a Common Stock that has a value of $5 or less. This type of Stocks is important to distinguish from common stock because these are way riskier to invest on.</w:t>
      </w:r>
    </w:p>
    <w:p w14:paraId="16DD9F1B" w14:textId="77777777" w:rsidR="005F2E6A" w:rsidRDefault="005F2E6A">
      <w:pPr>
        <w:spacing w:before="9" w:line="140" w:lineRule="exact"/>
        <w:rPr>
          <w:sz w:val="15"/>
          <w:szCs w:val="15"/>
        </w:rPr>
      </w:pPr>
    </w:p>
    <w:p w14:paraId="4F2D8BBA" w14:textId="77777777" w:rsidR="005F2E6A" w:rsidRDefault="008D62B3">
      <w:pPr>
        <w:spacing w:line="259" w:lineRule="auto"/>
        <w:ind w:left="100" w:right="74"/>
        <w:jc w:val="both"/>
        <w:rPr>
          <w:sz w:val="24"/>
          <w:szCs w:val="24"/>
        </w:rPr>
      </w:pPr>
      <w:r>
        <w:rPr>
          <w:b/>
          <w:sz w:val="24"/>
          <w:szCs w:val="24"/>
        </w:rPr>
        <w:t xml:space="preserve">Bonds: </w:t>
      </w:r>
      <w:r>
        <w:rPr>
          <w:sz w:val="24"/>
          <w:szCs w:val="24"/>
        </w:rPr>
        <w:t>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w:t>
      </w:r>
      <w:del w:id="394" w:author="Jordan Wipf" w:date="2018-10-25T20:43:00Z">
        <w:r w:rsidDel="008D62B3">
          <w:rPr>
            <w:sz w:val="24"/>
            <w:szCs w:val="24"/>
          </w:rPr>
          <w:delText xml:space="preserve">  </w:delText>
        </w:r>
      </w:del>
      <w:ins w:id="395" w:author="Jordan Wipf" w:date="2018-10-25T20:43:00Z">
        <w:r>
          <w:rPr>
            <w:sz w:val="24"/>
            <w:szCs w:val="24"/>
          </w:rPr>
          <w:t xml:space="preserve"> </w:t>
        </w:r>
      </w:ins>
      <w:r>
        <w:rPr>
          <w:sz w:val="24"/>
          <w:szCs w:val="24"/>
        </w:rPr>
        <w:t>receive</w:t>
      </w:r>
      <w:del w:id="396" w:author="Jordan Wipf" w:date="2018-10-25T20:43:00Z">
        <w:r w:rsidDel="008D62B3">
          <w:rPr>
            <w:sz w:val="24"/>
            <w:szCs w:val="24"/>
          </w:rPr>
          <w:delText xml:space="preserve">  </w:delText>
        </w:r>
      </w:del>
      <w:ins w:id="397" w:author="Jordan Wipf" w:date="2018-10-25T20:43:00Z">
        <w:r>
          <w:rPr>
            <w:sz w:val="24"/>
            <w:szCs w:val="24"/>
          </w:rPr>
          <w:t xml:space="preserve"> </w:t>
        </w:r>
      </w:ins>
      <w:r>
        <w:rPr>
          <w:sz w:val="24"/>
          <w:szCs w:val="24"/>
        </w:rPr>
        <w:t>will</w:t>
      </w:r>
      <w:del w:id="398" w:author="Jordan Wipf" w:date="2018-10-25T20:43:00Z">
        <w:r w:rsidDel="008D62B3">
          <w:rPr>
            <w:sz w:val="24"/>
            <w:szCs w:val="24"/>
          </w:rPr>
          <w:delText xml:space="preserve">  </w:delText>
        </w:r>
      </w:del>
      <w:ins w:id="399" w:author="Jordan Wipf" w:date="2018-10-25T20:43:00Z">
        <w:r>
          <w:rPr>
            <w:sz w:val="24"/>
            <w:szCs w:val="24"/>
          </w:rPr>
          <w:t xml:space="preserve"> </w:t>
        </w:r>
      </w:ins>
      <w:r>
        <w:rPr>
          <w:sz w:val="24"/>
          <w:szCs w:val="24"/>
        </w:rPr>
        <w:t>always</w:t>
      </w:r>
      <w:del w:id="400" w:author="Jordan Wipf" w:date="2018-10-25T20:43:00Z">
        <w:r w:rsidDel="008D62B3">
          <w:rPr>
            <w:sz w:val="24"/>
            <w:szCs w:val="24"/>
          </w:rPr>
          <w:delText xml:space="preserve">  </w:delText>
        </w:r>
      </w:del>
      <w:ins w:id="401" w:author="Jordan Wipf" w:date="2018-10-25T20:43:00Z">
        <w:r>
          <w:rPr>
            <w:sz w:val="24"/>
            <w:szCs w:val="24"/>
          </w:rPr>
          <w:t xml:space="preserve"> </w:t>
        </w:r>
      </w:ins>
      <w:r>
        <w:rPr>
          <w:sz w:val="24"/>
          <w:szCs w:val="24"/>
        </w:rPr>
        <w:t>be</w:t>
      </w:r>
      <w:del w:id="402" w:author="Jordan Wipf" w:date="2018-10-25T20:43:00Z">
        <w:r w:rsidDel="008D62B3">
          <w:rPr>
            <w:sz w:val="24"/>
            <w:szCs w:val="24"/>
          </w:rPr>
          <w:delText xml:space="preserve">  </w:delText>
        </w:r>
      </w:del>
      <w:ins w:id="403" w:author="Jordan Wipf" w:date="2018-10-25T20:43:00Z">
        <w:r>
          <w:rPr>
            <w:sz w:val="24"/>
            <w:szCs w:val="24"/>
          </w:rPr>
          <w:t xml:space="preserve"> </w:t>
        </w:r>
      </w:ins>
      <w:r>
        <w:rPr>
          <w:sz w:val="24"/>
          <w:szCs w:val="24"/>
        </w:rPr>
        <w:t>independent</w:t>
      </w:r>
      <w:del w:id="404" w:author="Jordan Wipf" w:date="2018-10-25T20:43:00Z">
        <w:r w:rsidDel="008D62B3">
          <w:rPr>
            <w:sz w:val="24"/>
            <w:szCs w:val="24"/>
          </w:rPr>
          <w:delText xml:space="preserve">  </w:delText>
        </w:r>
      </w:del>
      <w:ins w:id="405" w:author="Jordan Wipf" w:date="2018-10-25T20:43:00Z">
        <w:r>
          <w:rPr>
            <w:sz w:val="24"/>
            <w:szCs w:val="24"/>
          </w:rPr>
          <w:t xml:space="preserve"> </w:t>
        </w:r>
      </w:ins>
      <w:r>
        <w:rPr>
          <w:sz w:val="24"/>
          <w:szCs w:val="24"/>
        </w:rPr>
        <w:t>on</w:t>
      </w:r>
      <w:del w:id="406" w:author="Jordan Wipf" w:date="2018-10-25T20:43:00Z">
        <w:r w:rsidDel="008D62B3">
          <w:rPr>
            <w:sz w:val="24"/>
            <w:szCs w:val="24"/>
          </w:rPr>
          <w:delText xml:space="preserve">  </w:delText>
        </w:r>
      </w:del>
      <w:ins w:id="407" w:author="Jordan Wipf" w:date="2018-10-25T20:43:00Z">
        <w:r>
          <w:rPr>
            <w:sz w:val="24"/>
            <w:szCs w:val="24"/>
          </w:rPr>
          <w:t xml:space="preserve"> </w:t>
        </w:r>
      </w:ins>
      <w:r>
        <w:rPr>
          <w:sz w:val="24"/>
          <w:szCs w:val="24"/>
        </w:rPr>
        <w:t>how</w:t>
      </w:r>
      <w:del w:id="408" w:author="Jordan Wipf" w:date="2018-10-25T20:43:00Z">
        <w:r w:rsidDel="008D62B3">
          <w:rPr>
            <w:sz w:val="24"/>
            <w:szCs w:val="24"/>
          </w:rPr>
          <w:delText xml:space="preserve">  </w:delText>
        </w:r>
      </w:del>
      <w:ins w:id="409" w:author="Jordan Wipf" w:date="2018-10-25T20:43:00Z">
        <w:r>
          <w:rPr>
            <w:sz w:val="24"/>
            <w:szCs w:val="24"/>
          </w:rPr>
          <w:t xml:space="preserve"> </w:t>
        </w:r>
      </w:ins>
      <w:r>
        <w:rPr>
          <w:sz w:val="24"/>
          <w:szCs w:val="24"/>
        </w:rPr>
        <w:t>well</w:t>
      </w:r>
      <w:del w:id="410" w:author="Jordan Wipf" w:date="2018-10-25T20:43:00Z">
        <w:r w:rsidDel="008D62B3">
          <w:rPr>
            <w:sz w:val="24"/>
            <w:szCs w:val="24"/>
          </w:rPr>
          <w:delText xml:space="preserve">  </w:delText>
        </w:r>
      </w:del>
      <w:ins w:id="411" w:author="Jordan Wipf" w:date="2018-10-25T20:43:00Z">
        <w:r>
          <w:rPr>
            <w:sz w:val="24"/>
            <w:szCs w:val="24"/>
          </w:rPr>
          <w:t xml:space="preserve"> </w:t>
        </w:r>
      </w:ins>
      <w:r>
        <w:rPr>
          <w:sz w:val="24"/>
          <w:szCs w:val="24"/>
        </w:rPr>
        <w:t>the</w:t>
      </w:r>
      <w:del w:id="412" w:author="Jordan Wipf" w:date="2018-10-25T20:43:00Z">
        <w:r w:rsidDel="008D62B3">
          <w:rPr>
            <w:sz w:val="24"/>
            <w:szCs w:val="24"/>
          </w:rPr>
          <w:delText xml:space="preserve">  </w:delText>
        </w:r>
      </w:del>
      <w:ins w:id="413" w:author="Jordan Wipf" w:date="2018-10-25T20:43:00Z">
        <w:r>
          <w:rPr>
            <w:sz w:val="24"/>
            <w:szCs w:val="24"/>
          </w:rPr>
          <w:t xml:space="preserve"> </w:t>
        </w:r>
      </w:ins>
      <w:r>
        <w:rPr>
          <w:sz w:val="24"/>
          <w:szCs w:val="24"/>
        </w:rPr>
        <w:t>company</w:t>
      </w:r>
      <w:del w:id="414" w:author="Jordan Wipf" w:date="2018-10-25T20:43:00Z">
        <w:r w:rsidDel="008D62B3">
          <w:rPr>
            <w:sz w:val="24"/>
            <w:szCs w:val="24"/>
          </w:rPr>
          <w:delText xml:space="preserve">  </w:delText>
        </w:r>
      </w:del>
      <w:ins w:id="415" w:author="Jordan Wipf" w:date="2018-10-25T20:43:00Z">
        <w:r>
          <w:rPr>
            <w:sz w:val="24"/>
            <w:szCs w:val="24"/>
          </w:rPr>
          <w:t xml:space="preserve"> </w:t>
        </w:r>
      </w:ins>
      <w:r>
        <w:rPr>
          <w:sz w:val="24"/>
          <w:szCs w:val="24"/>
        </w:rPr>
        <w:t>is</w:t>
      </w:r>
      <w:del w:id="416" w:author="Jordan Wipf" w:date="2018-10-25T20:43:00Z">
        <w:r w:rsidDel="008D62B3">
          <w:rPr>
            <w:sz w:val="24"/>
            <w:szCs w:val="24"/>
          </w:rPr>
          <w:delText xml:space="preserve">  </w:delText>
        </w:r>
      </w:del>
      <w:ins w:id="417" w:author="Jordan Wipf" w:date="2018-10-25T20:43:00Z">
        <w:r>
          <w:rPr>
            <w:sz w:val="24"/>
            <w:szCs w:val="24"/>
          </w:rPr>
          <w:t xml:space="preserve"> </w:t>
        </w:r>
      </w:ins>
      <w:r>
        <w:rPr>
          <w:sz w:val="24"/>
          <w:szCs w:val="24"/>
        </w:rPr>
        <w:t>doing.</w:t>
      </w:r>
      <w:del w:id="418" w:author="Jordan Wipf" w:date="2018-10-25T20:43:00Z">
        <w:r w:rsidDel="008D62B3">
          <w:rPr>
            <w:sz w:val="24"/>
            <w:szCs w:val="24"/>
          </w:rPr>
          <w:delText xml:space="preserve">  </w:delText>
        </w:r>
      </w:del>
      <w:ins w:id="419" w:author="Jordan Wipf" w:date="2018-10-25T20:43:00Z">
        <w:r>
          <w:rPr>
            <w:sz w:val="24"/>
            <w:szCs w:val="24"/>
          </w:rPr>
          <w:t xml:space="preserve"> </w:t>
        </w:r>
      </w:ins>
      <w:r>
        <w:rPr>
          <w:sz w:val="24"/>
          <w:szCs w:val="24"/>
        </w:rPr>
        <w:t>Bonds</w:t>
      </w:r>
      <w:del w:id="420" w:author="Jordan Wipf" w:date="2018-10-25T20:43:00Z">
        <w:r w:rsidDel="008D62B3">
          <w:rPr>
            <w:sz w:val="24"/>
            <w:szCs w:val="24"/>
          </w:rPr>
          <w:delText xml:space="preserve">  </w:delText>
        </w:r>
      </w:del>
      <w:ins w:id="421" w:author="Jordan Wipf" w:date="2018-10-25T20:43:00Z">
        <w:r>
          <w:rPr>
            <w:sz w:val="24"/>
            <w:szCs w:val="24"/>
          </w:rPr>
          <w:t xml:space="preserve"> </w:t>
        </w:r>
      </w:ins>
      <w:r>
        <w:rPr>
          <w:sz w:val="24"/>
          <w:szCs w:val="24"/>
        </w:rPr>
        <w:t>could</w:t>
      </w:r>
      <w:del w:id="422" w:author="Jordan Wipf" w:date="2018-10-25T20:43:00Z">
        <w:r w:rsidDel="008D62B3">
          <w:rPr>
            <w:sz w:val="24"/>
            <w:szCs w:val="24"/>
          </w:rPr>
          <w:delText xml:space="preserve">  </w:delText>
        </w:r>
      </w:del>
      <w:ins w:id="423" w:author="Jordan Wipf" w:date="2018-10-25T20:43:00Z">
        <w:r>
          <w:rPr>
            <w:sz w:val="24"/>
            <w:szCs w:val="24"/>
          </w:rPr>
          <w:t xml:space="preserve"> </w:t>
        </w:r>
      </w:ins>
      <w:r>
        <w:rPr>
          <w:sz w:val="24"/>
          <w:szCs w:val="24"/>
        </w:rPr>
        <w:t>be considered the same as bank loan. However, the investor is the bank, the bond is a loan, and the customer is the company.</w:t>
      </w:r>
    </w:p>
    <w:p w14:paraId="21562BE6" w14:textId="77777777" w:rsidR="005F2E6A" w:rsidRDefault="005F2E6A">
      <w:pPr>
        <w:spacing w:before="1" w:line="160" w:lineRule="exact"/>
        <w:rPr>
          <w:sz w:val="16"/>
          <w:szCs w:val="16"/>
        </w:rPr>
      </w:pPr>
    </w:p>
    <w:p w14:paraId="01DEDB6B" w14:textId="77777777" w:rsidR="005F2E6A" w:rsidRDefault="008D62B3">
      <w:pPr>
        <w:spacing w:line="258" w:lineRule="auto"/>
        <w:ind w:left="100" w:right="79"/>
        <w:jc w:val="both"/>
        <w:rPr>
          <w:sz w:val="24"/>
          <w:szCs w:val="24"/>
        </w:rPr>
      </w:pPr>
      <w:r>
        <w:rPr>
          <w:b/>
          <w:sz w:val="24"/>
          <w:szCs w:val="24"/>
        </w:rPr>
        <w:t xml:space="preserve">*ETFs: </w:t>
      </w:r>
      <w:r>
        <w:rPr>
          <w:sz w:val="24"/>
          <w:szCs w:val="24"/>
        </w:rPr>
        <w:t xml:space="preserve">These are basically a “collection” of different investing options (called securities as well). ETFs can be made of stocks, bonds, and many more. The key of ETFs is that many investors are in charge of splitting your money in different options to maximize your profit. </w:t>
      </w:r>
      <w:r>
        <w:rPr>
          <w:b/>
          <w:sz w:val="24"/>
          <w:szCs w:val="24"/>
          <w:u w:val="thick" w:color="000000"/>
        </w:rPr>
        <w:t>You are not in</w:t>
      </w:r>
      <w:r>
        <w:rPr>
          <w:b/>
          <w:sz w:val="24"/>
          <w:szCs w:val="24"/>
        </w:rPr>
        <w:t xml:space="preserve"> </w:t>
      </w:r>
      <w:r>
        <w:rPr>
          <w:b/>
          <w:sz w:val="24"/>
          <w:szCs w:val="24"/>
          <w:u w:val="thick" w:color="000000"/>
        </w:rPr>
        <w:t>charge of where the money specifically goes to.</w:t>
      </w:r>
    </w:p>
    <w:p w14:paraId="5D944893" w14:textId="77777777" w:rsidR="005F2E6A" w:rsidRDefault="005F2E6A">
      <w:pPr>
        <w:spacing w:before="2" w:line="160" w:lineRule="exact"/>
        <w:rPr>
          <w:sz w:val="16"/>
          <w:szCs w:val="16"/>
        </w:rPr>
      </w:pPr>
    </w:p>
    <w:p w14:paraId="1CB10BCB" w14:textId="77777777" w:rsidR="005F2E6A" w:rsidRDefault="008D62B3">
      <w:pPr>
        <w:spacing w:line="258" w:lineRule="auto"/>
        <w:ind w:left="100" w:right="76"/>
        <w:jc w:val="both"/>
        <w:rPr>
          <w:sz w:val="24"/>
          <w:szCs w:val="24"/>
        </w:rPr>
      </w:pPr>
      <w:r>
        <w:rPr>
          <w:b/>
          <w:sz w:val="24"/>
          <w:szCs w:val="24"/>
        </w:rPr>
        <w:t>Mutual</w:t>
      </w:r>
      <w:del w:id="424" w:author="Jordan Wipf" w:date="2018-10-25T20:43:00Z">
        <w:r w:rsidDel="008D62B3">
          <w:rPr>
            <w:b/>
            <w:sz w:val="24"/>
            <w:szCs w:val="24"/>
          </w:rPr>
          <w:delText xml:space="preserve">  </w:delText>
        </w:r>
      </w:del>
      <w:ins w:id="425" w:author="Jordan Wipf" w:date="2018-10-25T20:43:00Z">
        <w:r>
          <w:rPr>
            <w:b/>
            <w:sz w:val="24"/>
            <w:szCs w:val="24"/>
          </w:rPr>
          <w:t xml:space="preserve"> </w:t>
        </w:r>
      </w:ins>
      <w:r>
        <w:rPr>
          <w:b/>
          <w:sz w:val="24"/>
          <w:szCs w:val="24"/>
        </w:rPr>
        <w:t>Fund:</w:t>
      </w:r>
      <w:del w:id="426" w:author="Jordan Wipf" w:date="2018-10-25T20:43:00Z">
        <w:r w:rsidDel="008D62B3">
          <w:rPr>
            <w:b/>
            <w:sz w:val="24"/>
            <w:szCs w:val="24"/>
          </w:rPr>
          <w:delText xml:space="preserve">  </w:delText>
        </w:r>
      </w:del>
      <w:ins w:id="427" w:author="Jordan Wipf" w:date="2018-10-25T20:43:00Z">
        <w:r>
          <w:rPr>
            <w:b/>
            <w:sz w:val="24"/>
            <w:szCs w:val="24"/>
          </w:rPr>
          <w:t xml:space="preserve"> </w:t>
        </w:r>
      </w:ins>
      <w:r>
        <w:rPr>
          <w:sz w:val="24"/>
          <w:szCs w:val="24"/>
        </w:rPr>
        <w:t>These</w:t>
      </w:r>
      <w:del w:id="428" w:author="Jordan Wipf" w:date="2018-10-25T20:43:00Z">
        <w:r w:rsidDel="008D62B3">
          <w:rPr>
            <w:sz w:val="24"/>
            <w:szCs w:val="24"/>
          </w:rPr>
          <w:delText xml:space="preserve">  </w:delText>
        </w:r>
      </w:del>
      <w:ins w:id="429" w:author="Jordan Wipf" w:date="2018-10-25T20:43:00Z">
        <w:r>
          <w:rPr>
            <w:sz w:val="24"/>
            <w:szCs w:val="24"/>
          </w:rPr>
          <w:t xml:space="preserve"> </w:t>
        </w:r>
      </w:ins>
      <w:r>
        <w:rPr>
          <w:sz w:val="24"/>
          <w:szCs w:val="24"/>
        </w:rPr>
        <w:t>are</w:t>
      </w:r>
      <w:del w:id="430" w:author="Jordan Wipf" w:date="2018-10-25T20:43:00Z">
        <w:r w:rsidDel="008D62B3">
          <w:rPr>
            <w:sz w:val="24"/>
            <w:szCs w:val="24"/>
          </w:rPr>
          <w:delText xml:space="preserve">  </w:delText>
        </w:r>
      </w:del>
      <w:ins w:id="431" w:author="Jordan Wipf" w:date="2018-10-25T20:43:00Z">
        <w:r>
          <w:rPr>
            <w:sz w:val="24"/>
            <w:szCs w:val="24"/>
          </w:rPr>
          <w:t xml:space="preserve"> </w:t>
        </w:r>
      </w:ins>
      <w:r>
        <w:rPr>
          <w:sz w:val="24"/>
          <w:szCs w:val="24"/>
        </w:rPr>
        <w:t>also</w:t>
      </w:r>
      <w:del w:id="432" w:author="Jordan Wipf" w:date="2018-10-25T20:43:00Z">
        <w:r w:rsidDel="008D62B3">
          <w:rPr>
            <w:sz w:val="24"/>
            <w:szCs w:val="24"/>
          </w:rPr>
          <w:delText xml:space="preserve">  </w:delText>
        </w:r>
      </w:del>
      <w:ins w:id="433" w:author="Jordan Wipf" w:date="2018-10-25T20:43:00Z">
        <w:r>
          <w:rPr>
            <w:sz w:val="24"/>
            <w:szCs w:val="24"/>
          </w:rPr>
          <w:t xml:space="preserve"> </w:t>
        </w:r>
      </w:ins>
      <w:r>
        <w:rPr>
          <w:sz w:val="24"/>
          <w:szCs w:val="24"/>
        </w:rPr>
        <w:t>a</w:t>
      </w:r>
      <w:del w:id="434" w:author="Jordan Wipf" w:date="2018-10-25T20:43:00Z">
        <w:r w:rsidDel="008D62B3">
          <w:rPr>
            <w:sz w:val="24"/>
            <w:szCs w:val="24"/>
          </w:rPr>
          <w:delText xml:space="preserve">  </w:delText>
        </w:r>
      </w:del>
      <w:ins w:id="435" w:author="Jordan Wipf" w:date="2018-10-25T20:43:00Z">
        <w:r>
          <w:rPr>
            <w:sz w:val="24"/>
            <w:szCs w:val="24"/>
          </w:rPr>
          <w:t xml:space="preserve"> </w:t>
        </w:r>
      </w:ins>
      <w:r>
        <w:rPr>
          <w:sz w:val="24"/>
          <w:szCs w:val="24"/>
        </w:rPr>
        <w:t>“collection”</w:t>
      </w:r>
      <w:del w:id="436" w:author="Jordan Wipf" w:date="2018-10-25T20:43:00Z">
        <w:r w:rsidDel="008D62B3">
          <w:rPr>
            <w:sz w:val="24"/>
            <w:szCs w:val="24"/>
          </w:rPr>
          <w:delText xml:space="preserve">  </w:delText>
        </w:r>
      </w:del>
      <w:ins w:id="437" w:author="Jordan Wipf" w:date="2018-10-25T20:43:00Z">
        <w:r>
          <w:rPr>
            <w:sz w:val="24"/>
            <w:szCs w:val="24"/>
          </w:rPr>
          <w:t xml:space="preserve"> </w:t>
        </w:r>
      </w:ins>
      <w:r>
        <w:rPr>
          <w:sz w:val="24"/>
          <w:szCs w:val="24"/>
        </w:rPr>
        <w:t>of</w:t>
      </w:r>
      <w:del w:id="438" w:author="Jordan Wipf" w:date="2018-10-25T20:43:00Z">
        <w:r w:rsidDel="008D62B3">
          <w:rPr>
            <w:sz w:val="24"/>
            <w:szCs w:val="24"/>
          </w:rPr>
          <w:delText xml:space="preserve">  </w:delText>
        </w:r>
      </w:del>
      <w:ins w:id="439" w:author="Jordan Wipf" w:date="2018-10-25T20:43:00Z">
        <w:r>
          <w:rPr>
            <w:sz w:val="24"/>
            <w:szCs w:val="24"/>
          </w:rPr>
          <w:t xml:space="preserve"> </w:t>
        </w:r>
      </w:ins>
      <w:r>
        <w:rPr>
          <w:sz w:val="24"/>
          <w:szCs w:val="24"/>
        </w:rPr>
        <w:t>different</w:t>
      </w:r>
      <w:del w:id="440" w:author="Jordan Wipf" w:date="2018-10-25T20:43:00Z">
        <w:r w:rsidDel="008D62B3">
          <w:rPr>
            <w:sz w:val="24"/>
            <w:szCs w:val="24"/>
          </w:rPr>
          <w:delText xml:space="preserve">  </w:delText>
        </w:r>
      </w:del>
      <w:ins w:id="441" w:author="Jordan Wipf" w:date="2018-10-25T20:43:00Z">
        <w:r>
          <w:rPr>
            <w:sz w:val="24"/>
            <w:szCs w:val="24"/>
          </w:rPr>
          <w:t xml:space="preserve"> </w:t>
        </w:r>
      </w:ins>
      <w:r>
        <w:rPr>
          <w:sz w:val="24"/>
          <w:szCs w:val="24"/>
        </w:rPr>
        <w:t>investing</w:t>
      </w:r>
      <w:del w:id="442" w:author="Jordan Wipf" w:date="2018-10-25T20:43:00Z">
        <w:r w:rsidDel="008D62B3">
          <w:rPr>
            <w:sz w:val="24"/>
            <w:szCs w:val="24"/>
          </w:rPr>
          <w:delText xml:space="preserve">  </w:delText>
        </w:r>
      </w:del>
      <w:ins w:id="443" w:author="Jordan Wipf" w:date="2018-10-25T20:43:00Z">
        <w:r>
          <w:rPr>
            <w:sz w:val="24"/>
            <w:szCs w:val="24"/>
          </w:rPr>
          <w:t xml:space="preserve"> </w:t>
        </w:r>
      </w:ins>
      <w:r>
        <w:rPr>
          <w:sz w:val="24"/>
          <w:szCs w:val="24"/>
        </w:rPr>
        <w:t>options.</w:t>
      </w:r>
      <w:del w:id="444" w:author="Jordan Wipf" w:date="2018-10-25T20:43:00Z">
        <w:r w:rsidDel="008D62B3">
          <w:rPr>
            <w:sz w:val="24"/>
            <w:szCs w:val="24"/>
          </w:rPr>
          <w:delText xml:space="preserve">  </w:delText>
        </w:r>
      </w:del>
      <w:ins w:id="445" w:author="Jordan Wipf" w:date="2018-10-25T20:43:00Z">
        <w:r>
          <w:rPr>
            <w:sz w:val="24"/>
            <w:szCs w:val="24"/>
          </w:rPr>
          <w:t xml:space="preserve"> </w:t>
        </w:r>
      </w:ins>
      <w:r>
        <w:rPr>
          <w:sz w:val="24"/>
          <w:szCs w:val="24"/>
        </w:rPr>
        <w:t>However,</w:t>
      </w:r>
      <w:del w:id="446" w:author="Jordan Wipf" w:date="2018-10-25T20:43:00Z">
        <w:r w:rsidDel="008D62B3">
          <w:rPr>
            <w:sz w:val="24"/>
            <w:szCs w:val="24"/>
          </w:rPr>
          <w:delText xml:space="preserve">  </w:delText>
        </w:r>
      </w:del>
      <w:ins w:id="447" w:author="Jordan Wipf" w:date="2018-10-25T20:43:00Z">
        <w:r>
          <w:rPr>
            <w:sz w:val="24"/>
            <w:szCs w:val="24"/>
          </w:rPr>
          <w:t xml:space="preserve"> </w:t>
        </w:r>
      </w:ins>
      <w:r>
        <w:rPr>
          <w:sz w:val="24"/>
          <w:szCs w:val="24"/>
        </w:rPr>
        <w:t>Mutual Funds only trade at the of</w:t>
      </w:r>
      <w:ins w:id="448" w:author="Jordan Wipf" w:date="2018-10-25T21:01:00Z">
        <w:r w:rsidR="008209D6">
          <w:rPr>
            <w:sz w:val="24"/>
            <w:szCs w:val="24"/>
          </w:rPr>
          <w:t>-</w:t>
        </w:r>
      </w:ins>
      <w:del w:id="449" w:author="Jordan Wipf" w:date="2018-10-25T21:01:00Z">
        <w:r w:rsidDel="008209D6">
          <w:rPr>
            <w:sz w:val="24"/>
            <w:szCs w:val="24"/>
          </w:rPr>
          <w:delText xml:space="preserve"> </w:delText>
        </w:r>
      </w:del>
      <w:r>
        <w:rPr>
          <w:sz w:val="24"/>
          <w:szCs w:val="24"/>
        </w:rPr>
        <w:t>the</w:t>
      </w:r>
      <w:ins w:id="450" w:author="Jordan Wipf" w:date="2018-10-25T21:01:00Z">
        <w:r w:rsidR="008209D6">
          <w:rPr>
            <w:sz w:val="24"/>
            <w:szCs w:val="24"/>
          </w:rPr>
          <w:t>-</w:t>
        </w:r>
      </w:ins>
      <w:del w:id="451" w:author="Jordan Wipf" w:date="2018-10-25T21:01:00Z">
        <w:r w:rsidDel="008209D6">
          <w:rPr>
            <w:sz w:val="24"/>
            <w:szCs w:val="24"/>
          </w:rPr>
          <w:delText xml:space="preserve"> </w:delText>
        </w:r>
      </w:del>
      <w:r>
        <w:rPr>
          <w:sz w:val="24"/>
          <w:szCs w:val="24"/>
        </w:rPr>
        <w:t xml:space="preserve">day price. </w:t>
      </w:r>
      <w:r>
        <w:rPr>
          <w:b/>
          <w:sz w:val="24"/>
          <w:szCs w:val="24"/>
          <w:u w:val="thick" w:color="000000"/>
        </w:rPr>
        <w:t>With this in mind, we could say that Mutual Funds</w:t>
      </w:r>
      <w:r>
        <w:rPr>
          <w:b/>
          <w:sz w:val="24"/>
          <w:szCs w:val="24"/>
        </w:rPr>
        <w:t xml:space="preserve"> </w:t>
      </w:r>
      <w:r>
        <w:rPr>
          <w:b/>
          <w:sz w:val="24"/>
          <w:szCs w:val="24"/>
          <w:u w:val="thick" w:color="000000"/>
        </w:rPr>
        <w:t>only change once a day, and ETFs constantly change throughout the day</w:t>
      </w:r>
      <w:r>
        <w:rPr>
          <w:b/>
          <w:sz w:val="24"/>
          <w:szCs w:val="24"/>
        </w:rPr>
        <w:t xml:space="preserve">. </w:t>
      </w:r>
      <w:r>
        <w:rPr>
          <w:sz w:val="24"/>
          <w:szCs w:val="24"/>
        </w:rPr>
        <w:t xml:space="preserve">The Mutual Funds can be made of bonds, stocks, and </w:t>
      </w:r>
      <w:del w:id="452" w:author="Jordan Wipf" w:date="2018-10-25T21:01:00Z">
        <w:r w:rsidDel="008209D6">
          <w:rPr>
            <w:sz w:val="24"/>
            <w:szCs w:val="24"/>
          </w:rPr>
          <w:delText xml:space="preserve">many </w:delText>
        </w:r>
      </w:del>
      <w:r>
        <w:rPr>
          <w:sz w:val="24"/>
          <w:szCs w:val="24"/>
        </w:rPr>
        <w:t xml:space="preserve">more. The key of Mutual Funds is that many investors oversee splitting your money in different options to maximize your profit. </w:t>
      </w:r>
      <w:r>
        <w:rPr>
          <w:b/>
          <w:sz w:val="24"/>
          <w:szCs w:val="24"/>
          <w:u w:val="thick" w:color="000000"/>
        </w:rPr>
        <w:t>You are not in charge</w:t>
      </w:r>
      <w:r>
        <w:rPr>
          <w:b/>
          <w:sz w:val="24"/>
          <w:szCs w:val="24"/>
        </w:rPr>
        <w:t xml:space="preserve"> </w:t>
      </w:r>
      <w:r>
        <w:rPr>
          <w:b/>
          <w:sz w:val="24"/>
          <w:szCs w:val="24"/>
          <w:u w:val="thick" w:color="000000"/>
        </w:rPr>
        <w:t>of where the money specifically goes to.</w:t>
      </w:r>
    </w:p>
    <w:p w14:paraId="4F1E33CD" w14:textId="77777777" w:rsidR="005F2E6A" w:rsidRDefault="005F2E6A">
      <w:pPr>
        <w:spacing w:before="2" w:line="160" w:lineRule="exact"/>
        <w:rPr>
          <w:sz w:val="16"/>
          <w:szCs w:val="16"/>
        </w:rPr>
      </w:pPr>
    </w:p>
    <w:p w14:paraId="54B61D22" w14:textId="77777777" w:rsidR="005F2E6A" w:rsidRDefault="008D62B3">
      <w:pPr>
        <w:spacing w:line="258" w:lineRule="auto"/>
        <w:ind w:left="100" w:right="75"/>
        <w:jc w:val="both"/>
        <w:rPr>
          <w:sz w:val="24"/>
          <w:szCs w:val="24"/>
        </w:rPr>
      </w:pPr>
      <w:r>
        <w:rPr>
          <w:b/>
          <w:sz w:val="24"/>
          <w:szCs w:val="24"/>
        </w:rPr>
        <w:t xml:space="preserve">Index Fund: </w:t>
      </w:r>
      <w:r>
        <w:rPr>
          <w:sz w:val="24"/>
          <w:szCs w:val="24"/>
        </w:rPr>
        <w:t xml:space="preserve">To explain this investment, we need to understand what an index is. </w:t>
      </w:r>
      <w:r>
        <w:rPr>
          <w:b/>
          <w:sz w:val="24"/>
          <w:szCs w:val="24"/>
          <w:u w:val="thick" w:color="000000"/>
        </w:rPr>
        <w:t>An index is a</w:t>
      </w:r>
      <w:r>
        <w:rPr>
          <w:b/>
          <w:sz w:val="24"/>
          <w:szCs w:val="24"/>
        </w:rPr>
        <w:t xml:space="preserve"> </w:t>
      </w:r>
      <w:r>
        <w:rPr>
          <w:b/>
          <w:sz w:val="24"/>
          <w:szCs w:val="24"/>
          <w:u w:val="thick" w:color="000000"/>
        </w:rPr>
        <w:t>collection of stocks only.</w:t>
      </w:r>
      <w:r>
        <w:rPr>
          <w:b/>
          <w:sz w:val="24"/>
          <w:szCs w:val="24"/>
        </w:rPr>
        <w:t xml:space="preserve"> </w:t>
      </w:r>
      <w:r>
        <w:rPr>
          <w:sz w:val="24"/>
          <w:szCs w:val="24"/>
        </w:rPr>
        <w:t>There are many index types, and one of the most popular is the S&amp;P</w:t>
      </w:r>
    </w:p>
    <w:p w14:paraId="69887D23" w14:textId="77777777" w:rsidR="005F2E6A" w:rsidRDefault="008D62B3">
      <w:pPr>
        <w:spacing w:before="1" w:line="258" w:lineRule="auto"/>
        <w:ind w:left="100" w:right="80"/>
        <w:jc w:val="both"/>
        <w:rPr>
          <w:sz w:val="24"/>
          <w:szCs w:val="24"/>
        </w:rPr>
      </w:pPr>
      <w:r>
        <w:rPr>
          <w:sz w:val="24"/>
          <w:szCs w:val="24"/>
        </w:rPr>
        <w:t xml:space="preserve">500. This index has the most popular 500 stocks available in the market and has a </w:t>
      </w:r>
      <w:r>
        <w:rPr>
          <w:b/>
          <w:sz w:val="24"/>
          <w:szCs w:val="24"/>
          <w:u w:val="thick" w:color="000000"/>
        </w:rPr>
        <w:t>historic record</w:t>
      </w:r>
      <w:r>
        <w:rPr>
          <w:b/>
          <w:sz w:val="24"/>
          <w:szCs w:val="24"/>
        </w:rPr>
        <w:t xml:space="preserve"> </w:t>
      </w:r>
      <w:r>
        <w:rPr>
          <w:b/>
          <w:sz w:val="24"/>
          <w:szCs w:val="24"/>
          <w:u w:val="thick" w:color="000000"/>
        </w:rPr>
        <w:t>of always going up on the long-term</w:t>
      </w:r>
      <w:r>
        <w:rPr>
          <w:sz w:val="24"/>
          <w:szCs w:val="24"/>
          <w:u w:val="thick" w:color="000000"/>
        </w:rPr>
        <w:t>.</w:t>
      </w:r>
      <w:r>
        <w:rPr>
          <w:sz w:val="24"/>
          <w:szCs w:val="24"/>
        </w:rPr>
        <w:t xml:space="preserve"> Now, an Index Fund is a general term to refer to any type of index. If you are investing on the S&amp;P, you are investing on an Index Fund. Index Funds are classified as a Mutual Fund because it also has a “collection” of investing options.</w:t>
      </w:r>
    </w:p>
    <w:p w14:paraId="3435951C" w14:textId="77777777" w:rsidR="005F2E6A" w:rsidRDefault="005F2E6A">
      <w:pPr>
        <w:spacing w:before="1" w:line="160" w:lineRule="exact"/>
        <w:rPr>
          <w:sz w:val="16"/>
          <w:szCs w:val="16"/>
        </w:rPr>
      </w:pPr>
    </w:p>
    <w:p w14:paraId="06A63482" w14:textId="77777777" w:rsidR="005F2E6A" w:rsidRDefault="008D62B3">
      <w:pPr>
        <w:spacing w:line="259" w:lineRule="auto"/>
        <w:ind w:left="100" w:right="77"/>
        <w:jc w:val="both"/>
        <w:rPr>
          <w:sz w:val="24"/>
          <w:szCs w:val="24"/>
        </w:rPr>
        <w:sectPr w:rsidR="005F2E6A">
          <w:pgSz w:w="12240" w:h="15840"/>
          <w:pgMar w:top="1380" w:right="1320" w:bottom="280" w:left="1340" w:header="0" w:footer="1040" w:gutter="0"/>
          <w:cols w:space="720"/>
        </w:sectPr>
      </w:pPr>
      <w:r>
        <w:rPr>
          <w:b/>
          <w:sz w:val="24"/>
          <w:szCs w:val="24"/>
        </w:rPr>
        <w:t xml:space="preserve">Preferred Stock: </w:t>
      </w:r>
      <w:r>
        <w:rPr>
          <w:sz w:val="24"/>
          <w:szCs w:val="24"/>
        </w:rPr>
        <w:t>This type of investment is like Common Stock. However, the main difference is that when a company pays off dividends, the company is legally liable (or responsible) to pay out the money to their preferred stock members. Common shareholders do not have this privilege, so if the company either goes bankrupt or decides to not give money to the shareholders, there is nothing to do about it.</w:t>
      </w:r>
    </w:p>
    <w:p w14:paraId="313910D5" w14:textId="77777777" w:rsidR="005F2E6A" w:rsidRDefault="008D62B3">
      <w:pPr>
        <w:spacing w:before="59" w:line="258" w:lineRule="auto"/>
        <w:ind w:left="100" w:right="85"/>
        <w:jc w:val="both"/>
        <w:rPr>
          <w:sz w:val="24"/>
          <w:szCs w:val="24"/>
        </w:rPr>
      </w:pPr>
      <w:r>
        <w:rPr>
          <w:b/>
          <w:sz w:val="24"/>
          <w:szCs w:val="24"/>
        </w:rPr>
        <w:lastRenderedPageBreak/>
        <w:t xml:space="preserve">Foreign Exchanges: </w:t>
      </w:r>
      <w:r>
        <w:rPr>
          <w:sz w:val="24"/>
          <w:szCs w:val="24"/>
        </w:rPr>
        <w:t>This type of investments involves buying a currency (or money from other countries). The value of foreign exchanges depends heavily on economy, and also offers a slow growth. Recently it is a method not highly recommended.</w:t>
      </w:r>
    </w:p>
    <w:p w14:paraId="7547784B" w14:textId="77777777" w:rsidR="005F2E6A" w:rsidRDefault="005F2E6A">
      <w:pPr>
        <w:spacing w:before="1" w:line="160" w:lineRule="exact"/>
        <w:rPr>
          <w:sz w:val="16"/>
          <w:szCs w:val="16"/>
        </w:rPr>
      </w:pPr>
    </w:p>
    <w:p w14:paraId="51DEC8EF" w14:textId="77777777" w:rsidR="005F2E6A" w:rsidRDefault="008D62B3">
      <w:pPr>
        <w:spacing w:line="258" w:lineRule="auto"/>
        <w:ind w:left="100" w:right="77"/>
        <w:jc w:val="both"/>
        <w:rPr>
          <w:sz w:val="24"/>
          <w:szCs w:val="24"/>
        </w:rPr>
      </w:pPr>
      <w:r>
        <w:rPr>
          <w:b/>
          <w:sz w:val="24"/>
          <w:szCs w:val="24"/>
        </w:rPr>
        <w:t xml:space="preserve">*Cryptocurrencies: </w:t>
      </w:r>
      <w:r>
        <w:rPr>
          <w:sz w:val="24"/>
          <w:szCs w:val="24"/>
        </w:rPr>
        <w:t>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w:t>
      </w:r>
    </w:p>
    <w:p w14:paraId="6ACF640B" w14:textId="77777777" w:rsidR="005F2E6A" w:rsidRDefault="005F2E6A">
      <w:pPr>
        <w:spacing w:before="2" w:line="160" w:lineRule="exact"/>
        <w:rPr>
          <w:sz w:val="16"/>
          <w:szCs w:val="16"/>
        </w:rPr>
      </w:pPr>
    </w:p>
    <w:p w14:paraId="313DF76D" w14:textId="77777777" w:rsidR="005F2E6A" w:rsidRDefault="008D62B3">
      <w:pPr>
        <w:spacing w:line="258" w:lineRule="auto"/>
        <w:ind w:left="100" w:right="76"/>
        <w:jc w:val="both"/>
        <w:rPr>
          <w:sz w:val="24"/>
          <w:szCs w:val="24"/>
        </w:rPr>
      </w:pPr>
      <w:r>
        <w:rPr>
          <w:b/>
          <w:sz w:val="24"/>
          <w:szCs w:val="24"/>
        </w:rPr>
        <w:t xml:space="preserve">Real Estate: </w:t>
      </w:r>
      <w:r>
        <w:rPr>
          <w:sz w:val="24"/>
          <w:szCs w:val="24"/>
        </w:rPr>
        <w:t>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many more.</w:t>
      </w:r>
    </w:p>
    <w:p w14:paraId="3149ED23" w14:textId="77777777" w:rsidR="005F2E6A" w:rsidRDefault="005F2E6A">
      <w:pPr>
        <w:spacing w:before="1" w:line="160" w:lineRule="exact"/>
        <w:rPr>
          <w:sz w:val="16"/>
          <w:szCs w:val="16"/>
        </w:rPr>
      </w:pPr>
    </w:p>
    <w:p w14:paraId="7C1B17B3" w14:textId="77777777" w:rsidR="005F2E6A" w:rsidRDefault="008D62B3">
      <w:pPr>
        <w:spacing w:line="258" w:lineRule="auto"/>
        <w:ind w:left="100" w:right="76"/>
        <w:jc w:val="both"/>
        <w:rPr>
          <w:sz w:val="24"/>
          <w:szCs w:val="24"/>
        </w:rPr>
      </w:pPr>
      <w:r>
        <w:rPr>
          <w:sz w:val="24"/>
          <w:szCs w:val="24"/>
        </w:rPr>
        <w:t>Note that not every single type of investment possible is listed, but just the main ones. Feel free to delve deeper in other investment options or investigate more about the ones mentioned. The key to</w:t>
      </w:r>
      <w:del w:id="453" w:author="Jordan Wipf" w:date="2018-10-25T20:43:00Z">
        <w:r w:rsidDel="008D62B3">
          <w:rPr>
            <w:sz w:val="24"/>
            <w:szCs w:val="24"/>
          </w:rPr>
          <w:delText xml:space="preserve">  </w:delText>
        </w:r>
      </w:del>
      <w:ins w:id="454" w:author="Jordan Wipf" w:date="2018-10-25T20:43:00Z">
        <w:r>
          <w:rPr>
            <w:sz w:val="24"/>
            <w:szCs w:val="24"/>
          </w:rPr>
          <w:t xml:space="preserve"> </w:t>
        </w:r>
      </w:ins>
      <w:r>
        <w:rPr>
          <w:sz w:val="24"/>
          <w:szCs w:val="24"/>
        </w:rPr>
        <w:t>be</w:t>
      </w:r>
      <w:del w:id="455" w:author="Jordan Wipf" w:date="2018-10-25T20:43:00Z">
        <w:r w:rsidDel="008D62B3">
          <w:rPr>
            <w:sz w:val="24"/>
            <w:szCs w:val="24"/>
          </w:rPr>
          <w:delText xml:space="preserve">  </w:delText>
        </w:r>
      </w:del>
      <w:ins w:id="456" w:author="Jordan Wipf" w:date="2018-10-25T20:43:00Z">
        <w:r>
          <w:rPr>
            <w:sz w:val="24"/>
            <w:szCs w:val="24"/>
          </w:rPr>
          <w:t xml:space="preserve"> </w:t>
        </w:r>
      </w:ins>
      <w:r>
        <w:rPr>
          <w:sz w:val="24"/>
          <w:szCs w:val="24"/>
        </w:rPr>
        <w:t>a</w:t>
      </w:r>
      <w:del w:id="457" w:author="Jordan Wipf" w:date="2018-10-25T20:43:00Z">
        <w:r w:rsidDel="008D62B3">
          <w:rPr>
            <w:sz w:val="24"/>
            <w:szCs w:val="24"/>
          </w:rPr>
          <w:delText xml:space="preserve">  </w:delText>
        </w:r>
      </w:del>
      <w:ins w:id="458" w:author="Jordan Wipf" w:date="2018-10-25T20:43:00Z">
        <w:r>
          <w:rPr>
            <w:sz w:val="24"/>
            <w:szCs w:val="24"/>
          </w:rPr>
          <w:t xml:space="preserve"> </w:t>
        </w:r>
      </w:ins>
      <w:r>
        <w:rPr>
          <w:sz w:val="24"/>
          <w:szCs w:val="24"/>
        </w:rPr>
        <w:t>good</w:t>
      </w:r>
      <w:del w:id="459" w:author="Jordan Wipf" w:date="2018-10-25T20:43:00Z">
        <w:r w:rsidDel="008D62B3">
          <w:rPr>
            <w:sz w:val="24"/>
            <w:szCs w:val="24"/>
          </w:rPr>
          <w:delText xml:space="preserve">  </w:delText>
        </w:r>
      </w:del>
      <w:ins w:id="460" w:author="Jordan Wipf" w:date="2018-10-25T20:43:00Z">
        <w:r>
          <w:rPr>
            <w:sz w:val="24"/>
            <w:szCs w:val="24"/>
          </w:rPr>
          <w:t xml:space="preserve"> </w:t>
        </w:r>
      </w:ins>
      <w:r>
        <w:rPr>
          <w:sz w:val="24"/>
          <w:szCs w:val="24"/>
        </w:rPr>
        <w:t>investor</w:t>
      </w:r>
      <w:del w:id="461" w:author="Jordan Wipf" w:date="2018-10-25T20:43:00Z">
        <w:r w:rsidDel="008D62B3">
          <w:rPr>
            <w:sz w:val="24"/>
            <w:szCs w:val="24"/>
          </w:rPr>
          <w:delText xml:space="preserve">  </w:delText>
        </w:r>
      </w:del>
      <w:ins w:id="462" w:author="Jordan Wipf" w:date="2018-10-25T20:43:00Z">
        <w:r>
          <w:rPr>
            <w:sz w:val="24"/>
            <w:szCs w:val="24"/>
          </w:rPr>
          <w:t xml:space="preserve"> </w:t>
        </w:r>
      </w:ins>
      <w:r>
        <w:rPr>
          <w:sz w:val="24"/>
          <w:szCs w:val="24"/>
        </w:rPr>
        <w:t>is</w:t>
      </w:r>
      <w:del w:id="463" w:author="Jordan Wipf" w:date="2018-10-25T20:43:00Z">
        <w:r w:rsidDel="008D62B3">
          <w:rPr>
            <w:sz w:val="24"/>
            <w:szCs w:val="24"/>
          </w:rPr>
          <w:delText xml:space="preserve">  </w:delText>
        </w:r>
      </w:del>
      <w:ins w:id="464" w:author="Jordan Wipf" w:date="2018-10-25T20:43:00Z">
        <w:r>
          <w:rPr>
            <w:sz w:val="24"/>
            <w:szCs w:val="24"/>
          </w:rPr>
          <w:t xml:space="preserve"> </w:t>
        </w:r>
      </w:ins>
      <w:r>
        <w:rPr>
          <w:sz w:val="24"/>
          <w:szCs w:val="24"/>
        </w:rPr>
        <w:t>to</w:t>
      </w:r>
      <w:del w:id="465" w:author="Jordan Wipf" w:date="2018-10-25T20:43:00Z">
        <w:r w:rsidDel="008D62B3">
          <w:rPr>
            <w:sz w:val="24"/>
            <w:szCs w:val="24"/>
          </w:rPr>
          <w:delText xml:space="preserve">  </w:delText>
        </w:r>
      </w:del>
      <w:ins w:id="466" w:author="Jordan Wipf" w:date="2018-10-25T20:43:00Z">
        <w:r>
          <w:rPr>
            <w:sz w:val="24"/>
            <w:szCs w:val="24"/>
          </w:rPr>
          <w:t xml:space="preserve"> </w:t>
        </w:r>
      </w:ins>
      <w:r>
        <w:rPr>
          <w:b/>
          <w:sz w:val="24"/>
          <w:szCs w:val="24"/>
          <w:u w:val="thick" w:color="000000"/>
        </w:rPr>
        <w:t>know</w:t>
      </w:r>
      <w:del w:id="467" w:author="Jordan Wipf" w:date="2018-10-25T20:43:00Z">
        <w:r w:rsidDel="008D62B3">
          <w:rPr>
            <w:b/>
            <w:sz w:val="24"/>
            <w:szCs w:val="24"/>
            <w:u w:val="thick" w:color="000000"/>
          </w:rPr>
          <w:delText xml:space="preserve">  </w:delText>
        </w:r>
      </w:del>
      <w:ins w:id="468" w:author="Jordan Wipf" w:date="2018-10-25T20:43:00Z">
        <w:r>
          <w:rPr>
            <w:b/>
            <w:sz w:val="24"/>
            <w:szCs w:val="24"/>
            <w:u w:val="thick" w:color="000000"/>
          </w:rPr>
          <w:t xml:space="preserve"> </w:t>
        </w:r>
      </w:ins>
      <w:r>
        <w:rPr>
          <w:b/>
          <w:sz w:val="24"/>
          <w:szCs w:val="24"/>
          <w:u w:val="thick" w:color="000000"/>
        </w:rPr>
        <w:t>really</w:t>
      </w:r>
      <w:del w:id="469" w:author="Jordan Wipf" w:date="2018-10-25T20:43:00Z">
        <w:r w:rsidDel="008D62B3">
          <w:rPr>
            <w:b/>
            <w:sz w:val="24"/>
            <w:szCs w:val="24"/>
            <w:u w:val="thick" w:color="000000"/>
          </w:rPr>
          <w:delText xml:space="preserve">  </w:delText>
        </w:r>
      </w:del>
      <w:ins w:id="470" w:author="Jordan Wipf" w:date="2018-10-25T20:43:00Z">
        <w:r>
          <w:rPr>
            <w:b/>
            <w:sz w:val="24"/>
            <w:szCs w:val="24"/>
            <w:u w:val="thick" w:color="000000"/>
          </w:rPr>
          <w:t xml:space="preserve"> </w:t>
        </w:r>
      </w:ins>
      <w:r>
        <w:rPr>
          <w:b/>
          <w:sz w:val="24"/>
          <w:szCs w:val="24"/>
          <w:u w:val="thick" w:color="000000"/>
        </w:rPr>
        <w:t>well</w:t>
      </w:r>
      <w:del w:id="471" w:author="Jordan Wipf" w:date="2018-10-25T20:43:00Z">
        <w:r w:rsidDel="008D62B3">
          <w:rPr>
            <w:b/>
            <w:sz w:val="24"/>
            <w:szCs w:val="24"/>
            <w:u w:val="thick" w:color="000000"/>
          </w:rPr>
          <w:delText xml:space="preserve">  </w:delText>
        </w:r>
      </w:del>
      <w:ins w:id="472" w:author="Jordan Wipf" w:date="2018-10-25T20:43:00Z">
        <w:r>
          <w:rPr>
            <w:b/>
            <w:sz w:val="24"/>
            <w:szCs w:val="24"/>
            <w:u w:val="thick" w:color="000000"/>
          </w:rPr>
          <w:t xml:space="preserve"> </w:t>
        </w:r>
      </w:ins>
      <w:r>
        <w:rPr>
          <w:b/>
          <w:sz w:val="24"/>
          <w:szCs w:val="24"/>
          <w:u w:val="thick" w:color="000000"/>
        </w:rPr>
        <w:t>what</w:t>
      </w:r>
      <w:del w:id="473" w:author="Jordan Wipf" w:date="2018-10-25T20:43:00Z">
        <w:r w:rsidDel="008D62B3">
          <w:rPr>
            <w:b/>
            <w:sz w:val="24"/>
            <w:szCs w:val="24"/>
            <w:u w:val="thick" w:color="000000"/>
          </w:rPr>
          <w:delText xml:space="preserve">  </w:delText>
        </w:r>
      </w:del>
      <w:ins w:id="474" w:author="Jordan Wipf" w:date="2018-10-25T20:43:00Z">
        <w:r>
          <w:rPr>
            <w:b/>
            <w:sz w:val="24"/>
            <w:szCs w:val="24"/>
            <w:u w:val="thick" w:color="000000"/>
          </w:rPr>
          <w:t xml:space="preserve"> </w:t>
        </w:r>
      </w:ins>
      <w:r>
        <w:rPr>
          <w:b/>
          <w:sz w:val="24"/>
          <w:szCs w:val="24"/>
          <w:u w:val="thick" w:color="000000"/>
        </w:rPr>
        <w:t>you</w:t>
      </w:r>
      <w:del w:id="475" w:author="Jordan Wipf" w:date="2018-10-25T20:43:00Z">
        <w:r w:rsidDel="008D62B3">
          <w:rPr>
            <w:b/>
            <w:sz w:val="24"/>
            <w:szCs w:val="24"/>
            <w:u w:val="thick" w:color="000000"/>
          </w:rPr>
          <w:delText xml:space="preserve">  </w:delText>
        </w:r>
      </w:del>
      <w:ins w:id="476" w:author="Jordan Wipf" w:date="2018-10-25T20:43:00Z">
        <w:r>
          <w:rPr>
            <w:b/>
            <w:sz w:val="24"/>
            <w:szCs w:val="24"/>
            <w:u w:val="thick" w:color="000000"/>
          </w:rPr>
          <w:t xml:space="preserve"> </w:t>
        </w:r>
      </w:ins>
      <w:r>
        <w:rPr>
          <w:b/>
          <w:sz w:val="24"/>
          <w:szCs w:val="24"/>
          <w:u w:val="thick" w:color="000000"/>
        </w:rPr>
        <w:t>are</w:t>
      </w:r>
      <w:del w:id="477" w:author="Jordan Wipf" w:date="2018-10-25T20:43:00Z">
        <w:r w:rsidDel="008D62B3">
          <w:rPr>
            <w:b/>
            <w:sz w:val="24"/>
            <w:szCs w:val="24"/>
            <w:u w:val="thick" w:color="000000"/>
          </w:rPr>
          <w:delText xml:space="preserve">  </w:delText>
        </w:r>
      </w:del>
      <w:ins w:id="478" w:author="Jordan Wipf" w:date="2018-10-25T20:43:00Z">
        <w:r>
          <w:rPr>
            <w:b/>
            <w:sz w:val="24"/>
            <w:szCs w:val="24"/>
            <w:u w:val="thick" w:color="000000"/>
          </w:rPr>
          <w:t xml:space="preserve"> </w:t>
        </w:r>
      </w:ins>
      <w:r>
        <w:rPr>
          <w:b/>
          <w:sz w:val="24"/>
          <w:szCs w:val="24"/>
          <w:u w:val="thick" w:color="000000"/>
        </w:rPr>
        <w:t>investing</w:t>
      </w:r>
      <w:del w:id="479" w:author="Jordan Wipf" w:date="2018-10-25T20:43:00Z">
        <w:r w:rsidDel="008D62B3">
          <w:rPr>
            <w:b/>
            <w:sz w:val="24"/>
            <w:szCs w:val="24"/>
            <w:u w:val="thick" w:color="000000"/>
          </w:rPr>
          <w:delText xml:space="preserve">  </w:delText>
        </w:r>
      </w:del>
      <w:ins w:id="480" w:author="Jordan Wipf" w:date="2018-10-25T20:43:00Z">
        <w:r>
          <w:rPr>
            <w:b/>
            <w:sz w:val="24"/>
            <w:szCs w:val="24"/>
            <w:u w:val="thick" w:color="000000"/>
          </w:rPr>
          <w:t xml:space="preserve"> </w:t>
        </w:r>
      </w:ins>
      <w:r>
        <w:rPr>
          <w:b/>
          <w:sz w:val="24"/>
          <w:szCs w:val="24"/>
          <w:u w:val="thick" w:color="000000"/>
        </w:rPr>
        <w:t>in</w:t>
      </w:r>
      <w:r>
        <w:rPr>
          <w:sz w:val="24"/>
          <w:szCs w:val="24"/>
        </w:rPr>
        <w:t>.</w:t>
      </w:r>
      <w:del w:id="481" w:author="Jordan Wipf" w:date="2018-10-25T20:43:00Z">
        <w:r w:rsidDel="008D62B3">
          <w:rPr>
            <w:sz w:val="24"/>
            <w:szCs w:val="24"/>
          </w:rPr>
          <w:delText xml:space="preserve">  </w:delText>
        </w:r>
      </w:del>
      <w:ins w:id="482" w:author="Jordan Wipf" w:date="2018-10-25T20:43:00Z">
        <w:r>
          <w:rPr>
            <w:sz w:val="24"/>
            <w:szCs w:val="24"/>
          </w:rPr>
          <w:t xml:space="preserve"> </w:t>
        </w:r>
      </w:ins>
      <w:r>
        <w:rPr>
          <w:sz w:val="24"/>
          <w:szCs w:val="24"/>
        </w:rPr>
        <w:t>Even</w:t>
      </w:r>
      <w:del w:id="483" w:author="Jordan Wipf" w:date="2018-10-25T20:43:00Z">
        <w:r w:rsidDel="008D62B3">
          <w:rPr>
            <w:sz w:val="24"/>
            <w:szCs w:val="24"/>
          </w:rPr>
          <w:delText xml:space="preserve">  </w:delText>
        </w:r>
      </w:del>
      <w:ins w:id="484" w:author="Jordan Wipf" w:date="2018-10-25T20:43:00Z">
        <w:r>
          <w:rPr>
            <w:sz w:val="24"/>
            <w:szCs w:val="24"/>
          </w:rPr>
          <w:t xml:space="preserve"> </w:t>
        </w:r>
      </w:ins>
      <w:r>
        <w:rPr>
          <w:sz w:val="24"/>
          <w:szCs w:val="24"/>
        </w:rPr>
        <w:t>though</w:t>
      </w:r>
      <w:del w:id="485" w:author="Jordan Wipf" w:date="2018-10-25T20:43:00Z">
        <w:r w:rsidDel="008D62B3">
          <w:rPr>
            <w:sz w:val="24"/>
            <w:szCs w:val="24"/>
          </w:rPr>
          <w:delText xml:space="preserve">  </w:delText>
        </w:r>
      </w:del>
      <w:ins w:id="486" w:author="Jordan Wipf" w:date="2018-10-25T20:43:00Z">
        <w:r>
          <w:rPr>
            <w:sz w:val="24"/>
            <w:szCs w:val="24"/>
          </w:rPr>
          <w:t xml:space="preserve"> </w:t>
        </w:r>
      </w:ins>
      <w:r>
        <w:rPr>
          <w:sz w:val="24"/>
          <w:szCs w:val="24"/>
        </w:rPr>
        <w:t xml:space="preserve">many investment types were described, it is important to note that the tools on the next chapters are mainly focused on Common Stock. Some examples in the guide include penny stocks, ETF’s or more, but to fully invest on those is recommended to read more about them. The tools offered next can be of help for other types of investments but not necessary all of them. For example, many tools in this guide will not be efficient when entering real estate, but really efficient in penny stocks trading. </w:t>
      </w:r>
      <w:r>
        <w:rPr>
          <w:b/>
          <w:sz w:val="24"/>
          <w:szCs w:val="24"/>
          <w:u w:val="thick" w:color="000000"/>
        </w:rPr>
        <w:t>It is always recommended to learn about other types of investments because the more</w:t>
      </w:r>
      <w:ins w:id="487" w:author="Jordan Wipf" w:date="2018-10-25T21:02:00Z">
        <w:r w:rsidR="008209D6">
          <w:rPr>
            <w:b/>
            <w:sz w:val="24"/>
            <w:szCs w:val="24"/>
          </w:rPr>
          <w:t xml:space="preserve"> </w:t>
        </w:r>
      </w:ins>
      <w:del w:id="488" w:author="Jordan Wipf" w:date="2018-10-25T21:02:00Z">
        <w:r w:rsidDel="008209D6">
          <w:rPr>
            <w:b/>
            <w:sz w:val="24"/>
            <w:szCs w:val="24"/>
          </w:rPr>
          <w:delText xml:space="preserve"> </w:delText>
        </w:r>
        <w:r w:rsidDel="008209D6">
          <w:rPr>
            <w:b/>
            <w:sz w:val="24"/>
            <w:szCs w:val="24"/>
            <w:u w:val="thick" w:color="000000"/>
          </w:rPr>
          <w:delText xml:space="preserve">investment </w:delText>
        </w:r>
      </w:del>
      <w:r>
        <w:rPr>
          <w:b/>
          <w:sz w:val="24"/>
          <w:szCs w:val="24"/>
          <w:u w:val="thick" w:color="000000"/>
        </w:rPr>
        <w:t>sources</w:t>
      </w:r>
      <w:ins w:id="489" w:author="Jordan Wipf" w:date="2018-10-25T21:03:00Z">
        <w:r w:rsidR="008209D6">
          <w:rPr>
            <w:b/>
            <w:sz w:val="24"/>
            <w:szCs w:val="24"/>
            <w:u w:val="thick" w:color="000000"/>
          </w:rPr>
          <w:t xml:space="preserve"> you invest in</w:t>
        </w:r>
      </w:ins>
      <w:r>
        <w:rPr>
          <w:b/>
          <w:sz w:val="24"/>
          <w:szCs w:val="24"/>
          <w:u w:val="thick" w:color="000000"/>
        </w:rPr>
        <w:t>, the higher the chances of profits</w:t>
      </w:r>
      <w:r>
        <w:rPr>
          <w:sz w:val="24"/>
          <w:szCs w:val="24"/>
        </w:rPr>
        <w:t>.</w:t>
      </w:r>
    </w:p>
    <w:p w14:paraId="366932E0" w14:textId="77777777" w:rsidR="005F2E6A" w:rsidRDefault="005F2E6A">
      <w:pPr>
        <w:spacing w:before="2" w:line="160" w:lineRule="exact"/>
        <w:rPr>
          <w:sz w:val="16"/>
          <w:szCs w:val="16"/>
        </w:rPr>
      </w:pPr>
    </w:p>
    <w:p w14:paraId="7CD19729" w14:textId="77777777" w:rsidR="005F2E6A" w:rsidRDefault="008D62B3">
      <w:pPr>
        <w:spacing w:line="258" w:lineRule="auto"/>
        <w:ind w:left="100" w:right="78"/>
        <w:jc w:val="both"/>
        <w:rPr>
          <w:sz w:val="24"/>
          <w:szCs w:val="24"/>
        </w:rPr>
      </w:pPr>
      <w:r>
        <w:rPr>
          <w:sz w:val="24"/>
          <w:szCs w:val="24"/>
        </w:rPr>
        <w:t xml:space="preserve">Remember at the preface where it was mentioned how retirement plans were investment options? Well, there are </w:t>
      </w:r>
      <w:r>
        <w:rPr>
          <w:b/>
          <w:sz w:val="24"/>
          <w:szCs w:val="24"/>
        </w:rPr>
        <w:t>two main retirement plan options: 401k and 403b</w:t>
      </w:r>
      <w:r>
        <w:rPr>
          <w:sz w:val="24"/>
          <w:szCs w:val="24"/>
        </w:rPr>
        <w:t>.</w:t>
      </w:r>
      <w:del w:id="490" w:author="Jordan Wipf" w:date="2018-10-25T20:43:00Z">
        <w:r w:rsidDel="008D62B3">
          <w:rPr>
            <w:sz w:val="24"/>
            <w:szCs w:val="24"/>
          </w:rPr>
          <w:delText xml:space="preserve">  </w:delText>
        </w:r>
      </w:del>
      <w:ins w:id="491" w:author="Jordan Wipf" w:date="2018-10-25T20:43:00Z">
        <w:r>
          <w:rPr>
            <w:sz w:val="24"/>
            <w:szCs w:val="24"/>
          </w:rPr>
          <w:t xml:space="preserve"> </w:t>
        </w:r>
      </w:ins>
      <w:r>
        <w:rPr>
          <w:sz w:val="24"/>
          <w:szCs w:val="24"/>
        </w:rPr>
        <w:t xml:space="preserve"> When you put money in these accounts, they get saved and get invested on the types of investments that were listed earlier. Sometimes, your plan might let you deposit money in specific areas like stocks, bonds real estates and</w:t>
      </w:r>
      <w:del w:id="492" w:author="Jordan Wipf" w:date="2018-10-25T20:43:00Z">
        <w:r w:rsidDel="008D62B3">
          <w:rPr>
            <w:sz w:val="24"/>
            <w:szCs w:val="24"/>
          </w:rPr>
          <w:delText xml:space="preserve">  </w:delText>
        </w:r>
      </w:del>
      <w:ins w:id="493" w:author="Jordan Wipf" w:date="2018-10-25T20:43:00Z">
        <w:r>
          <w:rPr>
            <w:sz w:val="24"/>
            <w:szCs w:val="24"/>
          </w:rPr>
          <w:t xml:space="preserve"> </w:t>
        </w:r>
      </w:ins>
      <w:r>
        <w:rPr>
          <w:sz w:val="24"/>
          <w:szCs w:val="24"/>
        </w:rPr>
        <w:t>more</w:t>
      </w:r>
      <w:del w:id="494" w:author="Jordan Wipf" w:date="2018-10-25T20:43:00Z">
        <w:r w:rsidDel="008D62B3">
          <w:rPr>
            <w:sz w:val="24"/>
            <w:szCs w:val="24"/>
          </w:rPr>
          <w:delText xml:space="preserve">  </w:delText>
        </w:r>
      </w:del>
      <w:ins w:id="495" w:author="Jordan Wipf" w:date="2018-10-25T20:43:00Z">
        <w:r>
          <w:rPr>
            <w:sz w:val="24"/>
            <w:szCs w:val="24"/>
          </w:rPr>
          <w:t xml:space="preserve"> </w:t>
        </w:r>
      </w:ins>
      <w:r>
        <w:rPr>
          <w:sz w:val="24"/>
          <w:szCs w:val="24"/>
        </w:rPr>
        <w:t>(called</w:t>
      </w:r>
      <w:del w:id="496" w:author="Jordan Wipf" w:date="2018-10-25T20:43:00Z">
        <w:r w:rsidDel="008D62B3">
          <w:rPr>
            <w:sz w:val="24"/>
            <w:szCs w:val="24"/>
          </w:rPr>
          <w:delText xml:space="preserve">  </w:delText>
        </w:r>
      </w:del>
      <w:ins w:id="497" w:author="Jordan Wipf" w:date="2018-10-25T20:43:00Z">
        <w:r>
          <w:rPr>
            <w:sz w:val="24"/>
            <w:szCs w:val="24"/>
          </w:rPr>
          <w:t xml:space="preserve"> </w:t>
        </w:r>
      </w:ins>
      <w:r>
        <w:rPr>
          <w:sz w:val="24"/>
          <w:szCs w:val="24"/>
        </w:rPr>
        <w:t>asset</w:t>
      </w:r>
      <w:del w:id="498" w:author="Jordan Wipf" w:date="2018-10-25T20:43:00Z">
        <w:r w:rsidDel="008D62B3">
          <w:rPr>
            <w:sz w:val="24"/>
            <w:szCs w:val="24"/>
          </w:rPr>
          <w:delText xml:space="preserve">  </w:delText>
        </w:r>
      </w:del>
      <w:ins w:id="499" w:author="Jordan Wipf" w:date="2018-10-25T20:43:00Z">
        <w:r>
          <w:rPr>
            <w:sz w:val="24"/>
            <w:szCs w:val="24"/>
          </w:rPr>
          <w:t xml:space="preserve"> </w:t>
        </w:r>
      </w:ins>
      <w:r>
        <w:rPr>
          <w:sz w:val="24"/>
          <w:szCs w:val="24"/>
        </w:rPr>
        <w:t>allocation).</w:t>
      </w:r>
      <w:del w:id="500" w:author="Jordan Wipf" w:date="2018-10-25T20:43:00Z">
        <w:r w:rsidDel="008D62B3">
          <w:rPr>
            <w:sz w:val="24"/>
            <w:szCs w:val="24"/>
          </w:rPr>
          <w:delText xml:space="preserve">  </w:delText>
        </w:r>
      </w:del>
      <w:ins w:id="501" w:author="Jordan Wipf" w:date="2018-10-25T20:43:00Z">
        <w:r>
          <w:rPr>
            <w:sz w:val="24"/>
            <w:szCs w:val="24"/>
          </w:rPr>
          <w:t xml:space="preserve"> </w:t>
        </w:r>
      </w:ins>
      <w:r>
        <w:rPr>
          <w:sz w:val="24"/>
          <w:szCs w:val="24"/>
        </w:rPr>
        <w:t>However,</w:t>
      </w:r>
      <w:del w:id="502" w:author="Jordan Wipf" w:date="2018-10-25T20:43:00Z">
        <w:r w:rsidDel="008D62B3">
          <w:rPr>
            <w:sz w:val="24"/>
            <w:szCs w:val="24"/>
          </w:rPr>
          <w:delText xml:space="preserve">  </w:delText>
        </w:r>
      </w:del>
      <w:ins w:id="503" w:author="Jordan Wipf" w:date="2018-10-25T20:43:00Z">
        <w:r>
          <w:rPr>
            <w:sz w:val="24"/>
            <w:szCs w:val="24"/>
          </w:rPr>
          <w:t xml:space="preserve"> </w:t>
        </w:r>
      </w:ins>
      <w:r>
        <w:rPr>
          <w:sz w:val="24"/>
          <w:szCs w:val="24"/>
        </w:rPr>
        <w:t>sometimes</w:t>
      </w:r>
      <w:del w:id="504" w:author="Jordan Wipf" w:date="2018-10-25T20:43:00Z">
        <w:r w:rsidDel="008D62B3">
          <w:rPr>
            <w:sz w:val="24"/>
            <w:szCs w:val="24"/>
          </w:rPr>
          <w:delText xml:space="preserve">  </w:delText>
        </w:r>
      </w:del>
      <w:ins w:id="505" w:author="Jordan Wipf" w:date="2018-10-25T20:43:00Z">
        <w:r>
          <w:rPr>
            <w:sz w:val="24"/>
            <w:szCs w:val="24"/>
          </w:rPr>
          <w:t xml:space="preserve"> </w:t>
        </w:r>
      </w:ins>
      <w:r>
        <w:rPr>
          <w:sz w:val="24"/>
          <w:szCs w:val="24"/>
        </w:rPr>
        <w:t>when</w:t>
      </w:r>
      <w:del w:id="506" w:author="Jordan Wipf" w:date="2018-10-25T20:43:00Z">
        <w:r w:rsidDel="008D62B3">
          <w:rPr>
            <w:sz w:val="24"/>
            <w:szCs w:val="24"/>
          </w:rPr>
          <w:delText xml:space="preserve">  </w:delText>
        </w:r>
      </w:del>
      <w:ins w:id="507" w:author="Jordan Wipf" w:date="2018-10-25T20:43:00Z">
        <w:r>
          <w:rPr>
            <w:sz w:val="24"/>
            <w:szCs w:val="24"/>
          </w:rPr>
          <w:t xml:space="preserve"> </w:t>
        </w:r>
      </w:ins>
      <w:r>
        <w:rPr>
          <w:sz w:val="24"/>
          <w:szCs w:val="24"/>
        </w:rPr>
        <w:t>people</w:t>
      </w:r>
      <w:del w:id="508" w:author="Jordan Wipf" w:date="2018-10-25T20:43:00Z">
        <w:r w:rsidDel="008D62B3">
          <w:rPr>
            <w:sz w:val="24"/>
            <w:szCs w:val="24"/>
          </w:rPr>
          <w:delText xml:space="preserve">  </w:delText>
        </w:r>
      </w:del>
      <w:ins w:id="509" w:author="Jordan Wipf" w:date="2018-10-25T20:43:00Z">
        <w:r>
          <w:rPr>
            <w:sz w:val="24"/>
            <w:szCs w:val="24"/>
          </w:rPr>
          <w:t xml:space="preserve"> </w:t>
        </w:r>
      </w:ins>
      <w:r>
        <w:rPr>
          <w:sz w:val="24"/>
          <w:szCs w:val="24"/>
        </w:rPr>
        <w:t>are</w:t>
      </w:r>
      <w:del w:id="510" w:author="Jordan Wipf" w:date="2018-10-25T20:43:00Z">
        <w:r w:rsidDel="008D62B3">
          <w:rPr>
            <w:sz w:val="24"/>
            <w:szCs w:val="24"/>
          </w:rPr>
          <w:delText xml:space="preserve">  </w:delText>
        </w:r>
      </w:del>
      <w:ins w:id="511" w:author="Jordan Wipf" w:date="2018-10-25T20:43:00Z">
        <w:r>
          <w:rPr>
            <w:sz w:val="24"/>
            <w:szCs w:val="24"/>
          </w:rPr>
          <w:t xml:space="preserve"> </w:t>
        </w:r>
      </w:ins>
      <w:r>
        <w:rPr>
          <w:sz w:val="24"/>
          <w:szCs w:val="24"/>
        </w:rPr>
        <w:t>not</w:t>
      </w:r>
      <w:del w:id="512" w:author="Jordan Wipf" w:date="2018-10-25T20:43:00Z">
        <w:r w:rsidDel="008D62B3">
          <w:rPr>
            <w:sz w:val="24"/>
            <w:szCs w:val="24"/>
          </w:rPr>
          <w:delText xml:space="preserve">  </w:delText>
        </w:r>
      </w:del>
      <w:ins w:id="513" w:author="Jordan Wipf" w:date="2018-10-25T20:43:00Z">
        <w:r>
          <w:rPr>
            <w:sz w:val="24"/>
            <w:szCs w:val="24"/>
          </w:rPr>
          <w:t xml:space="preserve"> </w:t>
        </w:r>
      </w:ins>
      <w:r>
        <w:rPr>
          <w:sz w:val="24"/>
          <w:szCs w:val="24"/>
        </w:rPr>
        <w:t>sure</w:t>
      </w:r>
      <w:del w:id="514" w:author="Jordan Wipf" w:date="2018-10-25T20:43:00Z">
        <w:r w:rsidDel="008D62B3">
          <w:rPr>
            <w:sz w:val="24"/>
            <w:szCs w:val="24"/>
          </w:rPr>
          <w:delText xml:space="preserve">  </w:delText>
        </w:r>
      </w:del>
      <w:ins w:id="515" w:author="Jordan Wipf" w:date="2018-10-25T20:43:00Z">
        <w:r>
          <w:rPr>
            <w:sz w:val="24"/>
            <w:szCs w:val="24"/>
          </w:rPr>
          <w:t xml:space="preserve"> </w:t>
        </w:r>
      </w:ins>
      <w:r>
        <w:rPr>
          <w:sz w:val="24"/>
          <w:szCs w:val="24"/>
        </w:rPr>
        <w:t>how</w:t>
      </w:r>
      <w:del w:id="516" w:author="Jordan Wipf" w:date="2018-10-25T20:43:00Z">
        <w:r w:rsidDel="008D62B3">
          <w:rPr>
            <w:sz w:val="24"/>
            <w:szCs w:val="24"/>
          </w:rPr>
          <w:delText xml:space="preserve">  </w:delText>
        </w:r>
      </w:del>
      <w:ins w:id="517" w:author="Jordan Wipf" w:date="2018-10-25T20:43:00Z">
        <w:r>
          <w:rPr>
            <w:sz w:val="24"/>
            <w:szCs w:val="24"/>
          </w:rPr>
          <w:t xml:space="preserve"> </w:t>
        </w:r>
      </w:ins>
      <w:r>
        <w:rPr>
          <w:sz w:val="24"/>
          <w:szCs w:val="24"/>
        </w:rPr>
        <w:t>the investment</w:t>
      </w:r>
      <w:del w:id="518" w:author="Jordan Wipf" w:date="2018-10-25T20:43:00Z">
        <w:r w:rsidDel="008D62B3">
          <w:rPr>
            <w:sz w:val="24"/>
            <w:szCs w:val="24"/>
          </w:rPr>
          <w:delText xml:space="preserve">  </w:delText>
        </w:r>
      </w:del>
      <w:ins w:id="519" w:author="Jordan Wipf" w:date="2018-10-25T20:43:00Z">
        <w:r>
          <w:rPr>
            <w:sz w:val="24"/>
            <w:szCs w:val="24"/>
          </w:rPr>
          <w:t xml:space="preserve"> </w:t>
        </w:r>
      </w:ins>
      <w:r>
        <w:rPr>
          <w:sz w:val="24"/>
          <w:szCs w:val="24"/>
        </w:rPr>
        <w:t>works,</w:t>
      </w:r>
      <w:del w:id="520" w:author="Jordan Wipf" w:date="2018-10-25T20:43:00Z">
        <w:r w:rsidDel="008D62B3">
          <w:rPr>
            <w:sz w:val="24"/>
            <w:szCs w:val="24"/>
          </w:rPr>
          <w:delText xml:space="preserve">  </w:delText>
        </w:r>
      </w:del>
      <w:ins w:id="521" w:author="Jordan Wipf" w:date="2018-10-25T20:43:00Z">
        <w:r>
          <w:rPr>
            <w:sz w:val="24"/>
            <w:szCs w:val="24"/>
          </w:rPr>
          <w:t xml:space="preserve"> </w:t>
        </w:r>
      </w:ins>
      <w:r>
        <w:rPr>
          <w:sz w:val="24"/>
          <w:szCs w:val="24"/>
        </w:rPr>
        <w:t>they</w:t>
      </w:r>
      <w:del w:id="522" w:author="Jordan Wipf" w:date="2018-10-25T20:43:00Z">
        <w:r w:rsidDel="008D62B3">
          <w:rPr>
            <w:sz w:val="24"/>
            <w:szCs w:val="24"/>
          </w:rPr>
          <w:delText xml:space="preserve">  </w:delText>
        </w:r>
      </w:del>
      <w:ins w:id="523" w:author="Jordan Wipf" w:date="2018-10-25T20:43:00Z">
        <w:r>
          <w:rPr>
            <w:sz w:val="24"/>
            <w:szCs w:val="24"/>
          </w:rPr>
          <w:t xml:space="preserve"> </w:t>
        </w:r>
      </w:ins>
      <w:r>
        <w:rPr>
          <w:sz w:val="24"/>
          <w:szCs w:val="24"/>
        </w:rPr>
        <w:t>just</w:t>
      </w:r>
      <w:del w:id="524" w:author="Jordan Wipf" w:date="2018-10-25T20:43:00Z">
        <w:r w:rsidDel="008D62B3">
          <w:rPr>
            <w:sz w:val="24"/>
            <w:szCs w:val="24"/>
          </w:rPr>
          <w:delText xml:space="preserve">  </w:delText>
        </w:r>
      </w:del>
      <w:ins w:id="525" w:author="Jordan Wipf" w:date="2018-10-25T20:43:00Z">
        <w:r>
          <w:rPr>
            <w:sz w:val="24"/>
            <w:szCs w:val="24"/>
          </w:rPr>
          <w:t xml:space="preserve"> </w:t>
        </w:r>
      </w:ins>
      <w:r>
        <w:rPr>
          <w:sz w:val="24"/>
          <w:szCs w:val="24"/>
        </w:rPr>
        <w:t>let</w:t>
      </w:r>
      <w:del w:id="526" w:author="Jordan Wipf" w:date="2018-10-25T20:43:00Z">
        <w:r w:rsidDel="008D62B3">
          <w:rPr>
            <w:sz w:val="24"/>
            <w:szCs w:val="24"/>
          </w:rPr>
          <w:delText xml:space="preserve">  </w:delText>
        </w:r>
      </w:del>
      <w:ins w:id="527" w:author="Jordan Wipf" w:date="2018-10-25T20:43:00Z">
        <w:r>
          <w:rPr>
            <w:sz w:val="24"/>
            <w:szCs w:val="24"/>
          </w:rPr>
          <w:t xml:space="preserve"> </w:t>
        </w:r>
      </w:ins>
      <w:r>
        <w:rPr>
          <w:sz w:val="24"/>
          <w:szCs w:val="24"/>
        </w:rPr>
        <w:t>the</w:t>
      </w:r>
      <w:del w:id="528" w:author="Jordan Wipf" w:date="2018-10-25T20:43:00Z">
        <w:r w:rsidDel="008D62B3">
          <w:rPr>
            <w:sz w:val="24"/>
            <w:szCs w:val="24"/>
          </w:rPr>
          <w:delText xml:space="preserve">  </w:delText>
        </w:r>
      </w:del>
      <w:ins w:id="529" w:author="Jordan Wipf" w:date="2018-10-25T20:43:00Z">
        <w:r>
          <w:rPr>
            <w:sz w:val="24"/>
            <w:szCs w:val="24"/>
          </w:rPr>
          <w:t xml:space="preserve"> </w:t>
        </w:r>
      </w:ins>
      <w:r>
        <w:rPr>
          <w:sz w:val="24"/>
          <w:szCs w:val="24"/>
        </w:rPr>
        <w:t>company</w:t>
      </w:r>
      <w:del w:id="530" w:author="Jordan Wipf" w:date="2018-10-25T20:43:00Z">
        <w:r w:rsidDel="008D62B3">
          <w:rPr>
            <w:sz w:val="24"/>
            <w:szCs w:val="24"/>
          </w:rPr>
          <w:delText xml:space="preserve">  </w:delText>
        </w:r>
      </w:del>
      <w:ins w:id="531" w:author="Jordan Wipf" w:date="2018-10-25T20:43:00Z">
        <w:r>
          <w:rPr>
            <w:sz w:val="24"/>
            <w:szCs w:val="24"/>
          </w:rPr>
          <w:t xml:space="preserve"> </w:t>
        </w:r>
      </w:ins>
      <w:r>
        <w:rPr>
          <w:sz w:val="24"/>
          <w:szCs w:val="24"/>
        </w:rPr>
        <w:t>in</w:t>
      </w:r>
      <w:del w:id="532" w:author="Jordan Wipf" w:date="2018-10-25T20:43:00Z">
        <w:r w:rsidDel="008D62B3">
          <w:rPr>
            <w:sz w:val="24"/>
            <w:szCs w:val="24"/>
          </w:rPr>
          <w:delText xml:space="preserve">  </w:delText>
        </w:r>
      </w:del>
      <w:ins w:id="533" w:author="Jordan Wipf" w:date="2018-10-25T20:43:00Z">
        <w:r>
          <w:rPr>
            <w:sz w:val="24"/>
            <w:szCs w:val="24"/>
          </w:rPr>
          <w:t xml:space="preserve"> </w:t>
        </w:r>
      </w:ins>
      <w:r>
        <w:rPr>
          <w:sz w:val="24"/>
          <w:szCs w:val="24"/>
        </w:rPr>
        <w:t>charge</w:t>
      </w:r>
      <w:del w:id="534" w:author="Jordan Wipf" w:date="2018-10-25T20:43:00Z">
        <w:r w:rsidDel="008D62B3">
          <w:rPr>
            <w:sz w:val="24"/>
            <w:szCs w:val="24"/>
          </w:rPr>
          <w:delText xml:space="preserve">  </w:delText>
        </w:r>
      </w:del>
      <w:ins w:id="535" w:author="Jordan Wipf" w:date="2018-10-25T20:43:00Z">
        <w:r>
          <w:rPr>
            <w:sz w:val="24"/>
            <w:szCs w:val="24"/>
          </w:rPr>
          <w:t xml:space="preserve"> </w:t>
        </w:r>
      </w:ins>
      <w:r>
        <w:rPr>
          <w:sz w:val="24"/>
          <w:szCs w:val="24"/>
        </w:rPr>
        <w:t>of</w:t>
      </w:r>
      <w:del w:id="536" w:author="Jordan Wipf" w:date="2018-10-25T20:43:00Z">
        <w:r w:rsidDel="008D62B3">
          <w:rPr>
            <w:sz w:val="24"/>
            <w:szCs w:val="24"/>
          </w:rPr>
          <w:delText xml:space="preserve">  </w:delText>
        </w:r>
      </w:del>
      <w:ins w:id="537" w:author="Jordan Wipf" w:date="2018-10-25T20:43:00Z">
        <w:r>
          <w:rPr>
            <w:sz w:val="24"/>
            <w:szCs w:val="24"/>
          </w:rPr>
          <w:t xml:space="preserve"> </w:t>
        </w:r>
      </w:ins>
      <w:r>
        <w:rPr>
          <w:sz w:val="24"/>
          <w:szCs w:val="24"/>
        </w:rPr>
        <w:t>the</w:t>
      </w:r>
      <w:del w:id="538" w:author="Jordan Wipf" w:date="2018-10-25T20:43:00Z">
        <w:r w:rsidDel="008D62B3">
          <w:rPr>
            <w:sz w:val="24"/>
            <w:szCs w:val="24"/>
          </w:rPr>
          <w:delText xml:space="preserve">  </w:delText>
        </w:r>
      </w:del>
      <w:ins w:id="539" w:author="Jordan Wipf" w:date="2018-10-25T20:43:00Z">
        <w:r>
          <w:rPr>
            <w:sz w:val="24"/>
            <w:szCs w:val="24"/>
          </w:rPr>
          <w:t xml:space="preserve"> </w:t>
        </w:r>
      </w:ins>
      <w:r>
        <w:rPr>
          <w:sz w:val="24"/>
          <w:szCs w:val="24"/>
        </w:rPr>
        <w:t>401k/403b</w:t>
      </w:r>
      <w:del w:id="540" w:author="Jordan Wipf" w:date="2018-10-25T20:43:00Z">
        <w:r w:rsidDel="008D62B3">
          <w:rPr>
            <w:sz w:val="24"/>
            <w:szCs w:val="24"/>
          </w:rPr>
          <w:delText xml:space="preserve">  </w:delText>
        </w:r>
      </w:del>
      <w:ins w:id="541" w:author="Jordan Wipf" w:date="2018-10-25T20:43:00Z">
        <w:r>
          <w:rPr>
            <w:sz w:val="24"/>
            <w:szCs w:val="24"/>
          </w:rPr>
          <w:t xml:space="preserve"> </w:t>
        </w:r>
      </w:ins>
      <w:r>
        <w:rPr>
          <w:sz w:val="24"/>
          <w:szCs w:val="24"/>
        </w:rPr>
        <w:t>to</w:t>
      </w:r>
      <w:del w:id="542" w:author="Jordan Wipf" w:date="2018-10-25T20:43:00Z">
        <w:r w:rsidDel="008D62B3">
          <w:rPr>
            <w:sz w:val="24"/>
            <w:szCs w:val="24"/>
          </w:rPr>
          <w:delText xml:space="preserve">  </w:delText>
        </w:r>
      </w:del>
      <w:ins w:id="543" w:author="Jordan Wipf" w:date="2018-10-25T20:43:00Z">
        <w:r>
          <w:rPr>
            <w:sz w:val="24"/>
            <w:szCs w:val="24"/>
          </w:rPr>
          <w:t xml:space="preserve"> </w:t>
        </w:r>
      </w:ins>
      <w:r>
        <w:rPr>
          <w:sz w:val="24"/>
          <w:szCs w:val="24"/>
        </w:rPr>
        <w:t>invest</w:t>
      </w:r>
      <w:del w:id="544" w:author="Jordan Wipf" w:date="2018-10-25T20:43:00Z">
        <w:r w:rsidDel="008D62B3">
          <w:rPr>
            <w:sz w:val="24"/>
            <w:szCs w:val="24"/>
          </w:rPr>
          <w:delText xml:space="preserve">  </w:delText>
        </w:r>
      </w:del>
      <w:ins w:id="545" w:author="Jordan Wipf" w:date="2018-10-25T20:43:00Z">
        <w:r>
          <w:rPr>
            <w:sz w:val="24"/>
            <w:szCs w:val="24"/>
          </w:rPr>
          <w:t xml:space="preserve"> </w:t>
        </w:r>
      </w:ins>
      <w:r>
        <w:rPr>
          <w:sz w:val="24"/>
          <w:szCs w:val="24"/>
        </w:rPr>
        <w:t>at</w:t>
      </w:r>
      <w:del w:id="546" w:author="Jordan Wipf" w:date="2018-10-25T20:43:00Z">
        <w:r w:rsidDel="008D62B3">
          <w:rPr>
            <w:sz w:val="24"/>
            <w:szCs w:val="24"/>
          </w:rPr>
          <w:delText xml:space="preserve">  </w:delText>
        </w:r>
      </w:del>
      <w:ins w:id="547" w:author="Jordan Wipf" w:date="2018-10-25T20:43:00Z">
        <w:r>
          <w:rPr>
            <w:sz w:val="24"/>
            <w:szCs w:val="24"/>
          </w:rPr>
          <w:t xml:space="preserve"> </w:t>
        </w:r>
      </w:ins>
      <w:r>
        <w:rPr>
          <w:sz w:val="24"/>
          <w:szCs w:val="24"/>
        </w:rPr>
        <w:t>their judgement. What makes a retirement plan different from simply saving on a savings account are two things: taxes, and accessibility. The money you get for your retirement plan gets deducted from your monthly payments before taxes so that they quantity you get is not affected by taxes. The accessibility part means that the money is not available to you even on emergency cases until the date of retirement is reached. So, this would seem like an extreme savings account.</w:t>
      </w:r>
    </w:p>
    <w:p w14:paraId="0FA0ED4B" w14:textId="77777777" w:rsidR="005F2E6A" w:rsidRDefault="005F2E6A">
      <w:pPr>
        <w:spacing w:before="10" w:line="140" w:lineRule="exact"/>
        <w:rPr>
          <w:sz w:val="15"/>
          <w:szCs w:val="15"/>
        </w:rPr>
      </w:pPr>
    </w:p>
    <w:p w14:paraId="2BBC1137" w14:textId="77777777" w:rsidR="005F2E6A" w:rsidRDefault="008D62B3">
      <w:pPr>
        <w:spacing w:line="259" w:lineRule="auto"/>
        <w:ind w:left="100" w:right="79"/>
        <w:jc w:val="both"/>
        <w:rPr>
          <w:sz w:val="24"/>
          <w:szCs w:val="24"/>
        </w:rPr>
        <w:sectPr w:rsidR="005F2E6A">
          <w:pgSz w:w="12240" w:h="15840"/>
          <w:pgMar w:top="1380" w:right="1320" w:bottom="280" w:left="1340" w:header="0" w:footer="1040" w:gutter="0"/>
          <w:cols w:space="720"/>
        </w:sectPr>
      </w:pPr>
      <w:r>
        <w:rPr>
          <w:sz w:val="24"/>
          <w:szCs w:val="24"/>
        </w:rPr>
        <w:t xml:space="preserve">However, we must look at another type of retirement option which is: Social Security. This type of plan is not an investment, but money that gets collected from taxes and is used to provide another form of retirement to workers in the U.S. The problem is that many researchers believe that Social Security will not have enough money in the future to provide to all the retired people in the country. The reasons and explanations are not related to an investment </w:t>
      </w:r>
      <w:del w:id="548" w:author="Jordan Wipf" w:date="2018-10-25T21:03:00Z">
        <w:r w:rsidDel="008209D6">
          <w:rPr>
            <w:sz w:val="24"/>
            <w:szCs w:val="24"/>
          </w:rPr>
          <w:delText xml:space="preserve">aspect </w:delText>
        </w:r>
      </w:del>
      <w:r>
        <w:rPr>
          <w:sz w:val="24"/>
          <w:szCs w:val="24"/>
        </w:rPr>
        <w:t>(these are more government related, so out of the scope of this guide), but we need to understand that investments are a backup plan to Social Security.</w:t>
      </w:r>
    </w:p>
    <w:p w14:paraId="68ED42F2" w14:textId="77777777" w:rsidR="005F2E6A" w:rsidRDefault="008D62B3">
      <w:pPr>
        <w:spacing w:before="40"/>
        <w:ind w:left="100" w:right="2795"/>
        <w:jc w:val="both"/>
        <w:rPr>
          <w:sz w:val="44"/>
          <w:szCs w:val="44"/>
        </w:rPr>
      </w:pPr>
      <w:r>
        <w:rPr>
          <w:b/>
          <w:color w:val="009999"/>
          <w:w w:val="99"/>
          <w:sz w:val="44"/>
          <w:szCs w:val="44"/>
        </w:rPr>
        <w:lastRenderedPageBreak/>
        <w:t>Chapter</w:t>
      </w:r>
      <w:r>
        <w:rPr>
          <w:b/>
          <w:color w:val="009999"/>
          <w:sz w:val="44"/>
          <w:szCs w:val="44"/>
        </w:rPr>
        <w:t xml:space="preserve"> </w:t>
      </w:r>
      <w:r>
        <w:rPr>
          <w:b/>
          <w:color w:val="009999"/>
          <w:w w:val="99"/>
          <w:sz w:val="44"/>
          <w:szCs w:val="44"/>
        </w:rPr>
        <w:t>3:</w:t>
      </w:r>
      <w:r>
        <w:rPr>
          <w:b/>
          <w:color w:val="009999"/>
          <w:sz w:val="44"/>
          <w:szCs w:val="44"/>
        </w:rPr>
        <w:t xml:space="preserve"> </w:t>
      </w:r>
      <w:r>
        <w:rPr>
          <w:b/>
          <w:color w:val="009999"/>
          <w:w w:val="99"/>
          <w:sz w:val="44"/>
          <w:szCs w:val="44"/>
        </w:rPr>
        <w:t>Classification</w:t>
      </w:r>
      <w:r>
        <w:rPr>
          <w:b/>
          <w:color w:val="009999"/>
          <w:sz w:val="44"/>
          <w:szCs w:val="44"/>
        </w:rPr>
        <w:t xml:space="preserve"> </w:t>
      </w:r>
      <w:r>
        <w:rPr>
          <w:b/>
          <w:color w:val="009999"/>
          <w:w w:val="99"/>
          <w:sz w:val="44"/>
          <w:szCs w:val="44"/>
        </w:rPr>
        <w:t>of</w:t>
      </w:r>
      <w:r>
        <w:rPr>
          <w:b/>
          <w:color w:val="009999"/>
          <w:sz w:val="44"/>
          <w:szCs w:val="44"/>
        </w:rPr>
        <w:t xml:space="preserve"> </w:t>
      </w:r>
      <w:r>
        <w:rPr>
          <w:b/>
          <w:color w:val="009999"/>
          <w:w w:val="99"/>
          <w:sz w:val="44"/>
          <w:szCs w:val="44"/>
        </w:rPr>
        <w:t>Trends</w:t>
      </w:r>
    </w:p>
    <w:p w14:paraId="712E2131" w14:textId="77777777" w:rsidR="005F2E6A" w:rsidRDefault="005F2E6A">
      <w:pPr>
        <w:spacing w:line="200" w:lineRule="exact"/>
      </w:pPr>
    </w:p>
    <w:p w14:paraId="11BC487E" w14:textId="77777777" w:rsidR="005F2E6A" w:rsidRDefault="005F2E6A">
      <w:pPr>
        <w:spacing w:before="17" w:line="280" w:lineRule="exact"/>
        <w:rPr>
          <w:sz w:val="28"/>
          <w:szCs w:val="28"/>
        </w:rPr>
      </w:pPr>
    </w:p>
    <w:p w14:paraId="7F35CEA1" w14:textId="77777777" w:rsidR="005F2E6A" w:rsidRDefault="008D62B3">
      <w:pPr>
        <w:spacing w:line="259" w:lineRule="auto"/>
        <w:ind w:left="100" w:right="80"/>
        <w:jc w:val="both"/>
        <w:rPr>
          <w:sz w:val="24"/>
          <w:szCs w:val="24"/>
        </w:rPr>
      </w:pPr>
      <w:r>
        <w:rPr>
          <w:sz w:val="24"/>
          <w:szCs w:val="24"/>
        </w:rPr>
        <w:t>Now that investment types have been defined, it is time to go into the good stuff from this guide. How to understand what you are investing in. Remember that this will be focusing on common stocks, so we will be using Robinhood to make our analysis and classifications. Overall there are three main types of trends: Upwards, Downwards, and Horizontal Trends. Let us analyze each one of them.</w:t>
      </w:r>
    </w:p>
    <w:p w14:paraId="4E44F3EB" w14:textId="77777777" w:rsidR="005F2E6A" w:rsidRDefault="005F2E6A">
      <w:pPr>
        <w:spacing w:before="8" w:line="140" w:lineRule="exact"/>
        <w:rPr>
          <w:sz w:val="15"/>
          <w:szCs w:val="15"/>
        </w:rPr>
      </w:pPr>
    </w:p>
    <w:p w14:paraId="464E5AE8" w14:textId="77777777" w:rsidR="005F2E6A" w:rsidRDefault="008D62B3">
      <w:pPr>
        <w:ind w:left="100" w:right="7132"/>
        <w:jc w:val="both"/>
        <w:rPr>
          <w:sz w:val="32"/>
          <w:szCs w:val="32"/>
        </w:rPr>
      </w:pPr>
      <w:r>
        <w:rPr>
          <w:b/>
          <w:color w:val="0099CC"/>
          <w:w w:val="99"/>
          <w:sz w:val="32"/>
          <w:szCs w:val="32"/>
        </w:rPr>
        <w:t>Upwards</w:t>
      </w:r>
      <w:r>
        <w:rPr>
          <w:b/>
          <w:color w:val="0099CC"/>
          <w:sz w:val="32"/>
          <w:szCs w:val="32"/>
        </w:rPr>
        <w:t xml:space="preserve"> </w:t>
      </w:r>
      <w:r>
        <w:rPr>
          <w:b/>
          <w:color w:val="0099CC"/>
          <w:w w:val="99"/>
          <w:sz w:val="32"/>
          <w:szCs w:val="32"/>
        </w:rPr>
        <w:t>Trends</w:t>
      </w:r>
    </w:p>
    <w:p w14:paraId="47025CA2" w14:textId="77777777" w:rsidR="005F2E6A" w:rsidRDefault="008D62B3">
      <w:pPr>
        <w:spacing w:before="30" w:line="258" w:lineRule="auto"/>
        <w:ind w:left="100" w:right="418"/>
        <w:rPr>
          <w:sz w:val="24"/>
          <w:szCs w:val="24"/>
        </w:rPr>
      </w:pPr>
      <w:r>
        <w:rPr>
          <w:b/>
          <w:sz w:val="24"/>
          <w:szCs w:val="24"/>
          <w:u w:val="thick" w:color="000000"/>
        </w:rPr>
        <w:t>These trends are the best and most successful trends you can ever obtain.</w:t>
      </w:r>
      <w:r>
        <w:rPr>
          <w:b/>
          <w:sz w:val="24"/>
          <w:szCs w:val="24"/>
        </w:rPr>
        <w:t xml:space="preserve"> </w:t>
      </w:r>
      <w:r>
        <w:rPr>
          <w:sz w:val="24"/>
          <w:szCs w:val="24"/>
        </w:rPr>
        <w:t xml:space="preserve">Many investors recommend to always buy stocks that exhibit an upward trend. Given that the company is consistently increasing in value. An example shown is by </w:t>
      </w:r>
      <w:ins w:id="549" w:author="Jordan Wipf" w:date="2018-10-25T21:04:00Z">
        <w:r w:rsidR="008209D6">
          <w:rPr>
            <w:sz w:val="24"/>
            <w:szCs w:val="24"/>
          </w:rPr>
          <w:t xml:space="preserve">the </w:t>
        </w:r>
        <w:r w:rsidR="008209D6" w:rsidRPr="008209D6">
          <w:rPr>
            <w:sz w:val="24"/>
            <w:szCs w:val="24"/>
          </w:rPr>
          <w:t>http://whenisgood.net/4cprqdphttp://whenisgood.net/4cprqdp</w:t>
        </w:r>
      </w:ins>
      <w:r>
        <w:rPr>
          <w:sz w:val="24"/>
          <w:szCs w:val="24"/>
        </w:rPr>
        <w:t>famous Apple Company.</w:t>
      </w:r>
    </w:p>
    <w:p w14:paraId="40A89156" w14:textId="77777777" w:rsidR="005F2E6A" w:rsidRDefault="005F2E6A">
      <w:pPr>
        <w:spacing w:before="1" w:line="160" w:lineRule="exact"/>
        <w:rPr>
          <w:sz w:val="16"/>
          <w:szCs w:val="16"/>
        </w:rPr>
      </w:pPr>
    </w:p>
    <w:p w14:paraId="1DDC6BF5" w14:textId="77777777" w:rsidR="005F2E6A" w:rsidRDefault="00D74886">
      <w:pPr>
        <w:ind w:left="876"/>
      </w:pPr>
      <w:r>
        <w:pict w14:anchorId="65AC2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17.8pt">
            <v:imagedata r:id="rId13" o:title=""/>
          </v:shape>
        </w:pict>
      </w:r>
    </w:p>
    <w:p w14:paraId="2C265612" w14:textId="77777777" w:rsidR="005F2E6A" w:rsidRDefault="005F2E6A">
      <w:pPr>
        <w:spacing w:before="3" w:line="180" w:lineRule="exact"/>
        <w:rPr>
          <w:sz w:val="18"/>
          <w:szCs w:val="18"/>
        </w:rPr>
      </w:pPr>
    </w:p>
    <w:p w14:paraId="55C0AFA1" w14:textId="77777777" w:rsidR="005F2E6A" w:rsidRDefault="008D62B3">
      <w:pPr>
        <w:ind w:left="3790" w:right="3808"/>
        <w:jc w:val="center"/>
        <w:rPr>
          <w:sz w:val="24"/>
          <w:szCs w:val="24"/>
        </w:rPr>
      </w:pPr>
      <w:r>
        <w:rPr>
          <w:sz w:val="24"/>
          <w:szCs w:val="24"/>
        </w:rPr>
        <w:t>Apple’s Stock 2018</w:t>
      </w:r>
    </w:p>
    <w:p w14:paraId="5C1E8B14" w14:textId="77777777" w:rsidR="005F2E6A" w:rsidRDefault="005F2E6A">
      <w:pPr>
        <w:spacing w:before="2" w:line="180" w:lineRule="exact"/>
        <w:rPr>
          <w:sz w:val="18"/>
          <w:szCs w:val="18"/>
        </w:rPr>
      </w:pPr>
    </w:p>
    <w:p w14:paraId="1ACA6512" w14:textId="77777777" w:rsidR="005F2E6A" w:rsidRDefault="008D62B3">
      <w:pPr>
        <w:spacing w:line="258" w:lineRule="auto"/>
        <w:ind w:left="100" w:right="77"/>
        <w:jc w:val="both"/>
        <w:rPr>
          <w:sz w:val="24"/>
          <w:szCs w:val="24"/>
        </w:rPr>
        <w:sectPr w:rsidR="005F2E6A">
          <w:pgSz w:w="12240" w:h="15840"/>
          <w:pgMar w:top="1400" w:right="1320" w:bottom="280" w:left="1340" w:header="0" w:footer="1040" w:gutter="0"/>
          <w:cols w:space="720"/>
        </w:sectPr>
      </w:pPr>
      <w:r>
        <w:rPr>
          <w:sz w:val="24"/>
          <w:szCs w:val="24"/>
        </w:rPr>
        <w:t>This upward trend, as the name implies is characterized by going “up” and it can be shown with a straight line going up as well. This trend tells us how well the company is doing, and how “Steep” the trend is, can tell us how efficient the company is compared to others. Now we will show 2 stocks that offer upward trends and a “linear approximation” in blue to see how steep each one of them is.</w:t>
      </w:r>
    </w:p>
    <w:p w14:paraId="61941F1B" w14:textId="77777777" w:rsidR="005F2E6A" w:rsidRDefault="008179B1">
      <w:pPr>
        <w:spacing w:before="5" w:line="120" w:lineRule="exact"/>
        <w:rPr>
          <w:sz w:val="13"/>
          <w:szCs w:val="13"/>
        </w:rPr>
      </w:pPr>
      <w:r>
        <w:lastRenderedPageBreak/>
        <w:pict w14:anchorId="17A6D610">
          <v:group id="_x0000_s1090" style="position:absolute;margin-left:109.5pt;margin-top:1in;width:393.05pt;height:451.1pt;z-index:-1051;mso-position-horizontal-relative:page;mso-position-vertical-relative:page" coordorigin="2190,1440" coordsize="7861,9022">
            <v:shape id="_x0000_s1093" type="#_x0000_t75" style="position:absolute;left:2190;top:1440;width:7861;height:9022">
              <v:imagedata r:id="rId14" o:title=""/>
            </v:shape>
            <v:shape id="_x0000_s1092" style="position:absolute;left:2715;top:3555;width:6960;height:1440" coordorigin="2715,3555" coordsize="6960,1440" path="m2715,4995l9675,3555e" filled="f" strokecolor="#4471c4" strokeweight="1.5pt">
              <v:path arrowok="t"/>
            </v:shape>
            <v:shape id="_x0000_s1091" style="position:absolute;left:2490;top:7560;width:6930;height:1890" coordorigin="2490,7560" coordsize="6930,1890" path="m2490,9450l9420,7560e" filled="f" strokecolor="#4471c4" strokeweight="1.5pt">
              <v:path arrowok="t"/>
            </v:shape>
            <w10:wrap anchorx="page" anchory="page"/>
          </v:group>
        </w:pict>
      </w:r>
    </w:p>
    <w:p w14:paraId="0A7A3829" w14:textId="77777777" w:rsidR="005F2E6A" w:rsidRDefault="005F2E6A">
      <w:pPr>
        <w:spacing w:line="200" w:lineRule="exact"/>
      </w:pPr>
    </w:p>
    <w:p w14:paraId="0DC93F36" w14:textId="77777777" w:rsidR="005F2E6A" w:rsidRDefault="005F2E6A">
      <w:pPr>
        <w:spacing w:line="200" w:lineRule="exact"/>
      </w:pPr>
    </w:p>
    <w:p w14:paraId="7C8AA493" w14:textId="77777777" w:rsidR="005F2E6A" w:rsidRDefault="005F2E6A">
      <w:pPr>
        <w:spacing w:line="200" w:lineRule="exact"/>
      </w:pPr>
    </w:p>
    <w:p w14:paraId="6DD890D0" w14:textId="77777777" w:rsidR="005F2E6A" w:rsidRDefault="005F2E6A">
      <w:pPr>
        <w:spacing w:line="200" w:lineRule="exact"/>
      </w:pPr>
    </w:p>
    <w:p w14:paraId="28386DAE" w14:textId="77777777" w:rsidR="005F2E6A" w:rsidRDefault="005F2E6A">
      <w:pPr>
        <w:spacing w:line="200" w:lineRule="exact"/>
      </w:pPr>
    </w:p>
    <w:p w14:paraId="17D47844" w14:textId="77777777" w:rsidR="005F2E6A" w:rsidRDefault="005F2E6A">
      <w:pPr>
        <w:spacing w:line="200" w:lineRule="exact"/>
      </w:pPr>
    </w:p>
    <w:p w14:paraId="4D168A31" w14:textId="77777777" w:rsidR="005F2E6A" w:rsidRDefault="005F2E6A">
      <w:pPr>
        <w:spacing w:line="200" w:lineRule="exact"/>
      </w:pPr>
    </w:p>
    <w:p w14:paraId="74C04A32" w14:textId="77777777" w:rsidR="005F2E6A" w:rsidRDefault="005F2E6A">
      <w:pPr>
        <w:spacing w:line="200" w:lineRule="exact"/>
      </w:pPr>
    </w:p>
    <w:p w14:paraId="0FEB5C8C" w14:textId="77777777" w:rsidR="005F2E6A" w:rsidRDefault="005F2E6A">
      <w:pPr>
        <w:spacing w:line="200" w:lineRule="exact"/>
      </w:pPr>
    </w:p>
    <w:p w14:paraId="534A2E6A" w14:textId="77777777" w:rsidR="005F2E6A" w:rsidRDefault="005F2E6A">
      <w:pPr>
        <w:spacing w:line="200" w:lineRule="exact"/>
      </w:pPr>
    </w:p>
    <w:p w14:paraId="5FE38441" w14:textId="77777777" w:rsidR="005F2E6A" w:rsidRDefault="005F2E6A">
      <w:pPr>
        <w:spacing w:line="200" w:lineRule="exact"/>
      </w:pPr>
    </w:p>
    <w:p w14:paraId="36559319" w14:textId="77777777" w:rsidR="005F2E6A" w:rsidRDefault="005F2E6A">
      <w:pPr>
        <w:spacing w:line="200" w:lineRule="exact"/>
      </w:pPr>
    </w:p>
    <w:p w14:paraId="0BF8E5A0" w14:textId="77777777" w:rsidR="005F2E6A" w:rsidRDefault="005F2E6A">
      <w:pPr>
        <w:spacing w:line="200" w:lineRule="exact"/>
      </w:pPr>
    </w:p>
    <w:p w14:paraId="668DDFCC" w14:textId="77777777" w:rsidR="005F2E6A" w:rsidRDefault="005F2E6A">
      <w:pPr>
        <w:spacing w:line="200" w:lineRule="exact"/>
      </w:pPr>
    </w:p>
    <w:p w14:paraId="6BCF898C" w14:textId="77777777" w:rsidR="005F2E6A" w:rsidRDefault="005F2E6A">
      <w:pPr>
        <w:spacing w:line="200" w:lineRule="exact"/>
      </w:pPr>
    </w:p>
    <w:p w14:paraId="13DCA40B" w14:textId="77777777" w:rsidR="005F2E6A" w:rsidRDefault="005F2E6A">
      <w:pPr>
        <w:spacing w:line="200" w:lineRule="exact"/>
      </w:pPr>
    </w:p>
    <w:p w14:paraId="128DE7EE" w14:textId="77777777" w:rsidR="005F2E6A" w:rsidRDefault="005F2E6A">
      <w:pPr>
        <w:spacing w:line="200" w:lineRule="exact"/>
      </w:pPr>
    </w:p>
    <w:p w14:paraId="69075632" w14:textId="77777777" w:rsidR="005F2E6A" w:rsidRDefault="005F2E6A">
      <w:pPr>
        <w:spacing w:line="200" w:lineRule="exact"/>
      </w:pPr>
    </w:p>
    <w:p w14:paraId="5982B9F8" w14:textId="77777777" w:rsidR="005F2E6A" w:rsidRDefault="005F2E6A">
      <w:pPr>
        <w:spacing w:line="200" w:lineRule="exact"/>
      </w:pPr>
    </w:p>
    <w:p w14:paraId="072537F6" w14:textId="77777777" w:rsidR="005F2E6A" w:rsidRDefault="005F2E6A">
      <w:pPr>
        <w:spacing w:line="200" w:lineRule="exact"/>
      </w:pPr>
    </w:p>
    <w:p w14:paraId="39E09C2E" w14:textId="77777777" w:rsidR="005F2E6A" w:rsidRDefault="005F2E6A">
      <w:pPr>
        <w:spacing w:line="200" w:lineRule="exact"/>
      </w:pPr>
    </w:p>
    <w:p w14:paraId="78D452F2" w14:textId="77777777" w:rsidR="005F2E6A" w:rsidRDefault="005F2E6A">
      <w:pPr>
        <w:spacing w:line="200" w:lineRule="exact"/>
      </w:pPr>
    </w:p>
    <w:p w14:paraId="047EFDA3" w14:textId="77777777" w:rsidR="005F2E6A" w:rsidRDefault="005F2E6A">
      <w:pPr>
        <w:spacing w:line="200" w:lineRule="exact"/>
      </w:pPr>
    </w:p>
    <w:p w14:paraId="16D5031A" w14:textId="77777777" w:rsidR="005F2E6A" w:rsidRDefault="005F2E6A">
      <w:pPr>
        <w:spacing w:line="200" w:lineRule="exact"/>
      </w:pPr>
    </w:p>
    <w:p w14:paraId="04E4A85B" w14:textId="77777777" w:rsidR="005F2E6A" w:rsidRDefault="005F2E6A">
      <w:pPr>
        <w:spacing w:line="200" w:lineRule="exact"/>
      </w:pPr>
    </w:p>
    <w:p w14:paraId="531B6F78" w14:textId="77777777" w:rsidR="005F2E6A" w:rsidRDefault="005F2E6A">
      <w:pPr>
        <w:spacing w:line="200" w:lineRule="exact"/>
      </w:pPr>
    </w:p>
    <w:p w14:paraId="5E902236" w14:textId="77777777" w:rsidR="005F2E6A" w:rsidRDefault="005F2E6A">
      <w:pPr>
        <w:spacing w:line="200" w:lineRule="exact"/>
      </w:pPr>
    </w:p>
    <w:p w14:paraId="5A7D66BB" w14:textId="77777777" w:rsidR="005F2E6A" w:rsidRDefault="005F2E6A">
      <w:pPr>
        <w:spacing w:line="200" w:lineRule="exact"/>
      </w:pPr>
    </w:p>
    <w:p w14:paraId="17DAEA1B" w14:textId="77777777" w:rsidR="005F2E6A" w:rsidRDefault="005F2E6A">
      <w:pPr>
        <w:spacing w:line="200" w:lineRule="exact"/>
      </w:pPr>
    </w:p>
    <w:p w14:paraId="4453BCF0" w14:textId="77777777" w:rsidR="005F2E6A" w:rsidRDefault="005F2E6A">
      <w:pPr>
        <w:spacing w:line="200" w:lineRule="exact"/>
      </w:pPr>
    </w:p>
    <w:p w14:paraId="5B8426B1" w14:textId="77777777" w:rsidR="005F2E6A" w:rsidRDefault="005F2E6A">
      <w:pPr>
        <w:spacing w:line="200" w:lineRule="exact"/>
      </w:pPr>
    </w:p>
    <w:p w14:paraId="77CD3687" w14:textId="77777777" w:rsidR="005F2E6A" w:rsidRDefault="005F2E6A">
      <w:pPr>
        <w:spacing w:line="200" w:lineRule="exact"/>
      </w:pPr>
    </w:p>
    <w:p w14:paraId="16B1DE45" w14:textId="77777777" w:rsidR="005F2E6A" w:rsidRDefault="005F2E6A">
      <w:pPr>
        <w:spacing w:line="200" w:lineRule="exact"/>
      </w:pPr>
    </w:p>
    <w:p w14:paraId="40A8AF0B" w14:textId="77777777" w:rsidR="005F2E6A" w:rsidRDefault="005F2E6A">
      <w:pPr>
        <w:spacing w:line="200" w:lineRule="exact"/>
      </w:pPr>
    </w:p>
    <w:p w14:paraId="225018C2" w14:textId="77777777" w:rsidR="005F2E6A" w:rsidRDefault="005F2E6A">
      <w:pPr>
        <w:spacing w:line="200" w:lineRule="exact"/>
      </w:pPr>
    </w:p>
    <w:p w14:paraId="75D28332" w14:textId="77777777" w:rsidR="005F2E6A" w:rsidRDefault="005F2E6A">
      <w:pPr>
        <w:spacing w:line="200" w:lineRule="exact"/>
      </w:pPr>
    </w:p>
    <w:p w14:paraId="28000243" w14:textId="77777777" w:rsidR="005F2E6A" w:rsidRDefault="005F2E6A">
      <w:pPr>
        <w:spacing w:line="200" w:lineRule="exact"/>
      </w:pPr>
    </w:p>
    <w:p w14:paraId="236389CD" w14:textId="77777777" w:rsidR="005F2E6A" w:rsidRDefault="005F2E6A">
      <w:pPr>
        <w:spacing w:line="200" w:lineRule="exact"/>
      </w:pPr>
    </w:p>
    <w:p w14:paraId="3CAA3F8F" w14:textId="77777777" w:rsidR="005F2E6A" w:rsidRDefault="005F2E6A">
      <w:pPr>
        <w:spacing w:line="200" w:lineRule="exact"/>
      </w:pPr>
    </w:p>
    <w:p w14:paraId="6A5532BA" w14:textId="77777777" w:rsidR="005F2E6A" w:rsidRDefault="005F2E6A">
      <w:pPr>
        <w:spacing w:line="200" w:lineRule="exact"/>
      </w:pPr>
    </w:p>
    <w:p w14:paraId="61880B58" w14:textId="77777777" w:rsidR="005F2E6A" w:rsidRDefault="005F2E6A">
      <w:pPr>
        <w:spacing w:line="200" w:lineRule="exact"/>
      </w:pPr>
    </w:p>
    <w:p w14:paraId="3B281FE3" w14:textId="77777777" w:rsidR="005F2E6A" w:rsidRDefault="005F2E6A">
      <w:pPr>
        <w:spacing w:line="200" w:lineRule="exact"/>
      </w:pPr>
    </w:p>
    <w:p w14:paraId="0D5C170B" w14:textId="77777777" w:rsidR="005F2E6A" w:rsidRDefault="005F2E6A">
      <w:pPr>
        <w:spacing w:line="200" w:lineRule="exact"/>
      </w:pPr>
    </w:p>
    <w:p w14:paraId="20ECB0BA" w14:textId="77777777" w:rsidR="005F2E6A" w:rsidRDefault="005F2E6A">
      <w:pPr>
        <w:spacing w:line="200" w:lineRule="exact"/>
      </w:pPr>
    </w:p>
    <w:p w14:paraId="33449E19" w14:textId="77777777" w:rsidR="005F2E6A" w:rsidRDefault="005F2E6A">
      <w:pPr>
        <w:spacing w:line="200" w:lineRule="exact"/>
      </w:pPr>
    </w:p>
    <w:p w14:paraId="6A71E658" w14:textId="77777777" w:rsidR="005F2E6A" w:rsidRDefault="008D62B3">
      <w:pPr>
        <w:spacing w:before="29"/>
        <w:ind w:left="2260"/>
        <w:rPr>
          <w:sz w:val="24"/>
          <w:szCs w:val="24"/>
        </w:rPr>
      </w:pPr>
      <w:r>
        <w:rPr>
          <w:sz w:val="24"/>
          <w:szCs w:val="24"/>
        </w:rPr>
        <w:t>Comparison in between NVIDIA and Apples Stocks</w:t>
      </w:r>
    </w:p>
    <w:p w14:paraId="2E9E9FD4" w14:textId="77777777" w:rsidR="005F2E6A" w:rsidRDefault="005F2E6A">
      <w:pPr>
        <w:spacing w:before="2" w:line="180" w:lineRule="exact"/>
        <w:rPr>
          <w:sz w:val="18"/>
          <w:szCs w:val="18"/>
        </w:rPr>
      </w:pPr>
    </w:p>
    <w:p w14:paraId="16664409" w14:textId="77777777" w:rsidR="005F2E6A" w:rsidRDefault="008D62B3">
      <w:pPr>
        <w:spacing w:line="258" w:lineRule="auto"/>
        <w:ind w:left="100" w:right="73"/>
        <w:jc w:val="both"/>
        <w:rPr>
          <w:sz w:val="24"/>
          <w:szCs w:val="24"/>
        </w:rPr>
        <w:sectPr w:rsidR="005F2E6A">
          <w:pgSz w:w="12240" w:h="15840"/>
          <w:pgMar w:top="1480" w:right="1320" w:bottom="280" w:left="1340" w:header="0" w:footer="1040" w:gutter="0"/>
          <w:cols w:space="720"/>
        </w:sectPr>
      </w:pPr>
      <w:r>
        <w:rPr>
          <w:sz w:val="24"/>
          <w:szCs w:val="24"/>
        </w:rPr>
        <w:t>Both</w:t>
      </w:r>
      <w:del w:id="550" w:author="Jordan Wipf" w:date="2018-10-25T20:43:00Z">
        <w:r w:rsidDel="008D62B3">
          <w:rPr>
            <w:sz w:val="24"/>
            <w:szCs w:val="24"/>
          </w:rPr>
          <w:delText xml:space="preserve">  </w:delText>
        </w:r>
      </w:del>
      <w:ins w:id="551" w:author="Jordan Wipf" w:date="2018-10-25T20:43:00Z">
        <w:r>
          <w:rPr>
            <w:sz w:val="24"/>
            <w:szCs w:val="24"/>
          </w:rPr>
          <w:t xml:space="preserve"> </w:t>
        </w:r>
      </w:ins>
      <w:r>
        <w:rPr>
          <w:sz w:val="24"/>
          <w:szCs w:val="24"/>
        </w:rPr>
        <w:t>show</w:t>
      </w:r>
      <w:del w:id="552" w:author="Jordan Wipf" w:date="2018-10-25T20:43:00Z">
        <w:r w:rsidDel="008D62B3">
          <w:rPr>
            <w:sz w:val="24"/>
            <w:szCs w:val="24"/>
          </w:rPr>
          <w:delText xml:space="preserve">  </w:delText>
        </w:r>
      </w:del>
      <w:ins w:id="553" w:author="Jordan Wipf" w:date="2018-10-25T20:43:00Z">
        <w:r>
          <w:rPr>
            <w:sz w:val="24"/>
            <w:szCs w:val="24"/>
          </w:rPr>
          <w:t xml:space="preserve"> </w:t>
        </w:r>
      </w:ins>
      <w:r>
        <w:rPr>
          <w:sz w:val="24"/>
          <w:szCs w:val="24"/>
        </w:rPr>
        <w:t>a</w:t>
      </w:r>
      <w:del w:id="554" w:author="Jordan Wipf" w:date="2018-10-25T20:43:00Z">
        <w:r w:rsidDel="008D62B3">
          <w:rPr>
            <w:sz w:val="24"/>
            <w:szCs w:val="24"/>
          </w:rPr>
          <w:delText xml:space="preserve">  </w:delText>
        </w:r>
      </w:del>
      <w:ins w:id="555" w:author="Jordan Wipf" w:date="2018-10-25T20:43:00Z">
        <w:r>
          <w:rPr>
            <w:sz w:val="24"/>
            <w:szCs w:val="24"/>
          </w:rPr>
          <w:t xml:space="preserve"> </w:t>
        </w:r>
      </w:ins>
      <w:r>
        <w:rPr>
          <w:sz w:val="24"/>
          <w:szCs w:val="24"/>
        </w:rPr>
        <w:t>linear</w:t>
      </w:r>
      <w:del w:id="556" w:author="Jordan Wipf" w:date="2018-10-25T20:43:00Z">
        <w:r w:rsidDel="008D62B3">
          <w:rPr>
            <w:sz w:val="24"/>
            <w:szCs w:val="24"/>
          </w:rPr>
          <w:delText xml:space="preserve">  </w:delText>
        </w:r>
      </w:del>
      <w:ins w:id="557" w:author="Jordan Wipf" w:date="2018-10-25T20:43:00Z">
        <w:r>
          <w:rPr>
            <w:sz w:val="24"/>
            <w:szCs w:val="24"/>
          </w:rPr>
          <w:t xml:space="preserve"> </w:t>
        </w:r>
      </w:ins>
      <w:r>
        <w:rPr>
          <w:sz w:val="24"/>
          <w:szCs w:val="24"/>
        </w:rPr>
        <w:t>increase,</w:t>
      </w:r>
      <w:del w:id="558" w:author="Jordan Wipf" w:date="2018-10-25T20:43:00Z">
        <w:r w:rsidDel="008D62B3">
          <w:rPr>
            <w:sz w:val="24"/>
            <w:szCs w:val="24"/>
          </w:rPr>
          <w:delText xml:space="preserve">  </w:delText>
        </w:r>
      </w:del>
      <w:ins w:id="559" w:author="Jordan Wipf" w:date="2018-10-25T20:43:00Z">
        <w:r>
          <w:rPr>
            <w:sz w:val="24"/>
            <w:szCs w:val="24"/>
          </w:rPr>
          <w:t xml:space="preserve"> </w:t>
        </w:r>
      </w:ins>
      <w:r>
        <w:rPr>
          <w:sz w:val="24"/>
          <w:szCs w:val="24"/>
        </w:rPr>
        <w:t>but</w:t>
      </w:r>
      <w:del w:id="560" w:author="Jordan Wipf" w:date="2018-10-25T20:43:00Z">
        <w:r w:rsidDel="008D62B3">
          <w:rPr>
            <w:sz w:val="24"/>
            <w:szCs w:val="24"/>
          </w:rPr>
          <w:delText xml:space="preserve">  </w:delText>
        </w:r>
      </w:del>
      <w:ins w:id="561" w:author="Jordan Wipf" w:date="2018-10-25T20:43:00Z">
        <w:r>
          <w:rPr>
            <w:sz w:val="24"/>
            <w:szCs w:val="24"/>
          </w:rPr>
          <w:t xml:space="preserve"> </w:t>
        </w:r>
      </w:ins>
      <w:r>
        <w:rPr>
          <w:sz w:val="24"/>
          <w:szCs w:val="24"/>
        </w:rPr>
        <w:t>it</w:t>
      </w:r>
      <w:del w:id="562" w:author="Jordan Wipf" w:date="2018-10-25T20:43:00Z">
        <w:r w:rsidDel="008D62B3">
          <w:rPr>
            <w:sz w:val="24"/>
            <w:szCs w:val="24"/>
          </w:rPr>
          <w:delText xml:space="preserve">  </w:delText>
        </w:r>
      </w:del>
      <w:ins w:id="563" w:author="Jordan Wipf" w:date="2018-10-25T20:43:00Z">
        <w:r>
          <w:rPr>
            <w:sz w:val="24"/>
            <w:szCs w:val="24"/>
          </w:rPr>
          <w:t xml:space="preserve"> </w:t>
        </w:r>
      </w:ins>
      <w:r>
        <w:rPr>
          <w:sz w:val="24"/>
          <w:szCs w:val="24"/>
        </w:rPr>
        <w:t>can</w:t>
      </w:r>
      <w:del w:id="564" w:author="Jordan Wipf" w:date="2018-10-25T20:43:00Z">
        <w:r w:rsidDel="008D62B3">
          <w:rPr>
            <w:sz w:val="24"/>
            <w:szCs w:val="24"/>
          </w:rPr>
          <w:delText xml:space="preserve">  </w:delText>
        </w:r>
      </w:del>
      <w:ins w:id="565" w:author="Jordan Wipf" w:date="2018-10-25T20:43:00Z">
        <w:r>
          <w:rPr>
            <w:sz w:val="24"/>
            <w:szCs w:val="24"/>
          </w:rPr>
          <w:t xml:space="preserve"> </w:t>
        </w:r>
      </w:ins>
      <w:r>
        <w:rPr>
          <w:sz w:val="24"/>
          <w:szCs w:val="24"/>
        </w:rPr>
        <w:t>be</w:t>
      </w:r>
      <w:del w:id="566" w:author="Jordan Wipf" w:date="2018-10-25T20:43:00Z">
        <w:r w:rsidDel="008D62B3">
          <w:rPr>
            <w:sz w:val="24"/>
            <w:szCs w:val="24"/>
          </w:rPr>
          <w:delText xml:space="preserve">  </w:delText>
        </w:r>
      </w:del>
      <w:ins w:id="567" w:author="Jordan Wipf" w:date="2018-10-25T20:43:00Z">
        <w:r>
          <w:rPr>
            <w:sz w:val="24"/>
            <w:szCs w:val="24"/>
          </w:rPr>
          <w:t xml:space="preserve"> </w:t>
        </w:r>
      </w:ins>
      <w:r>
        <w:rPr>
          <w:sz w:val="24"/>
          <w:szCs w:val="24"/>
        </w:rPr>
        <w:t>noticed</w:t>
      </w:r>
      <w:del w:id="568" w:author="Jordan Wipf" w:date="2018-10-25T20:43:00Z">
        <w:r w:rsidDel="008D62B3">
          <w:rPr>
            <w:sz w:val="24"/>
            <w:szCs w:val="24"/>
          </w:rPr>
          <w:delText xml:space="preserve">  </w:delText>
        </w:r>
      </w:del>
      <w:ins w:id="569" w:author="Jordan Wipf" w:date="2018-10-25T20:43:00Z">
        <w:r>
          <w:rPr>
            <w:sz w:val="24"/>
            <w:szCs w:val="24"/>
          </w:rPr>
          <w:t xml:space="preserve"> </w:t>
        </w:r>
      </w:ins>
      <w:r>
        <w:rPr>
          <w:sz w:val="24"/>
          <w:szCs w:val="24"/>
        </w:rPr>
        <w:t>that</w:t>
      </w:r>
      <w:del w:id="570" w:author="Jordan Wipf" w:date="2018-10-25T20:43:00Z">
        <w:r w:rsidDel="008D62B3">
          <w:rPr>
            <w:sz w:val="24"/>
            <w:szCs w:val="24"/>
          </w:rPr>
          <w:delText xml:space="preserve">  </w:delText>
        </w:r>
      </w:del>
      <w:ins w:id="571" w:author="Jordan Wipf" w:date="2018-10-25T20:43:00Z">
        <w:r>
          <w:rPr>
            <w:sz w:val="24"/>
            <w:szCs w:val="24"/>
          </w:rPr>
          <w:t xml:space="preserve"> </w:t>
        </w:r>
      </w:ins>
      <w:r>
        <w:rPr>
          <w:sz w:val="24"/>
          <w:szCs w:val="24"/>
        </w:rPr>
        <w:t>the</w:t>
      </w:r>
      <w:del w:id="572" w:author="Jordan Wipf" w:date="2018-10-25T20:43:00Z">
        <w:r w:rsidDel="008D62B3">
          <w:rPr>
            <w:sz w:val="24"/>
            <w:szCs w:val="24"/>
          </w:rPr>
          <w:delText xml:space="preserve">  </w:delText>
        </w:r>
      </w:del>
      <w:ins w:id="573" w:author="Jordan Wipf" w:date="2018-10-25T20:43:00Z">
        <w:r>
          <w:rPr>
            <w:sz w:val="24"/>
            <w:szCs w:val="24"/>
          </w:rPr>
          <w:t xml:space="preserve"> </w:t>
        </w:r>
      </w:ins>
      <w:r>
        <w:rPr>
          <w:sz w:val="24"/>
          <w:szCs w:val="24"/>
        </w:rPr>
        <w:t>linear</w:t>
      </w:r>
      <w:del w:id="574" w:author="Jordan Wipf" w:date="2018-10-25T20:43:00Z">
        <w:r w:rsidDel="008D62B3">
          <w:rPr>
            <w:sz w:val="24"/>
            <w:szCs w:val="24"/>
          </w:rPr>
          <w:delText xml:space="preserve">  </w:delText>
        </w:r>
      </w:del>
      <w:ins w:id="575" w:author="Jordan Wipf" w:date="2018-10-25T20:43:00Z">
        <w:r>
          <w:rPr>
            <w:sz w:val="24"/>
            <w:szCs w:val="24"/>
          </w:rPr>
          <w:t xml:space="preserve"> </w:t>
        </w:r>
      </w:ins>
      <w:r>
        <w:rPr>
          <w:sz w:val="24"/>
          <w:szCs w:val="24"/>
        </w:rPr>
        <w:t>approximation</w:t>
      </w:r>
      <w:del w:id="576" w:author="Jordan Wipf" w:date="2018-10-25T20:43:00Z">
        <w:r w:rsidDel="008D62B3">
          <w:rPr>
            <w:sz w:val="24"/>
            <w:szCs w:val="24"/>
          </w:rPr>
          <w:delText xml:space="preserve">  </w:delText>
        </w:r>
      </w:del>
      <w:ins w:id="577" w:author="Jordan Wipf" w:date="2018-10-25T20:43:00Z">
        <w:r>
          <w:rPr>
            <w:sz w:val="24"/>
            <w:szCs w:val="24"/>
          </w:rPr>
          <w:t xml:space="preserve"> </w:t>
        </w:r>
      </w:ins>
      <w:r>
        <w:rPr>
          <w:sz w:val="24"/>
          <w:szCs w:val="24"/>
        </w:rPr>
        <w:t>(in</w:t>
      </w:r>
      <w:del w:id="578" w:author="Jordan Wipf" w:date="2018-10-25T20:43:00Z">
        <w:r w:rsidDel="008D62B3">
          <w:rPr>
            <w:sz w:val="24"/>
            <w:szCs w:val="24"/>
          </w:rPr>
          <w:delText xml:space="preserve">  </w:delText>
        </w:r>
      </w:del>
      <w:ins w:id="579" w:author="Jordan Wipf" w:date="2018-10-25T20:43:00Z">
        <w:r>
          <w:rPr>
            <w:sz w:val="24"/>
            <w:szCs w:val="24"/>
          </w:rPr>
          <w:t xml:space="preserve"> </w:t>
        </w:r>
      </w:ins>
      <w:r>
        <w:rPr>
          <w:sz w:val="24"/>
          <w:szCs w:val="24"/>
        </w:rPr>
        <w:t>blue)</w:t>
      </w:r>
      <w:del w:id="580" w:author="Jordan Wipf" w:date="2018-10-25T20:43:00Z">
        <w:r w:rsidDel="008D62B3">
          <w:rPr>
            <w:sz w:val="24"/>
            <w:szCs w:val="24"/>
          </w:rPr>
          <w:delText xml:space="preserve">  </w:delText>
        </w:r>
      </w:del>
      <w:ins w:id="581" w:author="Jordan Wipf" w:date="2018-10-25T20:43:00Z">
        <w:r>
          <w:rPr>
            <w:sz w:val="24"/>
            <w:szCs w:val="24"/>
          </w:rPr>
          <w:t xml:space="preserve"> </w:t>
        </w:r>
      </w:ins>
      <w:r>
        <w:rPr>
          <w:sz w:val="24"/>
          <w:szCs w:val="24"/>
        </w:rPr>
        <w:t>for NVIDIA is steeper than Apple’s. Therefore, it would be determined that NVIDIA has shown more growth in their stock value. This can also be reinforced by looking at the percentage increases in both. Apple has 34.45% and NVIDIA has 50.13%. Even though this analysis seems simple, you can</w:t>
      </w:r>
      <w:del w:id="582" w:author="Jordan Wipf" w:date="2018-10-25T20:43:00Z">
        <w:r w:rsidDel="008D62B3">
          <w:rPr>
            <w:sz w:val="24"/>
            <w:szCs w:val="24"/>
          </w:rPr>
          <w:delText xml:space="preserve">  </w:delText>
        </w:r>
      </w:del>
      <w:ins w:id="583" w:author="Jordan Wipf" w:date="2018-10-25T20:43:00Z">
        <w:r>
          <w:rPr>
            <w:sz w:val="24"/>
            <w:szCs w:val="24"/>
          </w:rPr>
          <w:t xml:space="preserve"> </w:t>
        </w:r>
      </w:ins>
      <w:r>
        <w:rPr>
          <w:sz w:val="24"/>
          <w:szCs w:val="24"/>
        </w:rPr>
        <w:t>run</w:t>
      </w:r>
      <w:del w:id="584" w:author="Jordan Wipf" w:date="2018-10-25T20:43:00Z">
        <w:r w:rsidDel="008D62B3">
          <w:rPr>
            <w:sz w:val="24"/>
            <w:szCs w:val="24"/>
          </w:rPr>
          <w:delText xml:space="preserve">  </w:delText>
        </w:r>
      </w:del>
      <w:ins w:id="585" w:author="Jordan Wipf" w:date="2018-10-25T20:43:00Z">
        <w:r>
          <w:rPr>
            <w:sz w:val="24"/>
            <w:szCs w:val="24"/>
          </w:rPr>
          <w:t xml:space="preserve"> </w:t>
        </w:r>
      </w:ins>
      <w:r>
        <w:rPr>
          <w:sz w:val="24"/>
          <w:szCs w:val="24"/>
        </w:rPr>
        <w:t>through</w:t>
      </w:r>
      <w:del w:id="586" w:author="Jordan Wipf" w:date="2018-10-25T20:43:00Z">
        <w:r w:rsidDel="008D62B3">
          <w:rPr>
            <w:sz w:val="24"/>
            <w:szCs w:val="24"/>
          </w:rPr>
          <w:delText xml:space="preserve">  </w:delText>
        </w:r>
      </w:del>
      <w:ins w:id="587" w:author="Jordan Wipf" w:date="2018-10-25T20:43:00Z">
        <w:r>
          <w:rPr>
            <w:sz w:val="24"/>
            <w:szCs w:val="24"/>
          </w:rPr>
          <w:t xml:space="preserve"> </w:t>
        </w:r>
      </w:ins>
      <w:r>
        <w:rPr>
          <w:sz w:val="24"/>
          <w:szCs w:val="24"/>
        </w:rPr>
        <w:t>other</w:t>
      </w:r>
      <w:del w:id="588" w:author="Jordan Wipf" w:date="2018-10-25T20:43:00Z">
        <w:r w:rsidDel="008D62B3">
          <w:rPr>
            <w:sz w:val="24"/>
            <w:szCs w:val="24"/>
          </w:rPr>
          <w:delText xml:space="preserve">  </w:delText>
        </w:r>
      </w:del>
      <w:ins w:id="589" w:author="Jordan Wipf" w:date="2018-10-25T20:43:00Z">
        <w:r>
          <w:rPr>
            <w:sz w:val="24"/>
            <w:szCs w:val="24"/>
          </w:rPr>
          <w:t xml:space="preserve"> </w:t>
        </w:r>
      </w:ins>
      <w:r>
        <w:rPr>
          <w:sz w:val="24"/>
          <w:szCs w:val="24"/>
        </w:rPr>
        <w:t>platforms</w:t>
      </w:r>
      <w:del w:id="590" w:author="Jordan Wipf" w:date="2018-10-25T20:43:00Z">
        <w:r w:rsidDel="008D62B3">
          <w:rPr>
            <w:sz w:val="24"/>
            <w:szCs w:val="24"/>
          </w:rPr>
          <w:delText xml:space="preserve">  </w:delText>
        </w:r>
      </w:del>
      <w:ins w:id="591" w:author="Jordan Wipf" w:date="2018-10-25T20:43:00Z">
        <w:r>
          <w:rPr>
            <w:sz w:val="24"/>
            <w:szCs w:val="24"/>
          </w:rPr>
          <w:t xml:space="preserve"> </w:t>
        </w:r>
      </w:ins>
      <w:r>
        <w:rPr>
          <w:sz w:val="24"/>
          <w:szCs w:val="24"/>
        </w:rPr>
        <w:t>where</w:t>
      </w:r>
      <w:del w:id="592" w:author="Jordan Wipf" w:date="2018-10-25T20:43:00Z">
        <w:r w:rsidDel="008D62B3">
          <w:rPr>
            <w:sz w:val="24"/>
            <w:szCs w:val="24"/>
          </w:rPr>
          <w:delText xml:space="preserve">  </w:delText>
        </w:r>
      </w:del>
      <w:ins w:id="593" w:author="Jordan Wipf" w:date="2018-10-25T20:43:00Z">
        <w:r>
          <w:rPr>
            <w:sz w:val="24"/>
            <w:szCs w:val="24"/>
          </w:rPr>
          <w:t xml:space="preserve"> </w:t>
        </w:r>
      </w:ins>
      <w:r>
        <w:rPr>
          <w:sz w:val="24"/>
          <w:szCs w:val="24"/>
        </w:rPr>
        <w:t>information</w:t>
      </w:r>
      <w:del w:id="594" w:author="Jordan Wipf" w:date="2018-10-25T20:43:00Z">
        <w:r w:rsidDel="008D62B3">
          <w:rPr>
            <w:sz w:val="24"/>
            <w:szCs w:val="24"/>
          </w:rPr>
          <w:delText xml:space="preserve">  </w:delText>
        </w:r>
      </w:del>
      <w:ins w:id="595" w:author="Jordan Wipf" w:date="2018-10-25T20:43:00Z">
        <w:r>
          <w:rPr>
            <w:sz w:val="24"/>
            <w:szCs w:val="24"/>
          </w:rPr>
          <w:t xml:space="preserve"> </w:t>
        </w:r>
      </w:ins>
      <w:r>
        <w:rPr>
          <w:sz w:val="24"/>
          <w:szCs w:val="24"/>
        </w:rPr>
        <w:t>shows</w:t>
      </w:r>
      <w:del w:id="596" w:author="Jordan Wipf" w:date="2018-10-25T20:43:00Z">
        <w:r w:rsidDel="008D62B3">
          <w:rPr>
            <w:sz w:val="24"/>
            <w:szCs w:val="24"/>
          </w:rPr>
          <w:delText xml:space="preserve">  </w:delText>
        </w:r>
      </w:del>
      <w:ins w:id="597" w:author="Jordan Wipf" w:date="2018-10-25T20:43:00Z">
        <w:r>
          <w:rPr>
            <w:sz w:val="24"/>
            <w:szCs w:val="24"/>
          </w:rPr>
          <w:t xml:space="preserve"> </w:t>
        </w:r>
      </w:ins>
      <w:r>
        <w:rPr>
          <w:sz w:val="24"/>
          <w:szCs w:val="24"/>
        </w:rPr>
        <w:t>too</w:t>
      </w:r>
      <w:del w:id="598" w:author="Jordan Wipf" w:date="2018-10-25T20:43:00Z">
        <w:r w:rsidDel="008D62B3">
          <w:rPr>
            <w:sz w:val="24"/>
            <w:szCs w:val="24"/>
          </w:rPr>
          <w:delText xml:space="preserve">  </w:delText>
        </w:r>
      </w:del>
      <w:ins w:id="599" w:author="Jordan Wipf" w:date="2018-10-25T20:43:00Z">
        <w:r>
          <w:rPr>
            <w:sz w:val="24"/>
            <w:szCs w:val="24"/>
          </w:rPr>
          <w:t xml:space="preserve"> </w:t>
        </w:r>
      </w:ins>
      <w:r>
        <w:rPr>
          <w:sz w:val="24"/>
          <w:szCs w:val="24"/>
        </w:rPr>
        <w:t>many trends</w:t>
      </w:r>
      <w:del w:id="600" w:author="Jordan Wipf" w:date="2018-10-25T20:43:00Z">
        <w:r w:rsidDel="008D62B3">
          <w:rPr>
            <w:sz w:val="24"/>
            <w:szCs w:val="24"/>
          </w:rPr>
          <w:delText xml:space="preserve">  </w:delText>
        </w:r>
      </w:del>
      <w:ins w:id="601" w:author="Jordan Wipf" w:date="2018-10-25T20:43:00Z">
        <w:r>
          <w:rPr>
            <w:sz w:val="24"/>
            <w:szCs w:val="24"/>
          </w:rPr>
          <w:t xml:space="preserve"> </w:t>
        </w:r>
      </w:ins>
      <w:r>
        <w:rPr>
          <w:sz w:val="24"/>
          <w:szCs w:val="24"/>
        </w:rPr>
        <w:t>that</w:t>
      </w:r>
      <w:del w:id="602" w:author="Jordan Wipf" w:date="2018-10-25T20:43:00Z">
        <w:r w:rsidDel="008D62B3">
          <w:rPr>
            <w:sz w:val="24"/>
            <w:szCs w:val="24"/>
          </w:rPr>
          <w:delText xml:space="preserve">  </w:delText>
        </w:r>
      </w:del>
      <w:ins w:id="603" w:author="Jordan Wipf" w:date="2018-10-25T20:43:00Z">
        <w:r>
          <w:rPr>
            <w:sz w:val="24"/>
            <w:szCs w:val="24"/>
          </w:rPr>
          <w:t xml:space="preserve"> </w:t>
        </w:r>
      </w:ins>
      <w:r>
        <w:rPr>
          <w:sz w:val="24"/>
          <w:szCs w:val="24"/>
        </w:rPr>
        <w:t>can</w:t>
      </w:r>
      <w:del w:id="604" w:author="Jordan Wipf" w:date="2018-10-25T20:43:00Z">
        <w:r w:rsidDel="008D62B3">
          <w:rPr>
            <w:sz w:val="24"/>
            <w:szCs w:val="24"/>
          </w:rPr>
          <w:delText xml:space="preserve">  </w:delText>
        </w:r>
      </w:del>
      <w:ins w:id="605" w:author="Jordan Wipf" w:date="2018-10-25T20:43:00Z">
        <w:r>
          <w:rPr>
            <w:sz w:val="24"/>
            <w:szCs w:val="24"/>
          </w:rPr>
          <w:t xml:space="preserve"> </w:t>
        </w:r>
      </w:ins>
      <w:r>
        <w:rPr>
          <w:sz w:val="24"/>
          <w:szCs w:val="24"/>
        </w:rPr>
        <w:t>be</w:t>
      </w:r>
      <w:del w:id="606" w:author="Jordan Wipf" w:date="2018-10-25T20:43:00Z">
        <w:r w:rsidDel="008D62B3">
          <w:rPr>
            <w:sz w:val="24"/>
            <w:szCs w:val="24"/>
          </w:rPr>
          <w:delText xml:space="preserve">  </w:delText>
        </w:r>
      </w:del>
      <w:ins w:id="607" w:author="Jordan Wipf" w:date="2018-10-25T20:43:00Z">
        <w:r>
          <w:rPr>
            <w:sz w:val="24"/>
            <w:szCs w:val="24"/>
          </w:rPr>
          <w:t xml:space="preserve"> </w:t>
        </w:r>
      </w:ins>
      <w:r>
        <w:rPr>
          <w:sz w:val="24"/>
          <w:szCs w:val="24"/>
        </w:rPr>
        <w:t>really confusing</w:t>
      </w:r>
      <w:del w:id="608" w:author="Jordan Wipf" w:date="2018-10-25T20:43:00Z">
        <w:r w:rsidDel="008D62B3">
          <w:rPr>
            <w:sz w:val="24"/>
            <w:szCs w:val="24"/>
          </w:rPr>
          <w:delText xml:space="preserve">  </w:delText>
        </w:r>
      </w:del>
      <w:ins w:id="609" w:author="Jordan Wipf" w:date="2018-10-25T20:43:00Z">
        <w:r>
          <w:rPr>
            <w:sz w:val="24"/>
            <w:szCs w:val="24"/>
          </w:rPr>
          <w:t xml:space="preserve"> </w:t>
        </w:r>
      </w:ins>
      <w:r>
        <w:rPr>
          <w:sz w:val="24"/>
          <w:szCs w:val="24"/>
        </w:rPr>
        <w:t>for</w:t>
      </w:r>
      <w:del w:id="610" w:author="Jordan Wipf" w:date="2018-10-25T20:43:00Z">
        <w:r w:rsidDel="008D62B3">
          <w:rPr>
            <w:sz w:val="24"/>
            <w:szCs w:val="24"/>
          </w:rPr>
          <w:delText xml:space="preserve">  </w:delText>
        </w:r>
      </w:del>
      <w:ins w:id="611" w:author="Jordan Wipf" w:date="2018-10-25T20:43:00Z">
        <w:r>
          <w:rPr>
            <w:sz w:val="24"/>
            <w:szCs w:val="24"/>
          </w:rPr>
          <w:t xml:space="preserve"> </w:t>
        </w:r>
      </w:ins>
      <w:r>
        <w:rPr>
          <w:sz w:val="24"/>
          <w:szCs w:val="24"/>
        </w:rPr>
        <w:t>the</w:t>
      </w:r>
      <w:del w:id="612" w:author="Jordan Wipf" w:date="2018-10-25T20:43:00Z">
        <w:r w:rsidDel="008D62B3">
          <w:rPr>
            <w:sz w:val="24"/>
            <w:szCs w:val="24"/>
          </w:rPr>
          <w:delText xml:space="preserve">  </w:delText>
        </w:r>
      </w:del>
      <w:ins w:id="613" w:author="Jordan Wipf" w:date="2018-10-25T20:43:00Z">
        <w:r>
          <w:rPr>
            <w:sz w:val="24"/>
            <w:szCs w:val="24"/>
          </w:rPr>
          <w:t xml:space="preserve"> </w:t>
        </w:r>
      </w:ins>
      <w:r>
        <w:rPr>
          <w:sz w:val="24"/>
          <w:szCs w:val="24"/>
        </w:rPr>
        <w:t>early</w:t>
      </w:r>
      <w:del w:id="614" w:author="Jordan Wipf" w:date="2018-10-25T20:43:00Z">
        <w:r w:rsidDel="008D62B3">
          <w:rPr>
            <w:sz w:val="24"/>
            <w:szCs w:val="24"/>
          </w:rPr>
          <w:delText xml:space="preserve">  </w:delText>
        </w:r>
      </w:del>
      <w:ins w:id="615" w:author="Jordan Wipf" w:date="2018-10-25T20:43:00Z">
        <w:r>
          <w:rPr>
            <w:sz w:val="24"/>
            <w:szCs w:val="24"/>
          </w:rPr>
          <w:t xml:space="preserve"> </w:t>
        </w:r>
      </w:ins>
      <w:r>
        <w:rPr>
          <w:sz w:val="24"/>
          <w:szCs w:val="24"/>
        </w:rPr>
        <w:t>investors.</w:t>
      </w:r>
      <w:del w:id="616" w:author="Jordan Wipf" w:date="2018-10-25T20:43:00Z">
        <w:r w:rsidDel="008D62B3">
          <w:rPr>
            <w:sz w:val="24"/>
            <w:szCs w:val="24"/>
          </w:rPr>
          <w:delText xml:space="preserve">  </w:delText>
        </w:r>
      </w:del>
      <w:ins w:id="617" w:author="Jordan Wipf" w:date="2018-10-25T20:43:00Z">
        <w:r>
          <w:rPr>
            <w:sz w:val="24"/>
            <w:szCs w:val="24"/>
          </w:rPr>
          <w:t xml:space="preserve"> </w:t>
        </w:r>
      </w:ins>
      <w:r>
        <w:rPr>
          <w:sz w:val="24"/>
          <w:szCs w:val="24"/>
        </w:rPr>
        <w:t>To</w:t>
      </w:r>
      <w:del w:id="618" w:author="Jordan Wipf" w:date="2018-10-25T20:43:00Z">
        <w:r w:rsidDel="008D62B3">
          <w:rPr>
            <w:sz w:val="24"/>
            <w:szCs w:val="24"/>
          </w:rPr>
          <w:delText xml:space="preserve">  </w:delText>
        </w:r>
      </w:del>
      <w:ins w:id="619" w:author="Jordan Wipf" w:date="2018-10-25T20:43:00Z">
        <w:r>
          <w:rPr>
            <w:sz w:val="24"/>
            <w:szCs w:val="24"/>
          </w:rPr>
          <w:t xml:space="preserve"> </w:t>
        </w:r>
      </w:ins>
      <w:r>
        <w:rPr>
          <w:sz w:val="24"/>
          <w:szCs w:val="24"/>
        </w:rPr>
        <w:t>show</w:t>
      </w:r>
      <w:del w:id="620" w:author="Jordan Wipf" w:date="2018-10-25T20:43:00Z">
        <w:r w:rsidDel="008D62B3">
          <w:rPr>
            <w:sz w:val="24"/>
            <w:szCs w:val="24"/>
          </w:rPr>
          <w:delText xml:space="preserve">  </w:delText>
        </w:r>
      </w:del>
      <w:ins w:id="621" w:author="Jordan Wipf" w:date="2018-10-25T20:43:00Z">
        <w:r>
          <w:rPr>
            <w:sz w:val="24"/>
            <w:szCs w:val="24"/>
          </w:rPr>
          <w:t xml:space="preserve"> </w:t>
        </w:r>
      </w:ins>
      <w:r>
        <w:rPr>
          <w:sz w:val="24"/>
          <w:szCs w:val="24"/>
        </w:rPr>
        <w:t>how</w:t>
      </w:r>
      <w:del w:id="622" w:author="Jordan Wipf" w:date="2018-10-25T20:43:00Z">
        <w:r w:rsidDel="008D62B3">
          <w:rPr>
            <w:sz w:val="24"/>
            <w:szCs w:val="24"/>
          </w:rPr>
          <w:delText xml:space="preserve">  </w:delText>
        </w:r>
      </w:del>
      <w:ins w:id="623" w:author="Jordan Wipf" w:date="2018-10-25T20:43:00Z">
        <w:r>
          <w:rPr>
            <w:sz w:val="24"/>
            <w:szCs w:val="24"/>
          </w:rPr>
          <w:t xml:space="preserve"> </w:t>
        </w:r>
      </w:ins>
      <w:del w:id="624" w:author="Jordan Wipf" w:date="2018-10-25T20:46:00Z">
        <w:r w:rsidDel="008D62B3">
          <w:rPr>
            <w:sz w:val="24"/>
            <w:szCs w:val="24"/>
          </w:rPr>
          <w:delText>much</w:delText>
        </w:r>
      </w:del>
      <w:del w:id="625" w:author="Jordan Wipf" w:date="2018-10-25T20:43:00Z">
        <w:r w:rsidDel="008D62B3">
          <w:rPr>
            <w:sz w:val="24"/>
            <w:szCs w:val="24"/>
          </w:rPr>
          <w:delText xml:space="preserve">  </w:delText>
        </w:r>
      </w:del>
      <w:r>
        <w:rPr>
          <w:sz w:val="24"/>
          <w:szCs w:val="24"/>
        </w:rPr>
        <w:t>complicated</w:t>
      </w:r>
      <w:del w:id="626" w:author="Jordan Wipf" w:date="2018-10-25T20:43:00Z">
        <w:r w:rsidDel="008D62B3">
          <w:rPr>
            <w:sz w:val="24"/>
            <w:szCs w:val="24"/>
          </w:rPr>
          <w:delText xml:space="preserve">  </w:delText>
        </w:r>
      </w:del>
      <w:ins w:id="627" w:author="Jordan Wipf" w:date="2018-10-25T20:43:00Z">
        <w:r>
          <w:rPr>
            <w:sz w:val="24"/>
            <w:szCs w:val="24"/>
          </w:rPr>
          <w:t xml:space="preserve"> </w:t>
        </w:r>
      </w:ins>
      <w:r>
        <w:rPr>
          <w:sz w:val="24"/>
          <w:szCs w:val="24"/>
        </w:rPr>
        <w:t>this</w:t>
      </w:r>
      <w:del w:id="628" w:author="Jordan Wipf" w:date="2018-10-25T20:43:00Z">
        <w:r w:rsidDel="008D62B3">
          <w:rPr>
            <w:sz w:val="24"/>
            <w:szCs w:val="24"/>
          </w:rPr>
          <w:delText xml:space="preserve">  </w:delText>
        </w:r>
      </w:del>
      <w:ins w:id="629" w:author="Jordan Wipf" w:date="2018-10-25T20:43:00Z">
        <w:r>
          <w:rPr>
            <w:sz w:val="24"/>
            <w:szCs w:val="24"/>
          </w:rPr>
          <w:t xml:space="preserve"> </w:t>
        </w:r>
      </w:ins>
      <w:r>
        <w:rPr>
          <w:sz w:val="24"/>
          <w:szCs w:val="24"/>
        </w:rPr>
        <w:t>can</w:t>
      </w:r>
      <w:del w:id="630" w:author="Jordan Wipf" w:date="2018-10-25T20:43:00Z">
        <w:r w:rsidDel="008D62B3">
          <w:rPr>
            <w:sz w:val="24"/>
            <w:szCs w:val="24"/>
          </w:rPr>
          <w:delText xml:space="preserve">  </w:delText>
        </w:r>
      </w:del>
      <w:ins w:id="631" w:author="Jordan Wipf" w:date="2018-10-25T20:43:00Z">
        <w:r>
          <w:rPr>
            <w:sz w:val="24"/>
            <w:szCs w:val="24"/>
          </w:rPr>
          <w:t xml:space="preserve"> </w:t>
        </w:r>
      </w:ins>
      <w:r>
        <w:rPr>
          <w:sz w:val="24"/>
          <w:szCs w:val="24"/>
        </w:rPr>
        <w:t>get,</w:t>
      </w:r>
      <w:del w:id="632" w:author="Jordan Wipf" w:date="2018-10-25T20:43:00Z">
        <w:r w:rsidDel="008D62B3">
          <w:rPr>
            <w:sz w:val="24"/>
            <w:szCs w:val="24"/>
          </w:rPr>
          <w:delText xml:space="preserve">  </w:delText>
        </w:r>
      </w:del>
      <w:ins w:id="633" w:author="Jordan Wipf" w:date="2018-10-25T20:43:00Z">
        <w:r>
          <w:rPr>
            <w:sz w:val="24"/>
            <w:szCs w:val="24"/>
          </w:rPr>
          <w:t xml:space="preserve"> </w:t>
        </w:r>
      </w:ins>
      <w:r>
        <w:rPr>
          <w:sz w:val="24"/>
          <w:szCs w:val="24"/>
        </w:rPr>
        <w:t>let</w:t>
      </w:r>
      <w:del w:id="634" w:author="Jordan Wipf" w:date="2018-10-25T20:43:00Z">
        <w:r w:rsidDel="008D62B3">
          <w:rPr>
            <w:sz w:val="24"/>
            <w:szCs w:val="24"/>
          </w:rPr>
          <w:delText xml:space="preserve">  </w:delText>
        </w:r>
      </w:del>
      <w:ins w:id="635" w:author="Jordan Wipf" w:date="2018-10-25T20:43:00Z">
        <w:r>
          <w:rPr>
            <w:sz w:val="24"/>
            <w:szCs w:val="24"/>
          </w:rPr>
          <w:t xml:space="preserve"> </w:t>
        </w:r>
      </w:ins>
      <w:r>
        <w:rPr>
          <w:sz w:val="24"/>
          <w:szCs w:val="24"/>
        </w:rPr>
        <w:t>us</w:t>
      </w:r>
      <w:del w:id="636" w:author="Jordan Wipf" w:date="2018-10-25T20:43:00Z">
        <w:r w:rsidDel="008D62B3">
          <w:rPr>
            <w:sz w:val="24"/>
            <w:szCs w:val="24"/>
          </w:rPr>
          <w:delText xml:space="preserve">  </w:delText>
        </w:r>
      </w:del>
      <w:ins w:id="637" w:author="Jordan Wipf" w:date="2018-10-25T20:43:00Z">
        <w:r>
          <w:rPr>
            <w:sz w:val="24"/>
            <w:szCs w:val="24"/>
          </w:rPr>
          <w:t xml:space="preserve"> </w:t>
        </w:r>
      </w:ins>
      <w:r>
        <w:rPr>
          <w:sz w:val="24"/>
          <w:szCs w:val="24"/>
        </w:rPr>
        <w:t>see</w:t>
      </w:r>
      <w:del w:id="638" w:author="Jordan Wipf" w:date="2018-10-25T20:43:00Z">
        <w:r w:rsidDel="008D62B3">
          <w:rPr>
            <w:sz w:val="24"/>
            <w:szCs w:val="24"/>
          </w:rPr>
          <w:delText xml:space="preserve">  </w:delText>
        </w:r>
      </w:del>
      <w:ins w:id="639" w:author="Jordan Wipf" w:date="2018-10-25T20:43:00Z">
        <w:r>
          <w:rPr>
            <w:sz w:val="24"/>
            <w:szCs w:val="24"/>
          </w:rPr>
          <w:t xml:space="preserve"> </w:t>
        </w:r>
      </w:ins>
      <w:r>
        <w:rPr>
          <w:sz w:val="24"/>
          <w:szCs w:val="24"/>
        </w:rPr>
        <w:t>an example from Yahoo Finance that has some indicators</w:t>
      </w:r>
      <w:ins w:id="640" w:author="Jordan Wipf" w:date="2018-10-25T20:47:00Z">
        <w:r>
          <w:rPr>
            <w:sz w:val="24"/>
            <w:szCs w:val="24"/>
          </w:rPr>
          <w:t>.</w:t>
        </w:r>
      </w:ins>
    </w:p>
    <w:p w14:paraId="6C4CD3B3" w14:textId="77777777" w:rsidR="005F2E6A" w:rsidRDefault="00D74886">
      <w:pPr>
        <w:spacing w:before="100"/>
        <w:ind w:left="415"/>
      </w:pPr>
      <w:r>
        <w:lastRenderedPageBreak/>
        <w:pict w14:anchorId="766ED783">
          <v:shape id="_x0000_i1026" type="#_x0000_t75" style="width:436.8pt;height:145.8pt">
            <v:imagedata r:id="rId15" o:title=""/>
          </v:shape>
        </w:pict>
      </w:r>
    </w:p>
    <w:p w14:paraId="5A627056" w14:textId="77777777" w:rsidR="005F2E6A" w:rsidRDefault="005F2E6A">
      <w:pPr>
        <w:spacing w:before="2" w:line="140" w:lineRule="exact"/>
        <w:rPr>
          <w:sz w:val="15"/>
          <w:szCs w:val="15"/>
        </w:rPr>
      </w:pPr>
    </w:p>
    <w:p w14:paraId="0D7C8C41" w14:textId="77777777" w:rsidR="005F2E6A" w:rsidRDefault="008D62B3">
      <w:pPr>
        <w:spacing w:before="29"/>
        <w:ind w:left="2962"/>
        <w:rPr>
          <w:sz w:val="24"/>
          <w:szCs w:val="24"/>
        </w:rPr>
      </w:pPr>
      <w:r>
        <w:rPr>
          <w:sz w:val="24"/>
          <w:szCs w:val="24"/>
        </w:rPr>
        <w:t>Amazon’s Stock from Yahoo Finance</w:t>
      </w:r>
    </w:p>
    <w:p w14:paraId="7E1D5A7F" w14:textId="77777777" w:rsidR="005F2E6A" w:rsidRDefault="005F2E6A">
      <w:pPr>
        <w:spacing w:before="3" w:line="180" w:lineRule="exact"/>
        <w:rPr>
          <w:sz w:val="18"/>
          <w:szCs w:val="18"/>
        </w:rPr>
      </w:pPr>
    </w:p>
    <w:p w14:paraId="4725C5E1" w14:textId="77777777" w:rsidR="005F2E6A" w:rsidRDefault="008D62B3">
      <w:pPr>
        <w:spacing w:line="258" w:lineRule="auto"/>
        <w:ind w:left="100" w:right="79"/>
        <w:jc w:val="both"/>
        <w:rPr>
          <w:sz w:val="24"/>
          <w:szCs w:val="24"/>
        </w:rPr>
      </w:pPr>
      <w:r>
        <w:rPr>
          <w:sz w:val="24"/>
          <w:szCs w:val="24"/>
        </w:rPr>
        <w:t>This type of image</w:t>
      </w:r>
      <w:del w:id="641" w:author="Jordan Wipf" w:date="2018-10-25T20:47:00Z">
        <w:r w:rsidDel="008D62B3">
          <w:rPr>
            <w:sz w:val="24"/>
            <w:szCs w:val="24"/>
          </w:rPr>
          <w:delText>s</w:delText>
        </w:r>
      </w:del>
      <w:r>
        <w:rPr>
          <w:sz w:val="24"/>
          <w:szCs w:val="24"/>
        </w:rPr>
        <w:t xml:space="preserve"> should not discourage the early investors</w:t>
      </w:r>
      <w:ins w:id="642" w:author="Jordan Wipf" w:date="2018-10-25T20:47:00Z">
        <w:r>
          <w:rPr>
            <w:sz w:val="24"/>
            <w:szCs w:val="24"/>
          </w:rPr>
          <w:t>. When in doubt,</w:t>
        </w:r>
      </w:ins>
      <w:del w:id="643" w:author="Jordan Wipf" w:date="2018-10-25T20:47:00Z">
        <w:r w:rsidDel="008D62B3">
          <w:rPr>
            <w:sz w:val="24"/>
            <w:szCs w:val="24"/>
          </w:rPr>
          <w:delText xml:space="preserve"> and</w:delText>
        </w:r>
      </w:del>
      <w:r>
        <w:rPr>
          <w:sz w:val="24"/>
          <w:szCs w:val="24"/>
        </w:rPr>
        <w:t xml:space="preserve"> always go back to the basic</w:t>
      </w:r>
      <w:ins w:id="644" w:author="Jordan Wipf" w:date="2018-10-25T20:47:00Z">
        <w:r>
          <w:rPr>
            <w:sz w:val="24"/>
            <w:szCs w:val="24"/>
          </w:rPr>
          <w:t xml:space="preserve"> of</w:t>
        </w:r>
      </w:ins>
      <w:del w:id="645" w:author="Jordan Wipf" w:date="2018-10-25T20:47:00Z">
        <w:r w:rsidDel="008D62B3">
          <w:rPr>
            <w:sz w:val="24"/>
            <w:szCs w:val="24"/>
          </w:rPr>
          <w:delText>s which is</w:delText>
        </w:r>
      </w:del>
      <w:r>
        <w:rPr>
          <w:sz w:val="24"/>
          <w:szCs w:val="24"/>
        </w:rPr>
        <w:t xml:space="preserve"> identifying upward</w:t>
      </w:r>
      <w:del w:id="646" w:author="Jordan Wipf" w:date="2018-10-25T20:47:00Z">
        <w:r w:rsidDel="008D62B3">
          <w:rPr>
            <w:sz w:val="24"/>
            <w:szCs w:val="24"/>
          </w:rPr>
          <w:delText>s</w:delText>
        </w:r>
      </w:del>
      <w:r>
        <w:rPr>
          <w:sz w:val="24"/>
          <w:szCs w:val="24"/>
        </w:rPr>
        <w:t xml:space="preserve"> trends. The key points to consider when looking at upward</w:t>
      </w:r>
      <w:del w:id="647" w:author="Jordan Wipf" w:date="2018-10-25T20:47:00Z">
        <w:r w:rsidDel="008D62B3">
          <w:rPr>
            <w:sz w:val="24"/>
            <w:szCs w:val="24"/>
          </w:rPr>
          <w:delText>s</w:delText>
        </w:r>
      </w:del>
      <w:r>
        <w:rPr>
          <w:sz w:val="24"/>
          <w:szCs w:val="24"/>
        </w:rPr>
        <w:t xml:space="preserve"> trends are as follows:</w:t>
      </w:r>
    </w:p>
    <w:p w14:paraId="0F251970" w14:textId="77777777" w:rsidR="005F2E6A" w:rsidRDefault="005F2E6A">
      <w:pPr>
        <w:spacing w:before="4" w:line="160" w:lineRule="exact"/>
        <w:rPr>
          <w:sz w:val="16"/>
          <w:szCs w:val="16"/>
        </w:rPr>
      </w:pPr>
    </w:p>
    <w:p w14:paraId="1D4DA938" w14:textId="77777777" w:rsidR="005F2E6A" w:rsidRDefault="008D62B3">
      <w:pPr>
        <w:ind w:left="460"/>
        <w:rPr>
          <w:sz w:val="24"/>
          <w:szCs w:val="24"/>
        </w:rPr>
      </w:pPr>
      <w:del w:id="648" w:author="Jordan Wipf" w:date="2018-10-25T20:43:00Z">
        <w:r w:rsidDel="008D62B3">
          <w:rPr>
            <w:sz w:val="24"/>
            <w:szCs w:val="24"/>
          </w:rPr>
          <w:delText xml:space="preserve">  </w:delText>
        </w:r>
      </w:del>
      <w:ins w:id="649" w:author="Jordan Wipf" w:date="2018-10-25T20:43:00Z">
        <w:r>
          <w:rPr>
            <w:sz w:val="24"/>
            <w:szCs w:val="24"/>
          </w:rPr>
          <w:t xml:space="preserve"> </w:t>
        </w:r>
      </w:ins>
      <w:del w:id="650" w:author="Jordan Wipf" w:date="2018-10-25T20:43:00Z">
        <w:r w:rsidDel="008D62B3">
          <w:rPr>
            <w:sz w:val="24"/>
            <w:szCs w:val="24"/>
          </w:rPr>
          <w:delText xml:space="preserve">  </w:delText>
        </w:r>
      </w:del>
      <w:ins w:id="651" w:author="Jordan Wipf" w:date="2018-10-25T20:43:00Z">
        <w:r>
          <w:rPr>
            <w:sz w:val="24"/>
            <w:szCs w:val="24"/>
          </w:rPr>
          <w:t xml:space="preserve"> </w:t>
        </w:r>
      </w:ins>
      <w:r>
        <w:rPr>
          <w:sz w:val="24"/>
          <w:szCs w:val="24"/>
        </w:rPr>
        <w:t>If you are comparing stocks, make sure they are being compared at the same length of time.</w:t>
      </w:r>
    </w:p>
    <w:p w14:paraId="4761806A" w14:textId="77777777" w:rsidR="005F2E6A" w:rsidRDefault="008D62B3">
      <w:pPr>
        <w:spacing w:before="18" w:line="259" w:lineRule="auto"/>
        <w:ind w:left="820" w:right="84"/>
        <w:jc w:val="both"/>
        <w:rPr>
          <w:sz w:val="24"/>
          <w:szCs w:val="24"/>
        </w:rPr>
      </w:pPr>
      <w:r>
        <w:rPr>
          <w:sz w:val="24"/>
          <w:szCs w:val="24"/>
        </w:rPr>
        <w:t>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ins w:id="652" w:author="Jordan Wipf" w:date="2018-10-25T20:48:00Z">
        <w:r>
          <w:rPr>
            <w:sz w:val="24"/>
            <w:szCs w:val="24"/>
          </w:rPr>
          <w:t xml:space="preserve"> </w:t>
        </w:r>
      </w:ins>
    </w:p>
    <w:p w14:paraId="02884FC2" w14:textId="77777777" w:rsidR="005F2E6A" w:rsidRDefault="008D62B3">
      <w:pPr>
        <w:tabs>
          <w:tab w:val="left" w:pos="820"/>
        </w:tabs>
        <w:spacing w:before="2" w:line="255" w:lineRule="auto"/>
        <w:ind w:left="820" w:right="83" w:hanging="360"/>
        <w:rPr>
          <w:sz w:val="24"/>
          <w:szCs w:val="24"/>
        </w:rPr>
        <w:sectPr w:rsidR="005F2E6A">
          <w:pgSz w:w="12240" w:h="15840"/>
          <w:pgMar w:top="1340" w:right="1320" w:bottom="280" w:left="1340" w:header="0" w:footer="1040" w:gutter="0"/>
          <w:cols w:space="720"/>
        </w:sectPr>
      </w:pPr>
      <w:r>
        <w:rPr>
          <w:sz w:val="24"/>
          <w:szCs w:val="24"/>
        </w:rPr>
        <w:tab/>
        <w:t>When analyzing, make sure you are not being disappointed by daily changes. For this, we will take Spotify as an example.</w:t>
      </w:r>
    </w:p>
    <w:p w14:paraId="42687282" w14:textId="77777777" w:rsidR="005F2E6A" w:rsidRDefault="00D74886">
      <w:pPr>
        <w:spacing w:before="100"/>
        <w:ind w:left="440"/>
      </w:pPr>
      <w:r>
        <w:lastRenderedPageBreak/>
        <w:pict w14:anchorId="154EA32B">
          <v:shape id="_x0000_i1027" type="#_x0000_t75" style="width:372pt;height:412.8pt">
            <v:imagedata r:id="rId16" o:title=""/>
          </v:shape>
        </w:pict>
      </w:r>
    </w:p>
    <w:p w14:paraId="3BFDC570" w14:textId="77777777" w:rsidR="005F2E6A" w:rsidRDefault="008D62B3">
      <w:pPr>
        <w:spacing w:before="23"/>
        <w:ind w:left="2738"/>
        <w:rPr>
          <w:sz w:val="24"/>
          <w:szCs w:val="24"/>
        </w:rPr>
      </w:pPr>
      <w:r>
        <w:rPr>
          <w:sz w:val="24"/>
          <w:szCs w:val="24"/>
        </w:rPr>
        <w:t>Spotify 1 Day vs 3 Month Trading history</w:t>
      </w:r>
    </w:p>
    <w:p w14:paraId="118C2CDC" w14:textId="77777777" w:rsidR="005F2E6A" w:rsidRDefault="005F2E6A">
      <w:pPr>
        <w:spacing w:before="9" w:line="100" w:lineRule="exact"/>
        <w:rPr>
          <w:sz w:val="11"/>
          <w:szCs w:val="11"/>
        </w:rPr>
      </w:pPr>
    </w:p>
    <w:p w14:paraId="49A1BF39" w14:textId="77777777" w:rsidR="005F2E6A" w:rsidRDefault="005F2E6A">
      <w:pPr>
        <w:spacing w:line="200" w:lineRule="exact"/>
      </w:pPr>
    </w:p>
    <w:p w14:paraId="5D31DC99" w14:textId="77777777" w:rsidR="005F2E6A" w:rsidRDefault="008D62B3">
      <w:pPr>
        <w:spacing w:line="258" w:lineRule="auto"/>
        <w:ind w:left="440" w:right="77"/>
        <w:jc w:val="both"/>
        <w:rPr>
          <w:sz w:val="24"/>
          <w:szCs w:val="24"/>
        </w:rPr>
      </w:pPr>
      <w:r>
        <w:rPr>
          <w:sz w:val="24"/>
          <w:szCs w:val="24"/>
        </w:rPr>
        <w:t>If we look at Spotify’s trend for one day, it is obvious that the loss was considerably bad. However, if we look at the 3-month stock history, we notice how the stock in reality has generated 13.88% increase in price. So always remember that even if the company has had a bad day, does not mean that is doing bad. If you are wondering why I did not show the</w:t>
      </w:r>
    </w:p>
    <w:p w14:paraId="5CE8D330" w14:textId="77777777" w:rsidR="005F2E6A" w:rsidRDefault="008D62B3">
      <w:pPr>
        <w:spacing w:before="1" w:line="259" w:lineRule="auto"/>
        <w:ind w:left="440" w:right="76"/>
        <w:jc w:val="both"/>
        <w:rPr>
          <w:sz w:val="24"/>
          <w:szCs w:val="24"/>
        </w:rPr>
        <w:sectPr w:rsidR="005F2E6A">
          <w:pgSz w:w="12240" w:h="15840"/>
          <w:pgMar w:top="1340" w:right="1320" w:bottom="280" w:left="1720" w:header="0" w:footer="1040" w:gutter="0"/>
          <w:cols w:space="720"/>
        </w:sectPr>
      </w:pPr>
      <w:r>
        <w:rPr>
          <w:sz w:val="24"/>
          <w:szCs w:val="24"/>
        </w:rPr>
        <w:t xml:space="preserve">5-year graph instead of the 3-month is because Spotify has less than 5 years on Robinhood, so it would not be as nice to see the upward trend. Even then, the upward trend is shown for Spotify on the 5-year graph. Now, most of early investors get disappointed by buying stocks and then in one day or week start getting loses and decide to sell the stock before losing more money. However, if they start looking at the long-term information they can deduct that the company has a high chance of giving return on the longer-term investments. </w:t>
      </w:r>
      <w:commentRangeStart w:id="653"/>
      <w:r>
        <w:rPr>
          <w:b/>
          <w:sz w:val="24"/>
          <w:szCs w:val="24"/>
        </w:rPr>
        <w:t>The longer the company has had their upward trend, the higher the chance that the company will keep giving you money on the long-term.</w:t>
      </w:r>
      <w:commentRangeEnd w:id="653"/>
      <w:r>
        <w:rPr>
          <w:rStyle w:val="CommentReference"/>
        </w:rPr>
        <w:commentReference w:id="653"/>
      </w:r>
    </w:p>
    <w:p w14:paraId="6AFAD112" w14:textId="77777777" w:rsidR="005F2E6A" w:rsidRDefault="008D62B3">
      <w:pPr>
        <w:tabs>
          <w:tab w:val="left" w:pos="820"/>
        </w:tabs>
        <w:spacing w:before="61" w:line="257" w:lineRule="auto"/>
        <w:ind w:left="820" w:right="80" w:hanging="360"/>
        <w:jc w:val="both"/>
        <w:rPr>
          <w:sz w:val="24"/>
          <w:szCs w:val="24"/>
        </w:rPr>
      </w:pPr>
      <w:r>
        <w:rPr>
          <w:sz w:val="24"/>
          <w:szCs w:val="24"/>
        </w:rPr>
        <w:lastRenderedPageBreak/>
        <w:tab/>
        <w:t>The reason why many investors don’t follow these ideas and start selling as soon as they see negative trends is because they want fast money. The reality is that even though is possible to make fast money on the stock market, it is unlikely and hard to achieve. So, the strategies and layouts on this guide serve</w:t>
      </w:r>
      <w:ins w:id="654" w:author="Jordan Wipf" w:date="2018-10-25T20:49:00Z">
        <w:r>
          <w:rPr>
            <w:sz w:val="24"/>
            <w:szCs w:val="24"/>
          </w:rPr>
          <w:t>,</w:t>
        </w:r>
      </w:ins>
      <w:r>
        <w:rPr>
          <w:sz w:val="24"/>
          <w:szCs w:val="24"/>
        </w:rPr>
        <w:t xml:space="preserve"> again, for long-term investments.</w:t>
      </w:r>
    </w:p>
    <w:p w14:paraId="33338A50" w14:textId="77777777" w:rsidR="005F2E6A" w:rsidRDefault="008D62B3">
      <w:pPr>
        <w:spacing w:before="6"/>
        <w:ind w:left="460"/>
        <w:rPr>
          <w:sz w:val="24"/>
          <w:szCs w:val="24"/>
        </w:rPr>
      </w:pPr>
      <w:del w:id="655" w:author="Jordan Wipf" w:date="2018-10-25T20:43:00Z">
        <w:r w:rsidDel="008D62B3">
          <w:rPr>
            <w:sz w:val="24"/>
            <w:szCs w:val="24"/>
          </w:rPr>
          <w:delText xml:space="preserve">  </w:delText>
        </w:r>
      </w:del>
      <w:ins w:id="656" w:author="Jordan Wipf" w:date="2018-10-25T20:43:00Z">
        <w:r>
          <w:rPr>
            <w:sz w:val="24"/>
            <w:szCs w:val="24"/>
          </w:rPr>
          <w:t xml:space="preserve"> </w:t>
        </w:r>
      </w:ins>
      <w:del w:id="657" w:author="Jordan Wipf" w:date="2018-10-25T20:43:00Z">
        <w:r w:rsidDel="008D62B3">
          <w:rPr>
            <w:sz w:val="24"/>
            <w:szCs w:val="24"/>
          </w:rPr>
          <w:delText xml:space="preserve">  </w:delText>
        </w:r>
      </w:del>
      <w:ins w:id="658" w:author="Jordan Wipf" w:date="2018-10-25T20:43:00Z">
        <w:r>
          <w:rPr>
            <w:sz w:val="24"/>
            <w:szCs w:val="24"/>
          </w:rPr>
          <w:t xml:space="preserve"> </w:t>
        </w:r>
      </w:ins>
      <w:r>
        <w:rPr>
          <w:sz w:val="24"/>
          <w:szCs w:val="24"/>
        </w:rPr>
        <w:t xml:space="preserve">One safe baseline is to define upwards trends by </w:t>
      </w:r>
      <w:r>
        <w:rPr>
          <w:b/>
          <w:sz w:val="24"/>
          <w:szCs w:val="24"/>
        </w:rPr>
        <w:t xml:space="preserve">at least 1 year </w:t>
      </w:r>
      <w:r>
        <w:rPr>
          <w:sz w:val="24"/>
          <w:szCs w:val="24"/>
        </w:rPr>
        <w:t>of previous stock history.</w:t>
      </w:r>
    </w:p>
    <w:p w14:paraId="5B4DF2C2" w14:textId="77777777" w:rsidR="005F2E6A" w:rsidRDefault="008D62B3">
      <w:pPr>
        <w:spacing w:before="18" w:line="258" w:lineRule="auto"/>
        <w:ind w:left="820" w:right="81"/>
        <w:rPr>
          <w:sz w:val="24"/>
          <w:szCs w:val="24"/>
        </w:rPr>
      </w:pPr>
      <w:r>
        <w:rPr>
          <w:sz w:val="24"/>
          <w:szCs w:val="24"/>
        </w:rPr>
        <w:t>However, if the company does not have that much time in the market, more research might be needed given that it can be risky to invest in something rather new.</w:t>
      </w:r>
    </w:p>
    <w:p w14:paraId="5866D232" w14:textId="77777777" w:rsidR="005F2E6A" w:rsidRDefault="005F2E6A">
      <w:pPr>
        <w:spacing w:before="1" w:line="160" w:lineRule="exact"/>
        <w:rPr>
          <w:sz w:val="16"/>
          <w:szCs w:val="16"/>
        </w:rPr>
      </w:pPr>
    </w:p>
    <w:p w14:paraId="7B9A9A35" w14:textId="77777777" w:rsidR="005F2E6A" w:rsidRDefault="008D62B3">
      <w:pPr>
        <w:ind w:left="100"/>
        <w:rPr>
          <w:sz w:val="32"/>
          <w:szCs w:val="32"/>
        </w:rPr>
      </w:pPr>
      <w:r>
        <w:rPr>
          <w:b/>
          <w:color w:val="0099CC"/>
          <w:w w:val="99"/>
          <w:sz w:val="32"/>
          <w:szCs w:val="32"/>
        </w:rPr>
        <w:t>Downward</w:t>
      </w:r>
      <w:r>
        <w:rPr>
          <w:b/>
          <w:color w:val="0099CC"/>
          <w:sz w:val="32"/>
          <w:szCs w:val="32"/>
        </w:rPr>
        <w:t xml:space="preserve"> </w:t>
      </w:r>
      <w:r>
        <w:rPr>
          <w:b/>
          <w:color w:val="0099CC"/>
          <w:w w:val="99"/>
          <w:sz w:val="32"/>
          <w:szCs w:val="32"/>
        </w:rPr>
        <w:t>Trends</w:t>
      </w:r>
    </w:p>
    <w:p w14:paraId="751ADF7B" w14:textId="77777777" w:rsidR="005F2E6A" w:rsidRDefault="008179B1">
      <w:pPr>
        <w:spacing w:before="28" w:line="258" w:lineRule="auto"/>
        <w:ind w:left="100" w:right="76"/>
        <w:rPr>
          <w:sz w:val="24"/>
          <w:szCs w:val="24"/>
        </w:rPr>
      </w:pPr>
      <w:r>
        <w:pict w14:anchorId="04D675BA">
          <v:group id="_x0000_s1084" style="position:absolute;left:0;text-align:left;margin-left:121.9pt;margin-top:39.2pt;width:368.2pt;height:419.35pt;z-index:-1050;mso-position-horizontal-relative:page" coordorigin="2438,784" coordsize="7364,8387">
            <v:shape id="_x0000_s1087" type="#_x0000_t75" style="position:absolute;left:2438;top:784;width:7364;height:8387">
              <v:imagedata r:id="rId17" o:title=""/>
            </v:shape>
            <v:shape id="_x0000_s1086" style="position:absolute;left:2715;top:2887;width:6840;height:1260" coordorigin="2715,2887" coordsize="6840,1260" path="m2715,2887l9555,4147e" filled="f" strokecolor="#4471c4" strokeweight="1.5pt">
              <v:path arrowok="t"/>
            </v:shape>
            <v:shape id="_x0000_s1085" style="position:absolute;left:2895;top:6877;width:6525;height:1470" coordorigin="2895,6877" coordsize="6525,1470" path="m2895,6877l9420,8347e" filled="f" strokecolor="#4471c4" strokeweight="1.5pt">
              <v:path arrowok="t"/>
            </v:shape>
            <w10:wrap anchorx="page"/>
          </v:group>
        </w:pict>
      </w:r>
      <w:r w:rsidR="008D62B3">
        <w:rPr>
          <w:b/>
          <w:sz w:val="24"/>
          <w:szCs w:val="24"/>
          <w:u w:val="thick" w:color="000000"/>
        </w:rPr>
        <w:t>These trends are the ones you need to avoid at all costs.</w:t>
      </w:r>
      <w:r w:rsidR="008D62B3">
        <w:rPr>
          <w:b/>
          <w:sz w:val="24"/>
          <w:szCs w:val="24"/>
        </w:rPr>
        <w:t xml:space="preserve"> </w:t>
      </w:r>
      <w:r w:rsidR="008D62B3">
        <w:rPr>
          <w:sz w:val="24"/>
          <w:szCs w:val="24"/>
        </w:rPr>
        <w:t xml:space="preserve">The reason to avoid these stocks is simply because they are going down. Some examples for downward trends are </w:t>
      </w:r>
      <w:bookmarkStart w:id="659" w:name="_GoBack"/>
      <w:bookmarkEnd w:id="659"/>
      <w:r w:rsidR="008D62B3">
        <w:rPr>
          <w:sz w:val="24"/>
          <w:szCs w:val="24"/>
        </w:rPr>
        <w:t>the following:</w:t>
      </w:r>
    </w:p>
    <w:p w14:paraId="22FC782F" w14:textId="77777777" w:rsidR="005F2E6A" w:rsidRDefault="005F2E6A">
      <w:pPr>
        <w:spacing w:before="4" w:line="120" w:lineRule="exact"/>
        <w:rPr>
          <w:sz w:val="13"/>
          <w:szCs w:val="13"/>
        </w:rPr>
      </w:pPr>
    </w:p>
    <w:p w14:paraId="4A9B5859" w14:textId="77777777" w:rsidR="005F2E6A" w:rsidRDefault="005F2E6A">
      <w:pPr>
        <w:spacing w:line="200" w:lineRule="exact"/>
      </w:pPr>
    </w:p>
    <w:p w14:paraId="44992DCA" w14:textId="77777777" w:rsidR="005F2E6A" w:rsidRDefault="005F2E6A">
      <w:pPr>
        <w:spacing w:line="200" w:lineRule="exact"/>
      </w:pPr>
    </w:p>
    <w:p w14:paraId="437E87F5" w14:textId="77777777" w:rsidR="005F2E6A" w:rsidRDefault="005F2E6A">
      <w:pPr>
        <w:spacing w:line="200" w:lineRule="exact"/>
      </w:pPr>
    </w:p>
    <w:p w14:paraId="68329938" w14:textId="77777777" w:rsidR="005F2E6A" w:rsidRDefault="005F2E6A">
      <w:pPr>
        <w:spacing w:line="200" w:lineRule="exact"/>
      </w:pPr>
    </w:p>
    <w:p w14:paraId="782CE3AA" w14:textId="77777777" w:rsidR="005F2E6A" w:rsidRDefault="005F2E6A">
      <w:pPr>
        <w:spacing w:line="200" w:lineRule="exact"/>
      </w:pPr>
    </w:p>
    <w:p w14:paraId="6D26E74B" w14:textId="77777777" w:rsidR="005F2E6A" w:rsidRDefault="005F2E6A">
      <w:pPr>
        <w:spacing w:line="200" w:lineRule="exact"/>
      </w:pPr>
    </w:p>
    <w:p w14:paraId="08840FE0" w14:textId="77777777" w:rsidR="005F2E6A" w:rsidRDefault="005F2E6A">
      <w:pPr>
        <w:spacing w:line="200" w:lineRule="exact"/>
      </w:pPr>
    </w:p>
    <w:p w14:paraId="4D61BFF1" w14:textId="77777777" w:rsidR="005F2E6A" w:rsidRDefault="005F2E6A">
      <w:pPr>
        <w:spacing w:line="200" w:lineRule="exact"/>
      </w:pPr>
    </w:p>
    <w:p w14:paraId="3A0D69E7" w14:textId="77777777" w:rsidR="005F2E6A" w:rsidRDefault="005F2E6A">
      <w:pPr>
        <w:spacing w:line="200" w:lineRule="exact"/>
      </w:pPr>
    </w:p>
    <w:p w14:paraId="2FA4853B" w14:textId="77777777" w:rsidR="005F2E6A" w:rsidRDefault="005F2E6A">
      <w:pPr>
        <w:spacing w:line="200" w:lineRule="exact"/>
      </w:pPr>
    </w:p>
    <w:p w14:paraId="5597F8C1" w14:textId="77777777" w:rsidR="005F2E6A" w:rsidRDefault="005F2E6A">
      <w:pPr>
        <w:spacing w:line="200" w:lineRule="exact"/>
      </w:pPr>
    </w:p>
    <w:p w14:paraId="422EF987" w14:textId="77777777" w:rsidR="005F2E6A" w:rsidRDefault="005F2E6A">
      <w:pPr>
        <w:spacing w:line="200" w:lineRule="exact"/>
      </w:pPr>
    </w:p>
    <w:p w14:paraId="1F277BB9" w14:textId="77777777" w:rsidR="005F2E6A" w:rsidRDefault="005F2E6A">
      <w:pPr>
        <w:spacing w:line="200" w:lineRule="exact"/>
      </w:pPr>
    </w:p>
    <w:p w14:paraId="48C22D37" w14:textId="77777777" w:rsidR="005F2E6A" w:rsidRDefault="005F2E6A">
      <w:pPr>
        <w:spacing w:line="200" w:lineRule="exact"/>
      </w:pPr>
    </w:p>
    <w:p w14:paraId="5C4D7BFB" w14:textId="77777777" w:rsidR="005F2E6A" w:rsidRDefault="005F2E6A">
      <w:pPr>
        <w:spacing w:line="200" w:lineRule="exact"/>
      </w:pPr>
    </w:p>
    <w:p w14:paraId="239A46B2" w14:textId="77777777" w:rsidR="005F2E6A" w:rsidRDefault="005F2E6A">
      <w:pPr>
        <w:spacing w:line="200" w:lineRule="exact"/>
      </w:pPr>
    </w:p>
    <w:p w14:paraId="7096CD76" w14:textId="77777777" w:rsidR="005F2E6A" w:rsidRDefault="005F2E6A">
      <w:pPr>
        <w:spacing w:line="200" w:lineRule="exact"/>
      </w:pPr>
    </w:p>
    <w:p w14:paraId="64552DE9" w14:textId="77777777" w:rsidR="005F2E6A" w:rsidRDefault="005F2E6A">
      <w:pPr>
        <w:spacing w:line="200" w:lineRule="exact"/>
      </w:pPr>
    </w:p>
    <w:p w14:paraId="32CF4233" w14:textId="77777777" w:rsidR="005F2E6A" w:rsidRDefault="005F2E6A">
      <w:pPr>
        <w:spacing w:line="200" w:lineRule="exact"/>
      </w:pPr>
    </w:p>
    <w:p w14:paraId="542B7059" w14:textId="77777777" w:rsidR="005F2E6A" w:rsidRDefault="005F2E6A">
      <w:pPr>
        <w:spacing w:line="200" w:lineRule="exact"/>
      </w:pPr>
    </w:p>
    <w:p w14:paraId="2181EDA9" w14:textId="77777777" w:rsidR="005F2E6A" w:rsidRDefault="005F2E6A">
      <w:pPr>
        <w:spacing w:line="200" w:lineRule="exact"/>
      </w:pPr>
    </w:p>
    <w:p w14:paraId="10873261" w14:textId="77777777" w:rsidR="005F2E6A" w:rsidRDefault="005F2E6A">
      <w:pPr>
        <w:spacing w:line="200" w:lineRule="exact"/>
      </w:pPr>
    </w:p>
    <w:p w14:paraId="2DA47FBE" w14:textId="77777777" w:rsidR="005F2E6A" w:rsidRDefault="005F2E6A">
      <w:pPr>
        <w:spacing w:line="200" w:lineRule="exact"/>
      </w:pPr>
    </w:p>
    <w:p w14:paraId="1AC560F6" w14:textId="77777777" w:rsidR="005F2E6A" w:rsidRDefault="005F2E6A">
      <w:pPr>
        <w:spacing w:line="200" w:lineRule="exact"/>
      </w:pPr>
    </w:p>
    <w:p w14:paraId="2125750B" w14:textId="77777777" w:rsidR="005F2E6A" w:rsidRDefault="005F2E6A">
      <w:pPr>
        <w:spacing w:line="200" w:lineRule="exact"/>
      </w:pPr>
    </w:p>
    <w:p w14:paraId="3507D8E6" w14:textId="77777777" w:rsidR="005F2E6A" w:rsidRDefault="005F2E6A">
      <w:pPr>
        <w:spacing w:line="200" w:lineRule="exact"/>
      </w:pPr>
    </w:p>
    <w:p w14:paraId="0918C859" w14:textId="77777777" w:rsidR="005F2E6A" w:rsidRDefault="005F2E6A">
      <w:pPr>
        <w:spacing w:line="200" w:lineRule="exact"/>
      </w:pPr>
    </w:p>
    <w:p w14:paraId="16CABB2D" w14:textId="77777777" w:rsidR="005F2E6A" w:rsidRDefault="005F2E6A">
      <w:pPr>
        <w:spacing w:line="200" w:lineRule="exact"/>
      </w:pPr>
    </w:p>
    <w:p w14:paraId="7A7B73B4" w14:textId="77777777" w:rsidR="005F2E6A" w:rsidRDefault="005F2E6A">
      <w:pPr>
        <w:spacing w:line="200" w:lineRule="exact"/>
      </w:pPr>
    </w:p>
    <w:p w14:paraId="6D12AFBB" w14:textId="77777777" w:rsidR="005F2E6A" w:rsidRDefault="005F2E6A">
      <w:pPr>
        <w:spacing w:line="200" w:lineRule="exact"/>
      </w:pPr>
    </w:p>
    <w:p w14:paraId="00EC9625" w14:textId="77777777" w:rsidR="005F2E6A" w:rsidRDefault="005F2E6A">
      <w:pPr>
        <w:spacing w:line="200" w:lineRule="exact"/>
      </w:pPr>
    </w:p>
    <w:p w14:paraId="0F48AAA3" w14:textId="77777777" w:rsidR="005F2E6A" w:rsidRDefault="005F2E6A">
      <w:pPr>
        <w:spacing w:line="200" w:lineRule="exact"/>
      </w:pPr>
    </w:p>
    <w:p w14:paraId="71C6F499" w14:textId="77777777" w:rsidR="005F2E6A" w:rsidRDefault="005F2E6A">
      <w:pPr>
        <w:spacing w:line="200" w:lineRule="exact"/>
      </w:pPr>
    </w:p>
    <w:p w14:paraId="78A27E90" w14:textId="77777777" w:rsidR="005F2E6A" w:rsidRDefault="005F2E6A">
      <w:pPr>
        <w:spacing w:line="200" w:lineRule="exact"/>
      </w:pPr>
    </w:p>
    <w:p w14:paraId="0CDE4EFB" w14:textId="77777777" w:rsidR="005F2E6A" w:rsidRDefault="005F2E6A">
      <w:pPr>
        <w:spacing w:line="200" w:lineRule="exact"/>
      </w:pPr>
    </w:p>
    <w:p w14:paraId="47889F9E" w14:textId="77777777" w:rsidR="005F2E6A" w:rsidRDefault="005F2E6A">
      <w:pPr>
        <w:spacing w:line="200" w:lineRule="exact"/>
      </w:pPr>
    </w:p>
    <w:p w14:paraId="5F603F39" w14:textId="77777777" w:rsidR="005F2E6A" w:rsidRDefault="005F2E6A">
      <w:pPr>
        <w:spacing w:line="200" w:lineRule="exact"/>
      </w:pPr>
    </w:p>
    <w:p w14:paraId="0A664AD9" w14:textId="77777777" w:rsidR="005F2E6A" w:rsidRDefault="005F2E6A">
      <w:pPr>
        <w:spacing w:line="200" w:lineRule="exact"/>
      </w:pPr>
    </w:p>
    <w:p w14:paraId="115211D8" w14:textId="77777777" w:rsidR="005F2E6A" w:rsidRDefault="005F2E6A">
      <w:pPr>
        <w:spacing w:line="200" w:lineRule="exact"/>
      </w:pPr>
    </w:p>
    <w:p w14:paraId="148348FD" w14:textId="77777777" w:rsidR="005F2E6A" w:rsidRDefault="005F2E6A">
      <w:pPr>
        <w:spacing w:line="200" w:lineRule="exact"/>
      </w:pPr>
    </w:p>
    <w:p w14:paraId="0B93CA42" w14:textId="77777777" w:rsidR="005F2E6A" w:rsidRDefault="005F2E6A">
      <w:pPr>
        <w:spacing w:line="200" w:lineRule="exact"/>
      </w:pPr>
    </w:p>
    <w:p w14:paraId="3FC3103B" w14:textId="77777777" w:rsidR="005F2E6A" w:rsidRDefault="005F2E6A">
      <w:pPr>
        <w:spacing w:line="200" w:lineRule="exact"/>
      </w:pPr>
    </w:p>
    <w:p w14:paraId="39528180" w14:textId="77777777" w:rsidR="005F2E6A" w:rsidRDefault="005F2E6A">
      <w:pPr>
        <w:spacing w:line="200" w:lineRule="exact"/>
      </w:pPr>
    </w:p>
    <w:p w14:paraId="2D3ECBB7" w14:textId="77777777" w:rsidR="005F2E6A" w:rsidRDefault="008D62B3">
      <w:pPr>
        <w:ind w:left="3389" w:right="3411"/>
        <w:jc w:val="center"/>
        <w:rPr>
          <w:sz w:val="24"/>
          <w:szCs w:val="24"/>
        </w:rPr>
        <w:sectPr w:rsidR="005F2E6A">
          <w:pgSz w:w="12240" w:h="15840"/>
          <w:pgMar w:top="1380" w:right="1320" w:bottom="280" w:left="1340" w:header="0" w:footer="1040" w:gutter="0"/>
          <w:cols w:space="720"/>
        </w:sectPr>
      </w:pPr>
      <w:r>
        <w:rPr>
          <w:sz w:val="24"/>
          <w:szCs w:val="24"/>
        </w:rPr>
        <w:t>Downward Trend Examples</w:t>
      </w:r>
    </w:p>
    <w:p w14:paraId="5D19F881" w14:textId="77777777" w:rsidR="005F2E6A" w:rsidRDefault="008D62B3">
      <w:pPr>
        <w:spacing w:before="59" w:line="259" w:lineRule="auto"/>
        <w:ind w:left="100" w:right="75"/>
        <w:jc w:val="both"/>
        <w:rPr>
          <w:sz w:val="24"/>
          <w:szCs w:val="24"/>
        </w:rPr>
      </w:pPr>
      <w:r>
        <w:rPr>
          <w:sz w:val="24"/>
          <w:szCs w:val="24"/>
        </w:rPr>
        <w:lastRenderedPageBreak/>
        <w:t>Some people argue that a downward trend is a sign that indicates that they will go up later. So, they buy the stock when price is decreasing, trying to find the exact time when it will start going up again. Some others argue that if the price once had a certain value, it must go back to that value eventually.</w:t>
      </w:r>
      <w:del w:id="660" w:author="Jordan Wipf" w:date="2018-10-25T20:43:00Z">
        <w:r w:rsidDel="008D62B3">
          <w:rPr>
            <w:sz w:val="24"/>
            <w:szCs w:val="24"/>
          </w:rPr>
          <w:delText xml:space="preserve">  </w:delText>
        </w:r>
      </w:del>
      <w:ins w:id="661" w:author="Jordan Wipf" w:date="2018-10-25T20:43:00Z">
        <w:r>
          <w:rPr>
            <w:sz w:val="24"/>
            <w:szCs w:val="24"/>
          </w:rPr>
          <w:t xml:space="preserve"> </w:t>
        </w:r>
      </w:ins>
      <w:r>
        <w:rPr>
          <w:b/>
          <w:sz w:val="24"/>
          <w:szCs w:val="24"/>
          <w:u w:val="thick" w:color="000000"/>
        </w:rPr>
        <w:t>However,</w:t>
      </w:r>
      <w:del w:id="662" w:author="Jordan Wipf" w:date="2018-10-25T20:43:00Z">
        <w:r w:rsidDel="008D62B3">
          <w:rPr>
            <w:b/>
            <w:sz w:val="24"/>
            <w:szCs w:val="24"/>
            <w:u w:val="thick" w:color="000000"/>
          </w:rPr>
          <w:delText xml:space="preserve">  </w:delText>
        </w:r>
      </w:del>
      <w:ins w:id="663" w:author="Jordan Wipf" w:date="2018-10-25T20:43:00Z">
        <w:r>
          <w:rPr>
            <w:b/>
            <w:sz w:val="24"/>
            <w:szCs w:val="24"/>
            <w:u w:val="thick" w:color="000000"/>
          </w:rPr>
          <w:t xml:space="preserve"> </w:t>
        </w:r>
      </w:ins>
      <w:r>
        <w:rPr>
          <w:b/>
          <w:sz w:val="24"/>
          <w:szCs w:val="24"/>
          <w:u w:val="thick" w:color="000000"/>
        </w:rPr>
        <w:t>from</w:t>
      </w:r>
      <w:del w:id="664" w:author="Jordan Wipf" w:date="2018-10-25T20:43:00Z">
        <w:r w:rsidDel="008D62B3">
          <w:rPr>
            <w:b/>
            <w:sz w:val="24"/>
            <w:szCs w:val="24"/>
            <w:u w:val="thick" w:color="000000"/>
          </w:rPr>
          <w:delText xml:space="preserve">  </w:delText>
        </w:r>
      </w:del>
      <w:ins w:id="665" w:author="Jordan Wipf" w:date="2018-10-25T20:43:00Z">
        <w:r>
          <w:rPr>
            <w:b/>
            <w:sz w:val="24"/>
            <w:szCs w:val="24"/>
            <w:u w:val="thick" w:color="000000"/>
          </w:rPr>
          <w:t xml:space="preserve"> </w:t>
        </w:r>
      </w:ins>
      <w:r>
        <w:rPr>
          <w:b/>
          <w:sz w:val="24"/>
          <w:szCs w:val="24"/>
          <w:u w:val="thick" w:color="000000"/>
        </w:rPr>
        <w:t>personal</w:t>
      </w:r>
      <w:del w:id="666" w:author="Jordan Wipf" w:date="2018-10-25T20:43:00Z">
        <w:r w:rsidDel="008D62B3">
          <w:rPr>
            <w:b/>
            <w:sz w:val="24"/>
            <w:szCs w:val="24"/>
            <w:u w:val="thick" w:color="000000"/>
          </w:rPr>
          <w:delText xml:space="preserve">  </w:delText>
        </w:r>
      </w:del>
      <w:ins w:id="667" w:author="Jordan Wipf" w:date="2018-10-25T20:43:00Z">
        <w:r>
          <w:rPr>
            <w:b/>
            <w:sz w:val="24"/>
            <w:szCs w:val="24"/>
            <w:u w:val="thick" w:color="000000"/>
          </w:rPr>
          <w:t xml:space="preserve"> </w:t>
        </w:r>
      </w:ins>
      <w:r>
        <w:rPr>
          <w:b/>
          <w:sz w:val="24"/>
          <w:szCs w:val="24"/>
          <w:u w:val="thick" w:color="000000"/>
        </w:rPr>
        <w:t>research</w:t>
      </w:r>
      <w:del w:id="668" w:author="Jordan Wipf" w:date="2018-10-25T20:43:00Z">
        <w:r w:rsidDel="008D62B3">
          <w:rPr>
            <w:b/>
            <w:sz w:val="24"/>
            <w:szCs w:val="24"/>
            <w:u w:val="thick" w:color="000000"/>
          </w:rPr>
          <w:delText xml:space="preserve">  </w:delText>
        </w:r>
      </w:del>
      <w:ins w:id="669" w:author="Jordan Wipf" w:date="2018-10-25T20:43:00Z">
        <w:r>
          <w:rPr>
            <w:b/>
            <w:sz w:val="24"/>
            <w:szCs w:val="24"/>
            <w:u w:val="thick" w:color="000000"/>
          </w:rPr>
          <w:t xml:space="preserve"> </w:t>
        </w:r>
      </w:ins>
      <w:r>
        <w:rPr>
          <w:b/>
          <w:sz w:val="24"/>
          <w:szCs w:val="24"/>
          <w:u w:val="thick" w:color="000000"/>
        </w:rPr>
        <w:t>and</w:t>
      </w:r>
      <w:del w:id="670" w:author="Jordan Wipf" w:date="2018-10-25T20:43:00Z">
        <w:r w:rsidDel="008D62B3">
          <w:rPr>
            <w:b/>
            <w:sz w:val="24"/>
            <w:szCs w:val="24"/>
            <w:u w:val="thick" w:color="000000"/>
          </w:rPr>
          <w:delText xml:space="preserve">  </w:delText>
        </w:r>
      </w:del>
      <w:ins w:id="671" w:author="Jordan Wipf" w:date="2018-10-25T20:43:00Z">
        <w:r>
          <w:rPr>
            <w:b/>
            <w:sz w:val="24"/>
            <w:szCs w:val="24"/>
            <w:u w:val="thick" w:color="000000"/>
          </w:rPr>
          <w:t xml:space="preserve"> </w:t>
        </w:r>
      </w:ins>
      <w:r>
        <w:rPr>
          <w:b/>
          <w:sz w:val="24"/>
          <w:szCs w:val="24"/>
          <w:u w:val="thick" w:color="000000"/>
        </w:rPr>
        <w:t>experience,</w:t>
      </w:r>
      <w:del w:id="672" w:author="Jordan Wipf" w:date="2018-10-25T20:43:00Z">
        <w:r w:rsidDel="008D62B3">
          <w:rPr>
            <w:b/>
            <w:sz w:val="24"/>
            <w:szCs w:val="24"/>
            <w:u w:val="thick" w:color="000000"/>
          </w:rPr>
          <w:delText xml:space="preserve">  </w:delText>
        </w:r>
      </w:del>
      <w:ins w:id="673" w:author="Jordan Wipf" w:date="2018-10-25T20:43:00Z">
        <w:r>
          <w:rPr>
            <w:b/>
            <w:sz w:val="24"/>
            <w:szCs w:val="24"/>
            <w:u w:val="thick" w:color="000000"/>
          </w:rPr>
          <w:t xml:space="preserve"> </w:t>
        </w:r>
      </w:ins>
      <w:r>
        <w:rPr>
          <w:b/>
          <w:sz w:val="24"/>
          <w:szCs w:val="24"/>
          <w:u w:val="thick" w:color="000000"/>
        </w:rPr>
        <w:t>most</w:t>
      </w:r>
      <w:del w:id="674" w:author="Jordan Wipf" w:date="2018-10-25T20:43:00Z">
        <w:r w:rsidDel="008D62B3">
          <w:rPr>
            <w:b/>
            <w:sz w:val="24"/>
            <w:szCs w:val="24"/>
            <w:u w:val="thick" w:color="000000"/>
          </w:rPr>
          <w:delText xml:space="preserve">  </w:delText>
        </w:r>
      </w:del>
      <w:ins w:id="675" w:author="Jordan Wipf" w:date="2018-10-25T20:43:00Z">
        <w:r>
          <w:rPr>
            <w:b/>
            <w:sz w:val="24"/>
            <w:szCs w:val="24"/>
            <w:u w:val="thick" w:color="000000"/>
          </w:rPr>
          <w:t xml:space="preserve"> </w:t>
        </w:r>
      </w:ins>
      <w:r>
        <w:rPr>
          <w:b/>
          <w:sz w:val="24"/>
          <w:szCs w:val="24"/>
          <w:u w:val="thick" w:color="000000"/>
        </w:rPr>
        <w:t>(if</w:t>
      </w:r>
      <w:del w:id="676" w:author="Jordan Wipf" w:date="2018-10-25T20:43:00Z">
        <w:r w:rsidDel="008D62B3">
          <w:rPr>
            <w:b/>
            <w:sz w:val="24"/>
            <w:szCs w:val="24"/>
            <w:u w:val="thick" w:color="000000"/>
          </w:rPr>
          <w:delText xml:space="preserve">  </w:delText>
        </w:r>
      </w:del>
      <w:ins w:id="677" w:author="Jordan Wipf" w:date="2018-10-25T20:43:00Z">
        <w:r>
          <w:rPr>
            <w:b/>
            <w:sz w:val="24"/>
            <w:szCs w:val="24"/>
            <w:u w:val="thick" w:color="000000"/>
          </w:rPr>
          <w:t xml:space="preserve"> </w:t>
        </w:r>
      </w:ins>
      <w:r>
        <w:rPr>
          <w:b/>
          <w:sz w:val="24"/>
          <w:szCs w:val="24"/>
          <w:u w:val="thick" w:color="000000"/>
        </w:rPr>
        <w:t>not</w:t>
      </w:r>
      <w:del w:id="678" w:author="Jordan Wipf" w:date="2018-10-25T20:43:00Z">
        <w:r w:rsidDel="008D62B3">
          <w:rPr>
            <w:b/>
            <w:sz w:val="24"/>
            <w:szCs w:val="24"/>
            <w:u w:val="thick" w:color="000000"/>
          </w:rPr>
          <w:delText xml:space="preserve">  </w:delText>
        </w:r>
      </w:del>
      <w:ins w:id="679" w:author="Jordan Wipf" w:date="2018-10-25T20:43:00Z">
        <w:r>
          <w:rPr>
            <w:b/>
            <w:sz w:val="24"/>
            <w:szCs w:val="24"/>
            <w:u w:val="thick" w:color="000000"/>
          </w:rPr>
          <w:t xml:space="preserve"> </w:t>
        </w:r>
      </w:ins>
      <w:r>
        <w:rPr>
          <w:b/>
          <w:sz w:val="24"/>
          <w:szCs w:val="24"/>
          <w:u w:val="thick" w:color="000000"/>
        </w:rPr>
        <w:t>all)</w:t>
      </w:r>
      <w:del w:id="680" w:author="Jordan Wipf" w:date="2018-10-25T20:43:00Z">
        <w:r w:rsidDel="008D62B3">
          <w:rPr>
            <w:b/>
            <w:sz w:val="24"/>
            <w:szCs w:val="24"/>
            <w:u w:val="thick" w:color="000000"/>
          </w:rPr>
          <w:delText xml:space="preserve">  </w:delText>
        </w:r>
      </w:del>
      <w:ins w:id="681" w:author="Jordan Wipf" w:date="2018-10-25T20:43:00Z">
        <w:r>
          <w:rPr>
            <w:b/>
            <w:sz w:val="24"/>
            <w:szCs w:val="24"/>
            <w:u w:val="thick" w:color="000000"/>
          </w:rPr>
          <w:t xml:space="preserve"> </w:t>
        </w:r>
      </w:ins>
      <w:r>
        <w:rPr>
          <w:b/>
          <w:sz w:val="24"/>
          <w:szCs w:val="24"/>
          <w:u w:val="thick" w:color="000000"/>
        </w:rPr>
        <w:t>sources</w:t>
      </w:r>
      <w:r>
        <w:rPr>
          <w:b/>
          <w:sz w:val="24"/>
          <w:szCs w:val="24"/>
        </w:rPr>
        <w:t xml:space="preserve"> </w:t>
      </w:r>
      <w:r>
        <w:rPr>
          <w:b/>
          <w:sz w:val="24"/>
          <w:szCs w:val="24"/>
          <w:u w:val="thick" w:color="000000"/>
        </w:rPr>
        <w:t>recommend avoiding this type of buying.</w:t>
      </w:r>
      <w:r>
        <w:rPr>
          <w:b/>
          <w:sz w:val="24"/>
          <w:szCs w:val="24"/>
        </w:rPr>
        <w:t xml:space="preserve"> </w:t>
      </w:r>
      <w:r>
        <w:rPr>
          <w:sz w:val="24"/>
          <w:szCs w:val="24"/>
        </w:rPr>
        <w:t>The reason behind it,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w:t>
      </w:r>
    </w:p>
    <w:p w14:paraId="485F6293" w14:textId="77777777" w:rsidR="005F2E6A" w:rsidRDefault="005F2E6A">
      <w:pPr>
        <w:spacing w:before="9" w:line="140" w:lineRule="exact"/>
        <w:rPr>
          <w:sz w:val="15"/>
          <w:szCs w:val="15"/>
        </w:rPr>
      </w:pPr>
    </w:p>
    <w:p w14:paraId="0E5588F5" w14:textId="77777777" w:rsidR="005F2E6A" w:rsidRDefault="008179B1">
      <w:pPr>
        <w:spacing w:line="247" w:lineRule="auto"/>
        <w:ind w:left="100" w:right="78"/>
        <w:jc w:val="both"/>
        <w:rPr>
          <w:sz w:val="24"/>
          <w:szCs w:val="24"/>
        </w:rPr>
      </w:pPr>
      <w:r>
        <w:pict w14:anchorId="326F1087">
          <v:group id="_x0000_s1081" style="position:absolute;left:0;text-align:left;margin-left:130.4pt;margin-top:37.85pt;width:351.2pt;height:385.05pt;z-index:-1049;mso-position-horizontal-relative:page" coordorigin="2608,757" coordsize="7024,7701">
            <v:shape id="_x0000_s1083" type="#_x0000_t75" style="position:absolute;left:2608;top:757;width:7024;height:3840">
              <v:imagedata r:id="rId18" o:title=""/>
            </v:shape>
            <v:shape id="_x0000_s1082" type="#_x0000_t75" style="position:absolute;left:2625;top:4619;width:6977;height:3840">
              <v:imagedata r:id="rId19" o:title=""/>
            </v:shape>
            <w10:wrap anchorx="page"/>
          </v:group>
        </w:pict>
      </w:r>
      <w:r w:rsidR="008D62B3">
        <w:rPr>
          <w:sz w:val="24"/>
          <w:szCs w:val="24"/>
        </w:rPr>
        <w:t>This obstinate behavior is true for either long-term or short-term investments. An example is given for 22</w:t>
      </w:r>
      <w:proofErr w:type="spellStart"/>
      <w:r w:rsidR="008D62B3">
        <w:rPr>
          <w:position w:val="9"/>
          <w:sz w:val="16"/>
          <w:szCs w:val="16"/>
        </w:rPr>
        <w:t>nd</w:t>
      </w:r>
      <w:proofErr w:type="spellEnd"/>
      <w:del w:id="682" w:author="Jordan Wipf" w:date="2018-10-25T20:43:00Z">
        <w:r w:rsidR="008D62B3" w:rsidDel="008D62B3">
          <w:rPr>
            <w:position w:val="9"/>
            <w:sz w:val="16"/>
            <w:szCs w:val="16"/>
          </w:rPr>
          <w:delText xml:space="preserve">  </w:delText>
        </w:r>
      </w:del>
      <w:ins w:id="683" w:author="Jordan Wipf" w:date="2018-10-25T20:43:00Z">
        <w:r w:rsidR="008D62B3">
          <w:rPr>
            <w:position w:val="9"/>
            <w:sz w:val="16"/>
            <w:szCs w:val="16"/>
          </w:rPr>
          <w:t xml:space="preserve"> </w:t>
        </w:r>
      </w:ins>
      <w:r w:rsidR="008D62B3">
        <w:rPr>
          <w:sz w:val="24"/>
          <w:szCs w:val="24"/>
        </w:rPr>
        <w:t>Century Group.</w:t>
      </w:r>
    </w:p>
    <w:p w14:paraId="0273D388" w14:textId="77777777" w:rsidR="005F2E6A" w:rsidRDefault="005F2E6A">
      <w:pPr>
        <w:spacing w:line="200" w:lineRule="exact"/>
      </w:pPr>
    </w:p>
    <w:p w14:paraId="3086C88C" w14:textId="77777777" w:rsidR="005F2E6A" w:rsidRDefault="005F2E6A">
      <w:pPr>
        <w:spacing w:line="200" w:lineRule="exact"/>
      </w:pPr>
    </w:p>
    <w:p w14:paraId="3DC868EC" w14:textId="77777777" w:rsidR="005F2E6A" w:rsidRDefault="005F2E6A">
      <w:pPr>
        <w:spacing w:line="200" w:lineRule="exact"/>
      </w:pPr>
    </w:p>
    <w:p w14:paraId="4C6DE9D8" w14:textId="77777777" w:rsidR="005F2E6A" w:rsidRDefault="005F2E6A">
      <w:pPr>
        <w:spacing w:line="200" w:lineRule="exact"/>
      </w:pPr>
    </w:p>
    <w:p w14:paraId="2FB0E194" w14:textId="77777777" w:rsidR="005F2E6A" w:rsidRDefault="005F2E6A">
      <w:pPr>
        <w:spacing w:line="200" w:lineRule="exact"/>
      </w:pPr>
    </w:p>
    <w:p w14:paraId="2FCACA00" w14:textId="77777777" w:rsidR="005F2E6A" w:rsidRDefault="005F2E6A">
      <w:pPr>
        <w:spacing w:line="200" w:lineRule="exact"/>
      </w:pPr>
    </w:p>
    <w:p w14:paraId="11B436AC" w14:textId="77777777" w:rsidR="005F2E6A" w:rsidRDefault="005F2E6A">
      <w:pPr>
        <w:spacing w:line="200" w:lineRule="exact"/>
      </w:pPr>
    </w:p>
    <w:p w14:paraId="49A221B3" w14:textId="77777777" w:rsidR="005F2E6A" w:rsidRDefault="005F2E6A">
      <w:pPr>
        <w:spacing w:line="200" w:lineRule="exact"/>
      </w:pPr>
    </w:p>
    <w:p w14:paraId="6BF3B939" w14:textId="77777777" w:rsidR="005F2E6A" w:rsidRDefault="005F2E6A">
      <w:pPr>
        <w:spacing w:line="200" w:lineRule="exact"/>
      </w:pPr>
    </w:p>
    <w:p w14:paraId="0015C0D0" w14:textId="77777777" w:rsidR="005F2E6A" w:rsidRDefault="005F2E6A">
      <w:pPr>
        <w:spacing w:line="200" w:lineRule="exact"/>
      </w:pPr>
    </w:p>
    <w:p w14:paraId="5D929DD7" w14:textId="77777777" w:rsidR="005F2E6A" w:rsidRDefault="005F2E6A">
      <w:pPr>
        <w:spacing w:line="200" w:lineRule="exact"/>
      </w:pPr>
    </w:p>
    <w:p w14:paraId="5CBE1660" w14:textId="77777777" w:rsidR="005F2E6A" w:rsidRDefault="005F2E6A">
      <w:pPr>
        <w:spacing w:line="200" w:lineRule="exact"/>
      </w:pPr>
    </w:p>
    <w:p w14:paraId="036D3D1E" w14:textId="77777777" w:rsidR="005F2E6A" w:rsidRDefault="005F2E6A">
      <w:pPr>
        <w:spacing w:line="200" w:lineRule="exact"/>
      </w:pPr>
    </w:p>
    <w:p w14:paraId="10CE4C04" w14:textId="77777777" w:rsidR="005F2E6A" w:rsidRDefault="005F2E6A">
      <w:pPr>
        <w:spacing w:line="200" w:lineRule="exact"/>
      </w:pPr>
    </w:p>
    <w:p w14:paraId="5546FE0F" w14:textId="77777777" w:rsidR="005F2E6A" w:rsidRDefault="005F2E6A">
      <w:pPr>
        <w:spacing w:line="200" w:lineRule="exact"/>
      </w:pPr>
    </w:p>
    <w:p w14:paraId="1F8D5FAA" w14:textId="77777777" w:rsidR="005F2E6A" w:rsidRDefault="005F2E6A">
      <w:pPr>
        <w:spacing w:line="200" w:lineRule="exact"/>
      </w:pPr>
    </w:p>
    <w:p w14:paraId="0D9BCAE9" w14:textId="77777777" w:rsidR="005F2E6A" w:rsidRDefault="005F2E6A">
      <w:pPr>
        <w:spacing w:line="200" w:lineRule="exact"/>
      </w:pPr>
    </w:p>
    <w:p w14:paraId="2CC4116E" w14:textId="77777777" w:rsidR="005F2E6A" w:rsidRDefault="005F2E6A">
      <w:pPr>
        <w:spacing w:line="200" w:lineRule="exact"/>
      </w:pPr>
    </w:p>
    <w:p w14:paraId="78DD790E" w14:textId="77777777" w:rsidR="005F2E6A" w:rsidRDefault="005F2E6A">
      <w:pPr>
        <w:spacing w:line="200" w:lineRule="exact"/>
      </w:pPr>
    </w:p>
    <w:p w14:paraId="637A14F4" w14:textId="77777777" w:rsidR="005F2E6A" w:rsidRDefault="005F2E6A">
      <w:pPr>
        <w:spacing w:line="200" w:lineRule="exact"/>
      </w:pPr>
    </w:p>
    <w:p w14:paraId="5D82D30B" w14:textId="77777777" w:rsidR="005F2E6A" w:rsidRDefault="005F2E6A">
      <w:pPr>
        <w:spacing w:line="200" w:lineRule="exact"/>
      </w:pPr>
    </w:p>
    <w:p w14:paraId="7EE7373E" w14:textId="77777777" w:rsidR="005F2E6A" w:rsidRDefault="005F2E6A">
      <w:pPr>
        <w:spacing w:line="200" w:lineRule="exact"/>
      </w:pPr>
    </w:p>
    <w:p w14:paraId="073F3518" w14:textId="77777777" w:rsidR="005F2E6A" w:rsidRDefault="005F2E6A">
      <w:pPr>
        <w:spacing w:line="200" w:lineRule="exact"/>
      </w:pPr>
    </w:p>
    <w:p w14:paraId="1EE49F08" w14:textId="77777777" w:rsidR="005F2E6A" w:rsidRDefault="005F2E6A">
      <w:pPr>
        <w:spacing w:line="200" w:lineRule="exact"/>
      </w:pPr>
    </w:p>
    <w:p w14:paraId="43B5AA0E" w14:textId="77777777" w:rsidR="005F2E6A" w:rsidRDefault="005F2E6A">
      <w:pPr>
        <w:spacing w:line="200" w:lineRule="exact"/>
      </w:pPr>
    </w:p>
    <w:p w14:paraId="2B49C51C" w14:textId="77777777" w:rsidR="005F2E6A" w:rsidRDefault="005F2E6A">
      <w:pPr>
        <w:spacing w:line="200" w:lineRule="exact"/>
      </w:pPr>
    </w:p>
    <w:p w14:paraId="481B9DD6" w14:textId="77777777" w:rsidR="005F2E6A" w:rsidRDefault="005F2E6A">
      <w:pPr>
        <w:spacing w:line="200" w:lineRule="exact"/>
      </w:pPr>
    </w:p>
    <w:p w14:paraId="6682EC56" w14:textId="77777777" w:rsidR="005F2E6A" w:rsidRDefault="005F2E6A">
      <w:pPr>
        <w:spacing w:line="200" w:lineRule="exact"/>
      </w:pPr>
    </w:p>
    <w:p w14:paraId="47B19807" w14:textId="77777777" w:rsidR="005F2E6A" w:rsidRDefault="005F2E6A">
      <w:pPr>
        <w:spacing w:line="200" w:lineRule="exact"/>
      </w:pPr>
    </w:p>
    <w:p w14:paraId="032216E5" w14:textId="77777777" w:rsidR="005F2E6A" w:rsidRDefault="005F2E6A">
      <w:pPr>
        <w:spacing w:line="200" w:lineRule="exact"/>
      </w:pPr>
    </w:p>
    <w:p w14:paraId="4DD4F435" w14:textId="77777777" w:rsidR="005F2E6A" w:rsidRDefault="005F2E6A">
      <w:pPr>
        <w:spacing w:line="200" w:lineRule="exact"/>
      </w:pPr>
    </w:p>
    <w:p w14:paraId="7DA964C0" w14:textId="77777777" w:rsidR="005F2E6A" w:rsidRDefault="005F2E6A">
      <w:pPr>
        <w:spacing w:line="200" w:lineRule="exact"/>
      </w:pPr>
    </w:p>
    <w:p w14:paraId="668B263D" w14:textId="77777777" w:rsidR="005F2E6A" w:rsidRDefault="005F2E6A">
      <w:pPr>
        <w:spacing w:line="200" w:lineRule="exact"/>
      </w:pPr>
    </w:p>
    <w:p w14:paraId="0346E22F" w14:textId="77777777" w:rsidR="005F2E6A" w:rsidRDefault="005F2E6A">
      <w:pPr>
        <w:spacing w:line="200" w:lineRule="exact"/>
      </w:pPr>
    </w:p>
    <w:p w14:paraId="515FC764" w14:textId="77777777" w:rsidR="005F2E6A" w:rsidRDefault="005F2E6A">
      <w:pPr>
        <w:spacing w:line="200" w:lineRule="exact"/>
      </w:pPr>
    </w:p>
    <w:p w14:paraId="62712883" w14:textId="77777777" w:rsidR="005F2E6A" w:rsidRDefault="005F2E6A">
      <w:pPr>
        <w:spacing w:line="200" w:lineRule="exact"/>
      </w:pPr>
    </w:p>
    <w:p w14:paraId="2A2C0AA0" w14:textId="77777777" w:rsidR="005F2E6A" w:rsidRDefault="005F2E6A">
      <w:pPr>
        <w:spacing w:line="200" w:lineRule="exact"/>
      </w:pPr>
    </w:p>
    <w:p w14:paraId="76A05837" w14:textId="77777777" w:rsidR="005F2E6A" w:rsidRDefault="005F2E6A">
      <w:pPr>
        <w:spacing w:line="200" w:lineRule="exact"/>
      </w:pPr>
    </w:p>
    <w:p w14:paraId="006529C0" w14:textId="77777777" w:rsidR="005F2E6A" w:rsidRDefault="005F2E6A">
      <w:pPr>
        <w:spacing w:line="200" w:lineRule="exact"/>
      </w:pPr>
    </w:p>
    <w:p w14:paraId="43FF504A" w14:textId="77777777" w:rsidR="005F2E6A" w:rsidRDefault="005F2E6A">
      <w:pPr>
        <w:spacing w:before="1" w:line="240" w:lineRule="exact"/>
        <w:rPr>
          <w:sz w:val="24"/>
          <w:szCs w:val="24"/>
        </w:rPr>
      </w:pPr>
    </w:p>
    <w:p w14:paraId="34B800CD" w14:textId="77777777" w:rsidR="005F2E6A" w:rsidRDefault="008D62B3">
      <w:pPr>
        <w:ind w:left="2962"/>
        <w:rPr>
          <w:sz w:val="24"/>
          <w:szCs w:val="24"/>
        </w:rPr>
      </w:pPr>
      <w:r>
        <w:rPr>
          <w:sz w:val="24"/>
          <w:szCs w:val="24"/>
        </w:rPr>
        <w:t>22</w:t>
      </w:r>
      <w:proofErr w:type="spellStart"/>
      <w:r>
        <w:rPr>
          <w:position w:val="9"/>
          <w:sz w:val="16"/>
          <w:szCs w:val="16"/>
        </w:rPr>
        <w:t>nd</w:t>
      </w:r>
      <w:proofErr w:type="spellEnd"/>
      <w:r>
        <w:rPr>
          <w:position w:val="9"/>
          <w:sz w:val="16"/>
          <w:szCs w:val="16"/>
        </w:rPr>
        <w:t xml:space="preserve"> </w:t>
      </w:r>
      <w:r>
        <w:rPr>
          <w:sz w:val="24"/>
          <w:szCs w:val="24"/>
        </w:rPr>
        <w:t>Century Group in 2013 and 2014</w:t>
      </w:r>
    </w:p>
    <w:p w14:paraId="12037924" w14:textId="77777777" w:rsidR="005F2E6A" w:rsidRDefault="005F2E6A">
      <w:pPr>
        <w:spacing w:before="2" w:line="180" w:lineRule="exact"/>
        <w:rPr>
          <w:sz w:val="18"/>
          <w:szCs w:val="18"/>
        </w:rPr>
      </w:pPr>
    </w:p>
    <w:p w14:paraId="2A4B0431" w14:textId="77777777" w:rsidR="005F2E6A" w:rsidRDefault="008D62B3">
      <w:pPr>
        <w:spacing w:line="258" w:lineRule="auto"/>
        <w:ind w:left="100" w:right="77"/>
        <w:jc w:val="both"/>
        <w:rPr>
          <w:sz w:val="24"/>
          <w:szCs w:val="24"/>
        </w:rPr>
        <w:sectPr w:rsidR="005F2E6A">
          <w:pgSz w:w="12240" w:h="15840"/>
          <w:pgMar w:top="1380" w:right="1320" w:bottom="280" w:left="1340" w:header="0" w:footer="1040" w:gutter="0"/>
          <w:cols w:space="720"/>
        </w:sectPr>
      </w:pPr>
      <w:r>
        <w:rPr>
          <w:sz w:val="24"/>
          <w:szCs w:val="24"/>
        </w:rPr>
        <w:t>If you bought stock in 2013, the value of it was about 1 dollar. After 4 months in 2014, the value of the stock grew 5 times of what it originally was. During this period of time, buying would be recommended. Excitement is high, and returns are good. Now let us look 4 months later, and 3 years later.</w:t>
      </w:r>
    </w:p>
    <w:p w14:paraId="1AEC826D" w14:textId="77777777" w:rsidR="005F2E6A" w:rsidRDefault="008179B1">
      <w:pPr>
        <w:spacing w:line="200" w:lineRule="exact"/>
      </w:pPr>
      <w:r>
        <w:lastRenderedPageBreak/>
        <w:pict w14:anchorId="69D9C81B">
          <v:group id="_x0000_s1078" style="position:absolute;margin-left:130.9pt;margin-top:1in;width:350.15pt;height:396.35pt;z-index:-1048;mso-position-horizontal-relative:page;mso-position-vertical-relative:page" coordorigin="2618,1440" coordsize="7003,7927">
            <v:shape id="_x0000_s1080" type="#_x0000_t75" style="position:absolute;left:2618;top:1440;width:7003;height:3991">
              <v:imagedata r:id="rId20" o:title=""/>
            </v:shape>
            <v:shape id="_x0000_s1079" type="#_x0000_t75" style="position:absolute;left:2640;top:5453;width:6954;height:3915">
              <v:imagedata r:id="rId21" o:title=""/>
            </v:shape>
            <w10:wrap anchorx="page" anchory="page"/>
          </v:group>
        </w:pict>
      </w:r>
    </w:p>
    <w:p w14:paraId="7E545308" w14:textId="77777777" w:rsidR="005F2E6A" w:rsidRDefault="005F2E6A">
      <w:pPr>
        <w:spacing w:line="200" w:lineRule="exact"/>
      </w:pPr>
    </w:p>
    <w:p w14:paraId="04024608" w14:textId="77777777" w:rsidR="005F2E6A" w:rsidRDefault="005F2E6A">
      <w:pPr>
        <w:spacing w:line="200" w:lineRule="exact"/>
      </w:pPr>
    </w:p>
    <w:p w14:paraId="66455893" w14:textId="77777777" w:rsidR="005F2E6A" w:rsidRDefault="005F2E6A">
      <w:pPr>
        <w:spacing w:line="200" w:lineRule="exact"/>
      </w:pPr>
    </w:p>
    <w:p w14:paraId="0D63FE09" w14:textId="77777777" w:rsidR="005F2E6A" w:rsidRDefault="005F2E6A">
      <w:pPr>
        <w:spacing w:line="200" w:lineRule="exact"/>
      </w:pPr>
    </w:p>
    <w:p w14:paraId="501551B2" w14:textId="77777777" w:rsidR="005F2E6A" w:rsidRDefault="005F2E6A">
      <w:pPr>
        <w:spacing w:line="200" w:lineRule="exact"/>
      </w:pPr>
    </w:p>
    <w:p w14:paraId="5CEBFCDE" w14:textId="77777777" w:rsidR="005F2E6A" w:rsidRDefault="005F2E6A">
      <w:pPr>
        <w:spacing w:line="200" w:lineRule="exact"/>
      </w:pPr>
    </w:p>
    <w:p w14:paraId="6450BD5E" w14:textId="77777777" w:rsidR="005F2E6A" w:rsidRDefault="005F2E6A">
      <w:pPr>
        <w:spacing w:line="200" w:lineRule="exact"/>
      </w:pPr>
    </w:p>
    <w:p w14:paraId="087DAE7F" w14:textId="77777777" w:rsidR="005F2E6A" w:rsidRDefault="005F2E6A">
      <w:pPr>
        <w:spacing w:line="200" w:lineRule="exact"/>
      </w:pPr>
    </w:p>
    <w:p w14:paraId="589BEE77" w14:textId="77777777" w:rsidR="005F2E6A" w:rsidRDefault="005F2E6A">
      <w:pPr>
        <w:spacing w:line="200" w:lineRule="exact"/>
      </w:pPr>
    </w:p>
    <w:p w14:paraId="71182B23" w14:textId="77777777" w:rsidR="005F2E6A" w:rsidRDefault="005F2E6A">
      <w:pPr>
        <w:spacing w:line="200" w:lineRule="exact"/>
      </w:pPr>
    </w:p>
    <w:p w14:paraId="473BCABC" w14:textId="77777777" w:rsidR="005F2E6A" w:rsidRDefault="005F2E6A">
      <w:pPr>
        <w:spacing w:line="200" w:lineRule="exact"/>
      </w:pPr>
    </w:p>
    <w:p w14:paraId="5BDD7339" w14:textId="77777777" w:rsidR="005F2E6A" w:rsidRDefault="005F2E6A">
      <w:pPr>
        <w:spacing w:line="200" w:lineRule="exact"/>
      </w:pPr>
    </w:p>
    <w:p w14:paraId="599A453F" w14:textId="77777777" w:rsidR="005F2E6A" w:rsidRDefault="005F2E6A">
      <w:pPr>
        <w:spacing w:line="200" w:lineRule="exact"/>
      </w:pPr>
    </w:p>
    <w:p w14:paraId="0E5F5F2D" w14:textId="77777777" w:rsidR="005F2E6A" w:rsidRDefault="005F2E6A">
      <w:pPr>
        <w:spacing w:line="200" w:lineRule="exact"/>
      </w:pPr>
    </w:p>
    <w:p w14:paraId="7BD2FA4A" w14:textId="77777777" w:rsidR="005F2E6A" w:rsidRDefault="005F2E6A">
      <w:pPr>
        <w:spacing w:line="200" w:lineRule="exact"/>
      </w:pPr>
    </w:p>
    <w:p w14:paraId="67D8EAE2" w14:textId="77777777" w:rsidR="005F2E6A" w:rsidRDefault="005F2E6A">
      <w:pPr>
        <w:spacing w:line="200" w:lineRule="exact"/>
      </w:pPr>
    </w:p>
    <w:p w14:paraId="07B7BFA4" w14:textId="77777777" w:rsidR="005F2E6A" w:rsidRDefault="005F2E6A">
      <w:pPr>
        <w:spacing w:line="200" w:lineRule="exact"/>
      </w:pPr>
    </w:p>
    <w:p w14:paraId="2F3F9A65" w14:textId="77777777" w:rsidR="005F2E6A" w:rsidRDefault="005F2E6A">
      <w:pPr>
        <w:spacing w:line="200" w:lineRule="exact"/>
      </w:pPr>
    </w:p>
    <w:p w14:paraId="3612E7CA" w14:textId="77777777" w:rsidR="005F2E6A" w:rsidRDefault="005F2E6A">
      <w:pPr>
        <w:spacing w:line="200" w:lineRule="exact"/>
      </w:pPr>
    </w:p>
    <w:p w14:paraId="0E52F4B9" w14:textId="77777777" w:rsidR="005F2E6A" w:rsidRDefault="005F2E6A">
      <w:pPr>
        <w:spacing w:line="200" w:lineRule="exact"/>
      </w:pPr>
    </w:p>
    <w:p w14:paraId="1F83037F" w14:textId="77777777" w:rsidR="005F2E6A" w:rsidRDefault="005F2E6A">
      <w:pPr>
        <w:spacing w:line="200" w:lineRule="exact"/>
      </w:pPr>
    </w:p>
    <w:p w14:paraId="0029F203" w14:textId="77777777" w:rsidR="005F2E6A" w:rsidRDefault="005F2E6A">
      <w:pPr>
        <w:spacing w:line="200" w:lineRule="exact"/>
      </w:pPr>
    </w:p>
    <w:p w14:paraId="64360C84" w14:textId="77777777" w:rsidR="005F2E6A" w:rsidRDefault="005F2E6A">
      <w:pPr>
        <w:spacing w:line="200" w:lineRule="exact"/>
      </w:pPr>
    </w:p>
    <w:p w14:paraId="088B2356" w14:textId="77777777" w:rsidR="005F2E6A" w:rsidRDefault="005F2E6A">
      <w:pPr>
        <w:spacing w:line="200" w:lineRule="exact"/>
      </w:pPr>
    </w:p>
    <w:p w14:paraId="5CD75403" w14:textId="77777777" w:rsidR="005F2E6A" w:rsidRDefault="005F2E6A">
      <w:pPr>
        <w:spacing w:line="200" w:lineRule="exact"/>
      </w:pPr>
    </w:p>
    <w:p w14:paraId="4BBED2A7" w14:textId="77777777" w:rsidR="005F2E6A" w:rsidRDefault="005F2E6A">
      <w:pPr>
        <w:spacing w:line="200" w:lineRule="exact"/>
      </w:pPr>
    </w:p>
    <w:p w14:paraId="72A42928" w14:textId="77777777" w:rsidR="005F2E6A" w:rsidRDefault="005F2E6A">
      <w:pPr>
        <w:spacing w:line="200" w:lineRule="exact"/>
      </w:pPr>
    </w:p>
    <w:p w14:paraId="1ECBD13B" w14:textId="77777777" w:rsidR="005F2E6A" w:rsidRDefault="005F2E6A">
      <w:pPr>
        <w:spacing w:line="200" w:lineRule="exact"/>
      </w:pPr>
    </w:p>
    <w:p w14:paraId="0C2674EA" w14:textId="77777777" w:rsidR="005F2E6A" w:rsidRDefault="005F2E6A">
      <w:pPr>
        <w:spacing w:line="200" w:lineRule="exact"/>
      </w:pPr>
    </w:p>
    <w:p w14:paraId="3A5FFC7D" w14:textId="77777777" w:rsidR="005F2E6A" w:rsidRDefault="005F2E6A">
      <w:pPr>
        <w:spacing w:line="200" w:lineRule="exact"/>
      </w:pPr>
    </w:p>
    <w:p w14:paraId="0F662C31" w14:textId="77777777" w:rsidR="005F2E6A" w:rsidRDefault="005F2E6A">
      <w:pPr>
        <w:spacing w:line="200" w:lineRule="exact"/>
      </w:pPr>
    </w:p>
    <w:p w14:paraId="5DBA130A" w14:textId="77777777" w:rsidR="005F2E6A" w:rsidRDefault="005F2E6A">
      <w:pPr>
        <w:spacing w:line="200" w:lineRule="exact"/>
      </w:pPr>
    </w:p>
    <w:p w14:paraId="46794C29" w14:textId="77777777" w:rsidR="005F2E6A" w:rsidRDefault="005F2E6A">
      <w:pPr>
        <w:spacing w:line="200" w:lineRule="exact"/>
      </w:pPr>
    </w:p>
    <w:p w14:paraId="366B9F74" w14:textId="77777777" w:rsidR="005F2E6A" w:rsidRDefault="005F2E6A">
      <w:pPr>
        <w:spacing w:line="200" w:lineRule="exact"/>
      </w:pPr>
    </w:p>
    <w:p w14:paraId="59D107D2" w14:textId="77777777" w:rsidR="005F2E6A" w:rsidRDefault="005F2E6A">
      <w:pPr>
        <w:spacing w:line="200" w:lineRule="exact"/>
      </w:pPr>
    </w:p>
    <w:p w14:paraId="4325E598" w14:textId="77777777" w:rsidR="005F2E6A" w:rsidRDefault="005F2E6A">
      <w:pPr>
        <w:spacing w:line="200" w:lineRule="exact"/>
      </w:pPr>
    </w:p>
    <w:p w14:paraId="1FE5DE0C" w14:textId="77777777" w:rsidR="005F2E6A" w:rsidRDefault="005F2E6A">
      <w:pPr>
        <w:spacing w:line="200" w:lineRule="exact"/>
      </w:pPr>
    </w:p>
    <w:p w14:paraId="5084466E" w14:textId="77777777" w:rsidR="005F2E6A" w:rsidRDefault="005F2E6A">
      <w:pPr>
        <w:spacing w:line="200" w:lineRule="exact"/>
      </w:pPr>
    </w:p>
    <w:p w14:paraId="7D8EBC27" w14:textId="77777777" w:rsidR="005F2E6A" w:rsidRDefault="005F2E6A">
      <w:pPr>
        <w:spacing w:before="14" w:line="200" w:lineRule="exact"/>
      </w:pPr>
    </w:p>
    <w:p w14:paraId="67D52E55" w14:textId="77777777" w:rsidR="005F2E6A" w:rsidRDefault="008D62B3">
      <w:pPr>
        <w:spacing w:before="41"/>
        <w:ind w:left="2962"/>
        <w:rPr>
          <w:sz w:val="24"/>
          <w:szCs w:val="24"/>
        </w:rPr>
      </w:pPr>
      <w:r>
        <w:rPr>
          <w:sz w:val="24"/>
          <w:szCs w:val="24"/>
        </w:rPr>
        <w:t>22</w:t>
      </w:r>
      <w:proofErr w:type="spellStart"/>
      <w:r>
        <w:rPr>
          <w:position w:val="9"/>
          <w:sz w:val="16"/>
          <w:szCs w:val="16"/>
        </w:rPr>
        <w:t>nd</w:t>
      </w:r>
      <w:proofErr w:type="spellEnd"/>
      <w:r>
        <w:rPr>
          <w:position w:val="9"/>
          <w:sz w:val="16"/>
          <w:szCs w:val="16"/>
        </w:rPr>
        <w:t xml:space="preserve"> </w:t>
      </w:r>
      <w:r>
        <w:rPr>
          <w:sz w:val="24"/>
          <w:szCs w:val="24"/>
        </w:rPr>
        <w:t>Century Group in 2014 and 2017</w:t>
      </w:r>
    </w:p>
    <w:p w14:paraId="785F70FB" w14:textId="77777777" w:rsidR="005F2E6A" w:rsidRDefault="005F2E6A">
      <w:pPr>
        <w:spacing w:before="2" w:line="180" w:lineRule="exact"/>
        <w:rPr>
          <w:sz w:val="18"/>
          <w:szCs w:val="18"/>
        </w:rPr>
      </w:pPr>
    </w:p>
    <w:p w14:paraId="007E41ED" w14:textId="77777777" w:rsidR="005F2E6A" w:rsidRDefault="008D62B3">
      <w:pPr>
        <w:spacing w:line="258" w:lineRule="auto"/>
        <w:ind w:left="100" w:right="77"/>
        <w:jc w:val="both"/>
        <w:rPr>
          <w:sz w:val="24"/>
          <w:szCs w:val="24"/>
        </w:rPr>
      </w:pPr>
      <w:r>
        <w:rPr>
          <w:sz w:val="24"/>
          <w:szCs w:val="24"/>
        </w:rPr>
        <w:t xml:space="preserve">Some investors way before this point of time would already have sold their stocks and kept their return instead of holding it longer waiting for more return. </w:t>
      </w:r>
      <w:r>
        <w:rPr>
          <w:b/>
          <w:sz w:val="24"/>
          <w:szCs w:val="24"/>
        </w:rPr>
        <w:t xml:space="preserve">But some investors could be on the idea that the price must go back to 5 dollars, even though they are on a downwards trend, decide to even buy more. </w:t>
      </w:r>
      <w:r>
        <w:rPr>
          <w:b/>
          <w:sz w:val="24"/>
          <w:szCs w:val="24"/>
          <w:u w:val="thick" w:color="000000"/>
        </w:rPr>
        <w:t>That is not a wise move</w:t>
      </w:r>
      <w:r>
        <w:rPr>
          <w:b/>
          <w:sz w:val="24"/>
          <w:szCs w:val="24"/>
        </w:rPr>
        <w:t xml:space="preserve">. </w:t>
      </w:r>
      <w:r>
        <w:rPr>
          <w:sz w:val="24"/>
          <w:szCs w:val="24"/>
        </w:rPr>
        <w:t xml:space="preserve">Three years later, the stock is valued even less </w:t>
      </w:r>
      <w:del w:id="684" w:author="Jordan Wipf" w:date="2018-10-25T20:51:00Z">
        <w:r w:rsidDel="00595CBE">
          <w:rPr>
            <w:sz w:val="24"/>
            <w:szCs w:val="24"/>
          </w:rPr>
          <w:delText xml:space="preserve">to </w:delText>
        </w:r>
      </w:del>
      <w:ins w:id="685" w:author="Jordan Wipf" w:date="2018-10-25T20:51:00Z">
        <w:r w:rsidR="00595CBE">
          <w:rPr>
            <w:sz w:val="24"/>
            <w:szCs w:val="24"/>
          </w:rPr>
          <w:t xml:space="preserve">than </w:t>
        </w:r>
      </w:ins>
      <w:r>
        <w:rPr>
          <w:sz w:val="24"/>
          <w:szCs w:val="24"/>
        </w:rPr>
        <w:t>what it was back in 2013. Looking at the history at 5 years, we can see how many investors won a lot of money and then some others lost a lot as well. This behavior of going down and then back up is possible, but is risky, that is why is not recommended for long-term investments.</w:t>
      </w:r>
    </w:p>
    <w:p w14:paraId="06B3D494" w14:textId="77777777" w:rsidR="005F2E6A" w:rsidRDefault="005F2E6A">
      <w:pPr>
        <w:spacing w:before="2" w:line="160" w:lineRule="exact"/>
        <w:rPr>
          <w:sz w:val="16"/>
          <w:szCs w:val="16"/>
        </w:rPr>
      </w:pPr>
    </w:p>
    <w:p w14:paraId="3BEEDD13" w14:textId="77777777" w:rsidR="005F2E6A" w:rsidRDefault="008D62B3">
      <w:pPr>
        <w:spacing w:line="258" w:lineRule="auto"/>
        <w:ind w:left="100" w:right="82"/>
        <w:jc w:val="both"/>
        <w:rPr>
          <w:sz w:val="24"/>
          <w:szCs w:val="24"/>
        </w:rPr>
        <w:sectPr w:rsidR="005F2E6A">
          <w:pgSz w:w="12240" w:h="15840"/>
          <w:pgMar w:top="1480" w:right="1320" w:bottom="280" w:left="1340" w:header="0" w:footer="1040" w:gutter="0"/>
          <w:cols w:space="720"/>
        </w:sectPr>
      </w:pPr>
      <w:r>
        <w:rPr>
          <w:b/>
          <w:sz w:val="24"/>
          <w:szCs w:val="24"/>
          <w:u w:val="thick" w:color="000000"/>
        </w:rPr>
        <w:t>Remember, investments need to be taken from a logical perspective rather than an emotional</w:t>
      </w:r>
      <w:r>
        <w:rPr>
          <w:b/>
          <w:sz w:val="24"/>
          <w:szCs w:val="24"/>
        </w:rPr>
        <w:t xml:space="preserve"> </w:t>
      </w:r>
      <w:r>
        <w:rPr>
          <w:b/>
          <w:sz w:val="24"/>
          <w:szCs w:val="24"/>
          <w:u w:val="thick" w:color="000000"/>
        </w:rPr>
        <w:t>one.</w:t>
      </w:r>
      <w:r>
        <w:rPr>
          <w:b/>
          <w:sz w:val="24"/>
          <w:szCs w:val="24"/>
        </w:rPr>
        <w:t xml:space="preserve"> </w:t>
      </w:r>
      <w:r>
        <w:rPr>
          <w:sz w:val="24"/>
          <w:szCs w:val="24"/>
        </w:rPr>
        <w:t>Whether you are disappointed with loses, whether you are very excited with profits, it is always recommended to be calm and anticipate how things can change.</w:t>
      </w:r>
    </w:p>
    <w:p w14:paraId="55A406CB" w14:textId="77777777" w:rsidR="005F2E6A" w:rsidRDefault="008D62B3">
      <w:pPr>
        <w:spacing w:before="59"/>
        <w:ind w:left="100" w:right="6900"/>
        <w:jc w:val="both"/>
        <w:rPr>
          <w:sz w:val="32"/>
          <w:szCs w:val="32"/>
        </w:rPr>
      </w:pPr>
      <w:r>
        <w:rPr>
          <w:b/>
          <w:color w:val="0099CC"/>
          <w:w w:val="99"/>
          <w:sz w:val="32"/>
          <w:szCs w:val="32"/>
        </w:rPr>
        <w:lastRenderedPageBreak/>
        <w:t>Horizontal</w:t>
      </w:r>
      <w:r>
        <w:rPr>
          <w:b/>
          <w:color w:val="0099CC"/>
          <w:sz w:val="32"/>
          <w:szCs w:val="32"/>
        </w:rPr>
        <w:t xml:space="preserve"> </w:t>
      </w:r>
      <w:r>
        <w:rPr>
          <w:b/>
          <w:color w:val="0099CC"/>
          <w:w w:val="99"/>
          <w:sz w:val="32"/>
          <w:szCs w:val="32"/>
        </w:rPr>
        <w:t>Trends</w:t>
      </w:r>
    </w:p>
    <w:p w14:paraId="10A576A9" w14:textId="77777777" w:rsidR="005F2E6A" w:rsidRDefault="008D62B3">
      <w:pPr>
        <w:spacing w:before="28" w:line="259" w:lineRule="auto"/>
        <w:ind w:left="100" w:right="76"/>
        <w:jc w:val="both"/>
        <w:rPr>
          <w:sz w:val="24"/>
          <w:szCs w:val="24"/>
        </w:rPr>
      </w:pPr>
      <w:r>
        <w:rPr>
          <w:b/>
          <w:sz w:val="24"/>
          <w:szCs w:val="24"/>
          <w:u w:val="thick" w:color="000000"/>
        </w:rPr>
        <w:t>Horizontal</w:t>
      </w:r>
      <w:del w:id="686" w:author="Jordan Wipf" w:date="2018-10-25T20:43:00Z">
        <w:r w:rsidDel="008D62B3">
          <w:rPr>
            <w:b/>
            <w:sz w:val="24"/>
            <w:szCs w:val="24"/>
            <w:u w:val="thick" w:color="000000"/>
          </w:rPr>
          <w:delText xml:space="preserve">  </w:delText>
        </w:r>
      </w:del>
      <w:ins w:id="687" w:author="Jordan Wipf" w:date="2018-10-25T20:43:00Z">
        <w:r>
          <w:rPr>
            <w:b/>
            <w:sz w:val="24"/>
            <w:szCs w:val="24"/>
            <w:u w:val="thick" w:color="000000"/>
          </w:rPr>
          <w:t xml:space="preserve"> </w:t>
        </w:r>
      </w:ins>
      <w:r>
        <w:rPr>
          <w:b/>
          <w:sz w:val="24"/>
          <w:szCs w:val="24"/>
          <w:u w:val="thick" w:color="000000"/>
        </w:rPr>
        <w:t>Trends</w:t>
      </w:r>
      <w:del w:id="688" w:author="Jordan Wipf" w:date="2018-10-25T20:43:00Z">
        <w:r w:rsidDel="008D62B3">
          <w:rPr>
            <w:b/>
            <w:sz w:val="24"/>
            <w:szCs w:val="24"/>
            <w:u w:val="thick" w:color="000000"/>
          </w:rPr>
          <w:delText xml:space="preserve">  </w:delText>
        </w:r>
      </w:del>
      <w:ins w:id="689" w:author="Jordan Wipf" w:date="2018-10-25T20:43:00Z">
        <w:r>
          <w:rPr>
            <w:b/>
            <w:sz w:val="24"/>
            <w:szCs w:val="24"/>
            <w:u w:val="thick" w:color="000000"/>
          </w:rPr>
          <w:t xml:space="preserve"> </w:t>
        </w:r>
      </w:ins>
      <w:r>
        <w:rPr>
          <w:b/>
          <w:sz w:val="24"/>
          <w:szCs w:val="24"/>
          <w:u w:val="thick" w:color="000000"/>
        </w:rPr>
        <w:t>are</w:t>
      </w:r>
      <w:del w:id="690" w:author="Jordan Wipf" w:date="2018-10-25T20:43:00Z">
        <w:r w:rsidDel="008D62B3">
          <w:rPr>
            <w:b/>
            <w:sz w:val="24"/>
            <w:szCs w:val="24"/>
            <w:u w:val="thick" w:color="000000"/>
          </w:rPr>
          <w:delText xml:space="preserve">  </w:delText>
        </w:r>
      </w:del>
      <w:ins w:id="691" w:author="Jordan Wipf" w:date="2018-10-25T20:43:00Z">
        <w:r>
          <w:rPr>
            <w:b/>
            <w:sz w:val="24"/>
            <w:szCs w:val="24"/>
            <w:u w:val="thick" w:color="000000"/>
          </w:rPr>
          <w:t xml:space="preserve"> </w:t>
        </w:r>
      </w:ins>
      <w:r>
        <w:rPr>
          <w:b/>
          <w:sz w:val="24"/>
          <w:szCs w:val="24"/>
          <w:u w:val="thick" w:color="000000"/>
        </w:rPr>
        <w:t>attractive</w:t>
      </w:r>
      <w:del w:id="692" w:author="Jordan Wipf" w:date="2018-10-25T20:43:00Z">
        <w:r w:rsidDel="008D62B3">
          <w:rPr>
            <w:b/>
            <w:sz w:val="24"/>
            <w:szCs w:val="24"/>
            <w:u w:val="thick" w:color="000000"/>
          </w:rPr>
          <w:delText xml:space="preserve">  </w:delText>
        </w:r>
      </w:del>
      <w:ins w:id="693" w:author="Jordan Wipf" w:date="2018-10-25T20:43:00Z">
        <w:r>
          <w:rPr>
            <w:b/>
            <w:sz w:val="24"/>
            <w:szCs w:val="24"/>
            <w:u w:val="thick" w:color="000000"/>
          </w:rPr>
          <w:t xml:space="preserve"> </w:t>
        </w:r>
      </w:ins>
      <w:r>
        <w:rPr>
          <w:b/>
          <w:sz w:val="24"/>
          <w:szCs w:val="24"/>
          <w:u w:val="thick" w:color="000000"/>
        </w:rPr>
        <w:t>due</w:t>
      </w:r>
      <w:del w:id="694" w:author="Jordan Wipf" w:date="2018-10-25T20:43:00Z">
        <w:r w:rsidDel="008D62B3">
          <w:rPr>
            <w:b/>
            <w:sz w:val="24"/>
            <w:szCs w:val="24"/>
            <w:u w:val="thick" w:color="000000"/>
          </w:rPr>
          <w:delText xml:space="preserve">  </w:delText>
        </w:r>
      </w:del>
      <w:ins w:id="695" w:author="Jordan Wipf" w:date="2018-10-25T20:43:00Z">
        <w:r>
          <w:rPr>
            <w:b/>
            <w:sz w:val="24"/>
            <w:szCs w:val="24"/>
            <w:u w:val="thick" w:color="000000"/>
          </w:rPr>
          <w:t xml:space="preserve"> </w:t>
        </w:r>
      </w:ins>
      <w:r>
        <w:rPr>
          <w:b/>
          <w:sz w:val="24"/>
          <w:szCs w:val="24"/>
          <w:u w:val="thick" w:color="000000"/>
        </w:rPr>
        <w:t>to</w:t>
      </w:r>
      <w:del w:id="696" w:author="Jordan Wipf" w:date="2018-10-25T20:43:00Z">
        <w:r w:rsidDel="008D62B3">
          <w:rPr>
            <w:b/>
            <w:sz w:val="24"/>
            <w:szCs w:val="24"/>
            <w:u w:val="thick" w:color="000000"/>
          </w:rPr>
          <w:delText xml:space="preserve">  </w:delText>
        </w:r>
      </w:del>
      <w:ins w:id="697" w:author="Jordan Wipf" w:date="2018-10-25T20:43:00Z">
        <w:r>
          <w:rPr>
            <w:b/>
            <w:sz w:val="24"/>
            <w:szCs w:val="24"/>
            <w:u w:val="thick" w:color="000000"/>
          </w:rPr>
          <w:t xml:space="preserve"> </w:t>
        </w:r>
      </w:ins>
      <w:r>
        <w:rPr>
          <w:b/>
          <w:sz w:val="24"/>
          <w:szCs w:val="24"/>
          <w:u w:val="thick" w:color="000000"/>
        </w:rPr>
        <w:t>their</w:t>
      </w:r>
      <w:del w:id="698" w:author="Jordan Wipf" w:date="2018-10-25T20:43:00Z">
        <w:r w:rsidDel="008D62B3">
          <w:rPr>
            <w:b/>
            <w:sz w:val="24"/>
            <w:szCs w:val="24"/>
            <w:u w:val="thick" w:color="000000"/>
          </w:rPr>
          <w:delText xml:space="preserve">  </w:delText>
        </w:r>
      </w:del>
      <w:ins w:id="699" w:author="Jordan Wipf" w:date="2018-10-25T20:43:00Z">
        <w:r>
          <w:rPr>
            <w:b/>
            <w:sz w:val="24"/>
            <w:szCs w:val="24"/>
            <w:u w:val="thick" w:color="000000"/>
          </w:rPr>
          <w:t xml:space="preserve"> </w:t>
        </w:r>
      </w:ins>
      <w:r>
        <w:rPr>
          <w:b/>
          <w:sz w:val="24"/>
          <w:szCs w:val="24"/>
          <w:u w:val="thick" w:color="000000"/>
        </w:rPr>
        <w:t>low-risk</w:t>
      </w:r>
      <w:del w:id="700" w:author="Jordan Wipf" w:date="2018-10-25T20:43:00Z">
        <w:r w:rsidDel="008D62B3">
          <w:rPr>
            <w:b/>
            <w:sz w:val="24"/>
            <w:szCs w:val="24"/>
            <w:u w:val="thick" w:color="000000"/>
          </w:rPr>
          <w:delText xml:space="preserve">  </w:delText>
        </w:r>
      </w:del>
      <w:ins w:id="701" w:author="Jordan Wipf" w:date="2018-10-25T20:43:00Z">
        <w:r>
          <w:rPr>
            <w:b/>
            <w:sz w:val="24"/>
            <w:szCs w:val="24"/>
            <w:u w:val="thick" w:color="000000"/>
          </w:rPr>
          <w:t xml:space="preserve"> </w:t>
        </w:r>
      </w:ins>
      <w:r>
        <w:rPr>
          <w:b/>
          <w:sz w:val="24"/>
          <w:szCs w:val="24"/>
          <w:u w:val="thick" w:color="000000"/>
        </w:rPr>
        <w:t>characteristics.</w:t>
      </w:r>
      <w:del w:id="702" w:author="Jordan Wipf" w:date="2018-10-25T20:43:00Z">
        <w:r w:rsidDel="008D62B3">
          <w:rPr>
            <w:b/>
            <w:sz w:val="24"/>
            <w:szCs w:val="24"/>
          </w:rPr>
          <w:delText xml:space="preserve">  </w:delText>
        </w:r>
      </w:del>
      <w:ins w:id="703" w:author="Jordan Wipf" w:date="2018-10-25T20:43:00Z">
        <w:r>
          <w:rPr>
            <w:b/>
            <w:sz w:val="24"/>
            <w:szCs w:val="24"/>
          </w:rPr>
          <w:t xml:space="preserve"> </w:t>
        </w:r>
      </w:ins>
      <w:r>
        <w:rPr>
          <w:sz w:val="24"/>
          <w:szCs w:val="24"/>
        </w:rPr>
        <w:t>The</w:t>
      </w:r>
      <w:del w:id="704" w:author="Jordan Wipf" w:date="2018-10-25T20:43:00Z">
        <w:r w:rsidDel="008D62B3">
          <w:rPr>
            <w:sz w:val="24"/>
            <w:szCs w:val="24"/>
          </w:rPr>
          <w:delText xml:space="preserve">  </w:delText>
        </w:r>
      </w:del>
      <w:ins w:id="705" w:author="Jordan Wipf" w:date="2018-10-25T20:43:00Z">
        <w:r>
          <w:rPr>
            <w:sz w:val="24"/>
            <w:szCs w:val="24"/>
          </w:rPr>
          <w:t xml:space="preserve"> </w:t>
        </w:r>
      </w:ins>
      <w:r>
        <w:rPr>
          <w:sz w:val="24"/>
          <w:szCs w:val="24"/>
        </w:rPr>
        <w:t>idea</w:t>
      </w:r>
      <w:del w:id="706" w:author="Jordan Wipf" w:date="2018-10-25T20:43:00Z">
        <w:r w:rsidDel="008D62B3">
          <w:rPr>
            <w:sz w:val="24"/>
            <w:szCs w:val="24"/>
          </w:rPr>
          <w:delText xml:space="preserve">  </w:delText>
        </w:r>
      </w:del>
      <w:ins w:id="707" w:author="Jordan Wipf" w:date="2018-10-25T20:43:00Z">
        <w:r>
          <w:rPr>
            <w:sz w:val="24"/>
            <w:szCs w:val="24"/>
          </w:rPr>
          <w:t xml:space="preserve"> </w:t>
        </w:r>
      </w:ins>
      <w:r>
        <w:rPr>
          <w:sz w:val="24"/>
          <w:szCs w:val="24"/>
        </w:rPr>
        <w:t xml:space="preserve">behind horizontal trends is that they tend to be constant. Horizontal Trends are not purely horizontal, they are in reality very little upward trending or very little downward trending. The key to this trend is to </w:t>
      </w:r>
      <w:r>
        <w:rPr>
          <w:b/>
          <w:sz w:val="24"/>
          <w:szCs w:val="24"/>
        </w:rPr>
        <w:t>always find horizontal trends with little upward behavior</w:t>
      </w:r>
      <w:r>
        <w:rPr>
          <w:sz w:val="24"/>
          <w:szCs w:val="24"/>
        </w:rPr>
        <w:t>. For now, let us illustrate that with two different investment type, an ETF and a stock.</w:t>
      </w:r>
    </w:p>
    <w:p w14:paraId="36C5EDDD" w14:textId="77777777" w:rsidR="005F2E6A" w:rsidRDefault="005F2E6A">
      <w:pPr>
        <w:spacing w:line="160" w:lineRule="exact"/>
        <w:rPr>
          <w:sz w:val="16"/>
          <w:szCs w:val="16"/>
        </w:rPr>
      </w:pPr>
    </w:p>
    <w:p w14:paraId="6243012A" w14:textId="77777777" w:rsidR="005F2E6A" w:rsidRDefault="00D74886">
      <w:pPr>
        <w:ind w:left="108"/>
      </w:pPr>
      <w:r>
        <w:pict w14:anchorId="62DEB56F">
          <v:shape id="_x0000_i1028" type="#_x0000_t75" style="width:467.4pt;height:131.4pt">
            <v:imagedata r:id="rId22" o:title=""/>
          </v:shape>
        </w:pict>
      </w:r>
    </w:p>
    <w:p w14:paraId="3F9085D8" w14:textId="77777777" w:rsidR="005F2E6A" w:rsidRDefault="005F2E6A">
      <w:pPr>
        <w:spacing w:before="2" w:line="180" w:lineRule="exact"/>
        <w:rPr>
          <w:sz w:val="18"/>
          <w:szCs w:val="18"/>
        </w:rPr>
      </w:pPr>
    </w:p>
    <w:p w14:paraId="266B844A" w14:textId="77777777" w:rsidR="005F2E6A" w:rsidRDefault="00D74886">
      <w:pPr>
        <w:ind w:left="100"/>
      </w:pPr>
      <w:r>
        <w:pict w14:anchorId="14E3464F">
          <v:shape id="_x0000_i1029" type="#_x0000_t75" style="width:459.6pt;height:134.4pt">
            <v:imagedata r:id="rId23" o:title=""/>
          </v:shape>
        </w:pict>
      </w:r>
    </w:p>
    <w:p w14:paraId="05BED60A" w14:textId="77777777" w:rsidR="005F2E6A" w:rsidRDefault="005F2E6A">
      <w:pPr>
        <w:spacing w:before="3" w:line="180" w:lineRule="exact"/>
        <w:rPr>
          <w:sz w:val="18"/>
          <w:szCs w:val="18"/>
        </w:rPr>
      </w:pPr>
    </w:p>
    <w:p w14:paraId="0525F83B" w14:textId="77777777" w:rsidR="005F2E6A" w:rsidRDefault="008D62B3">
      <w:pPr>
        <w:ind w:left="1286"/>
        <w:rPr>
          <w:sz w:val="24"/>
          <w:szCs w:val="24"/>
        </w:rPr>
      </w:pPr>
      <w:r>
        <w:rPr>
          <w:sz w:val="24"/>
          <w:szCs w:val="24"/>
        </w:rPr>
        <w:t>Horizontal Trends for Vanguard and Exxon Mobil at 1 Week and 1 Year</w:t>
      </w:r>
    </w:p>
    <w:p w14:paraId="1CB0A48F" w14:textId="77777777" w:rsidR="005F2E6A" w:rsidRDefault="005F2E6A">
      <w:pPr>
        <w:spacing w:line="180" w:lineRule="exact"/>
        <w:rPr>
          <w:sz w:val="18"/>
          <w:szCs w:val="18"/>
        </w:rPr>
      </w:pPr>
    </w:p>
    <w:p w14:paraId="3FA5D379" w14:textId="77777777" w:rsidR="005F2E6A" w:rsidRDefault="008D62B3">
      <w:pPr>
        <w:spacing w:line="258" w:lineRule="auto"/>
        <w:ind w:left="100" w:right="75"/>
        <w:jc w:val="both"/>
        <w:rPr>
          <w:sz w:val="24"/>
          <w:szCs w:val="24"/>
        </w:rPr>
        <w:sectPr w:rsidR="005F2E6A">
          <w:pgSz w:w="12240" w:h="15840"/>
          <w:pgMar w:top="1380" w:right="1320" w:bottom="280" w:left="1340" w:header="0" w:footer="1040" w:gutter="0"/>
          <w:cols w:space="720"/>
        </w:sectPr>
      </w:pPr>
      <w:r>
        <w:rPr>
          <w:sz w:val="24"/>
          <w:szCs w:val="24"/>
        </w:rPr>
        <w:t xml:space="preserve">To identify a horizontal trend, we first look at the 1-year progress of both Vanguard and Exxon, in which both show a constant (or very little change) stock value. A key personal idea to identify a horizontal trend is looking at </w:t>
      </w:r>
      <w:r>
        <w:rPr>
          <w:b/>
          <w:sz w:val="24"/>
          <w:szCs w:val="24"/>
        </w:rPr>
        <w:t xml:space="preserve">two distant times (in this case, we look at 1 week and at 1 year) and we see how the progress of the stock circles around </w:t>
      </w:r>
      <w:r>
        <w:rPr>
          <w:rFonts w:ascii="Cambria Math" w:eastAsia="Cambria Math" w:hAnsi="Cambria Math" w:cs="Cambria Math"/>
          <w:sz w:val="24"/>
          <w:szCs w:val="24"/>
        </w:rPr>
        <w:t xml:space="preserve">± </w:t>
      </w:r>
      <w:r>
        <w:rPr>
          <w:b/>
          <w:sz w:val="24"/>
          <w:szCs w:val="24"/>
        </w:rPr>
        <w:t xml:space="preserve">5% change (or a small percentage change). This little margin of percentage gives us a good sign of a horizontal trend. </w:t>
      </w:r>
      <w:r>
        <w:rPr>
          <w:sz w:val="24"/>
          <w:szCs w:val="24"/>
        </w:rPr>
        <w:t>However, to verify that the stock is profitable we should focus on a stock that for the long-term has shown a positive increase. Now let us look at Vanguard and Exxon for 5 years.</w:t>
      </w:r>
    </w:p>
    <w:p w14:paraId="57AE9469" w14:textId="77777777" w:rsidR="005F2E6A" w:rsidRDefault="008179B1">
      <w:pPr>
        <w:spacing w:line="200" w:lineRule="exact"/>
      </w:pPr>
      <w:r>
        <w:lastRenderedPageBreak/>
        <w:pict w14:anchorId="6E0CF626">
          <v:group id="_x0000_s1073" style="position:absolute;margin-left:119.25pt;margin-top:1in;width:373.45pt;height:429.3pt;z-index:-1047;mso-position-horizontal-relative:page;mso-position-vertical-relative:page" coordorigin="2385,1440" coordsize="7469,8586">
            <v:shape id="_x0000_s1075" type="#_x0000_t75" style="position:absolute;left:2408;top:1440;width:7424;height:4221">
              <v:imagedata r:id="rId24" o:title=""/>
            </v:shape>
            <v:shape id="_x0000_s1074" type="#_x0000_t75" style="position:absolute;left:2385;top:5692;width:7469;height:4334">
              <v:imagedata r:id="rId25" o:title=""/>
            </v:shape>
            <w10:wrap anchorx="page" anchory="page"/>
          </v:group>
        </w:pict>
      </w:r>
    </w:p>
    <w:p w14:paraId="5F80569C" w14:textId="77777777" w:rsidR="005F2E6A" w:rsidRDefault="005F2E6A">
      <w:pPr>
        <w:spacing w:line="200" w:lineRule="exact"/>
      </w:pPr>
    </w:p>
    <w:p w14:paraId="5987900A" w14:textId="77777777" w:rsidR="005F2E6A" w:rsidRDefault="005F2E6A">
      <w:pPr>
        <w:spacing w:line="200" w:lineRule="exact"/>
      </w:pPr>
    </w:p>
    <w:p w14:paraId="40ADA2A7" w14:textId="77777777" w:rsidR="005F2E6A" w:rsidRDefault="005F2E6A">
      <w:pPr>
        <w:spacing w:line="200" w:lineRule="exact"/>
      </w:pPr>
    </w:p>
    <w:p w14:paraId="6045C465" w14:textId="77777777" w:rsidR="005F2E6A" w:rsidRDefault="005F2E6A">
      <w:pPr>
        <w:spacing w:line="200" w:lineRule="exact"/>
      </w:pPr>
    </w:p>
    <w:p w14:paraId="6F8C4DD3" w14:textId="77777777" w:rsidR="005F2E6A" w:rsidRDefault="005F2E6A">
      <w:pPr>
        <w:spacing w:line="200" w:lineRule="exact"/>
      </w:pPr>
    </w:p>
    <w:p w14:paraId="74929082" w14:textId="77777777" w:rsidR="005F2E6A" w:rsidRDefault="005F2E6A">
      <w:pPr>
        <w:spacing w:line="200" w:lineRule="exact"/>
      </w:pPr>
    </w:p>
    <w:p w14:paraId="35BECAFB" w14:textId="77777777" w:rsidR="005F2E6A" w:rsidRDefault="005F2E6A">
      <w:pPr>
        <w:spacing w:line="200" w:lineRule="exact"/>
      </w:pPr>
    </w:p>
    <w:p w14:paraId="737DCD7B" w14:textId="77777777" w:rsidR="005F2E6A" w:rsidRDefault="005F2E6A">
      <w:pPr>
        <w:spacing w:line="200" w:lineRule="exact"/>
      </w:pPr>
    </w:p>
    <w:p w14:paraId="3C40E0C5" w14:textId="77777777" w:rsidR="005F2E6A" w:rsidRDefault="005F2E6A">
      <w:pPr>
        <w:spacing w:line="200" w:lineRule="exact"/>
      </w:pPr>
    </w:p>
    <w:p w14:paraId="1FFBAD6D" w14:textId="77777777" w:rsidR="005F2E6A" w:rsidRDefault="005F2E6A">
      <w:pPr>
        <w:spacing w:line="200" w:lineRule="exact"/>
      </w:pPr>
    </w:p>
    <w:p w14:paraId="1538E97F" w14:textId="77777777" w:rsidR="005F2E6A" w:rsidRDefault="005F2E6A">
      <w:pPr>
        <w:spacing w:line="200" w:lineRule="exact"/>
      </w:pPr>
    </w:p>
    <w:p w14:paraId="436257C5" w14:textId="77777777" w:rsidR="005F2E6A" w:rsidRDefault="005F2E6A">
      <w:pPr>
        <w:spacing w:line="200" w:lineRule="exact"/>
      </w:pPr>
    </w:p>
    <w:p w14:paraId="2ECE07F8" w14:textId="77777777" w:rsidR="005F2E6A" w:rsidRDefault="005F2E6A">
      <w:pPr>
        <w:spacing w:line="200" w:lineRule="exact"/>
      </w:pPr>
    </w:p>
    <w:p w14:paraId="3114820C" w14:textId="77777777" w:rsidR="005F2E6A" w:rsidRDefault="005F2E6A">
      <w:pPr>
        <w:spacing w:line="200" w:lineRule="exact"/>
      </w:pPr>
    </w:p>
    <w:p w14:paraId="7ACDCEBD" w14:textId="77777777" w:rsidR="005F2E6A" w:rsidRDefault="005F2E6A">
      <w:pPr>
        <w:spacing w:line="200" w:lineRule="exact"/>
      </w:pPr>
    </w:p>
    <w:p w14:paraId="44811455" w14:textId="77777777" w:rsidR="005F2E6A" w:rsidRDefault="005F2E6A">
      <w:pPr>
        <w:spacing w:line="200" w:lineRule="exact"/>
      </w:pPr>
    </w:p>
    <w:p w14:paraId="26F5DB78" w14:textId="77777777" w:rsidR="005F2E6A" w:rsidRDefault="005F2E6A">
      <w:pPr>
        <w:spacing w:line="200" w:lineRule="exact"/>
      </w:pPr>
    </w:p>
    <w:p w14:paraId="40F15539" w14:textId="77777777" w:rsidR="005F2E6A" w:rsidRDefault="005F2E6A">
      <w:pPr>
        <w:spacing w:line="200" w:lineRule="exact"/>
      </w:pPr>
    </w:p>
    <w:p w14:paraId="055F4241" w14:textId="77777777" w:rsidR="005F2E6A" w:rsidRDefault="005F2E6A">
      <w:pPr>
        <w:spacing w:line="200" w:lineRule="exact"/>
      </w:pPr>
    </w:p>
    <w:p w14:paraId="327D6339" w14:textId="77777777" w:rsidR="005F2E6A" w:rsidRDefault="005F2E6A">
      <w:pPr>
        <w:spacing w:line="200" w:lineRule="exact"/>
      </w:pPr>
    </w:p>
    <w:p w14:paraId="0F54509C" w14:textId="77777777" w:rsidR="005F2E6A" w:rsidRDefault="005F2E6A">
      <w:pPr>
        <w:spacing w:line="200" w:lineRule="exact"/>
      </w:pPr>
    </w:p>
    <w:p w14:paraId="30A52E6A" w14:textId="77777777" w:rsidR="005F2E6A" w:rsidRDefault="005F2E6A">
      <w:pPr>
        <w:spacing w:line="200" w:lineRule="exact"/>
      </w:pPr>
    </w:p>
    <w:p w14:paraId="4BF265C2" w14:textId="77777777" w:rsidR="005F2E6A" w:rsidRDefault="005F2E6A">
      <w:pPr>
        <w:spacing w:line="200" w:lineRule="exact"/>
      </w:pPr>
    </w:p>
    <w:p w14:paraId="2D36A7BB" w14:textId="77777777" w:rsidR="005F2E6A" w:rsidRDefault="005F2E6A">
      <w:pPr>
        <w:spacing w:line="200" w:lineRule="exact"/>
      </w:pPr>
    </w:p>
    <w:p w14:paraId="24CD8C20" w14:textId="77777777" w:rsidR="005F2E6A" w:rsidRDefault="005F2E6A">
      <w:pPr>
        <w:spacing w:line="200" w:lineRule="exact"/>
      </w:pPr>
    </w:p>
    <w:p w14:paraId="7C855D45" w14:textId="77777777" w:rsidR="005F2E6A" w:rsidRDefault="005F2E6A">
      <w:pPr>
        <w:spacing w:line="200" w:lineRule="exact"/>
      </w:pPr>
    </w:p>
    <w:p w14:paraId="2358225E" w14:textId="77777777" w:rsidR="005F2E6A" w:rsidRDefault="005F2E6A">
      <w:pPr>
        <w:spacing w:line="200" w:lineRule="exact"/>
      </w:pPr>
    </w:p>
    <w:p w14:paraId="072B4532" w14:textId="77777777" w:rsidR="005F2E6A" w:rsidRDefault="005F2E6A">
      <w:pPr>
        <w:spacing w:line="200" w:lineRule="exact"/>
      </w:pPr>
    </w:p>
    <w:p w14:paraId="220A48DC" w14:textId="77777777" w:rsidR="005F2E6A" w:rsidRDefault="005F2E6A">
      <w:pPr>
        <w:spacing w:line="200" w:lineRule="exact"/>
      </w:pPr>
    </w:p>
    <w:p w14:paraId="7F99F483" w14:textId="77777777" w:rsidR="005F2E6A" w:rsidRDefault="005F2E6A">
      <w:pPr>
        <w:spacing w:line="200" w:lineRule="exact"/>
      </w:pPr>
    </w:p>
    <w:p w14:paraId="50464890" w14:textId="77777777" w:rsidR="005F2E6A" w:rsidRDefault="005F2E6A">
      <w:pPr>
        <w:spacing w:line="200" w:lineRule="exact"/>
      </w:pPr>
    </w:p>
    <w:p w14:paraId="335AA9A2" w14:textId="77777777" w:rsidR="005F2E6A" w:rsidRDefault="005F2E6A">
      <w:pPr>
        <w:spacing w:line="200" w:lineRule="exact"/>
      </w:pPr>
    </w:p>
    <w:p w14:paraId="382A8637" w14:textId="77777777" w:rsidR="005F2E6A" w:rsidRDefault="005F2E6A">
      <w:pPr>
        <w:spacing w:line="200" w:lineRule="exact"/>
      </w:pPr>
    </w:p>
    <w:p w14:paraId="526BC811" w14:textId="77777777" w:rsidR="005F2E6A" w:rsidRDefault="005F2E6A">
      <w:pPr>
        <w:spacing w:line="200" w:lineRule="exact"/>
      </w:pPr>
    </w:p>
    <w:p w14:paraId="0BE71716" w14:textId="77777777" w:rsidR="005F2E6A" w:rsidRDefault="005F2E6A">
      <w:pPr>
        <w:spacing w:line="200" w:lineRule="exact"/>
      </w:pPr>
    </w:p>
    <w:p w14:paraId="3B6D517A" w14:textId="77777777" w:rsidR="005F2E6A" w:rsidRDefault="005F2E6A">
      <w:pPr>
        <w:spacing w:line="200" w:lineRule="exact"/>
      </w:pPr>
    </w:p>
    <w:p w14:paraId="6BDB8EC8" w14:textId="77777777" w:rsidR="005F2E6A" w:rsidRDefault="005F2E6A">
      <w:pPr>
        <w:spacing w:line="200" w:lineRule="exact"/>
      </w:pPr>
    </w:p>
    <w:p w14:paraId="61018A36" w14:textId="77777777" w:rsidR="005F2E6A" w:rsidRDefault="005F2E6A">
      <w:pPr>
        <w:spacing w:line="200" w:lineRule="exact"/>
      </w:pPr>
    </w:p>
    <w:p w14:paraId="132027B1" w14:textId="77777777" w:rsidR="005F2E6A" w:rsidRDefault="005F2E6A">
      <w:pPr>
        <w:spacing w:line="200" w:lineRule="exact"/>
      </w:pPr>
    </w:p>
    <w:p w14:paraId="539F5E42" w14:textId="77777777" w:rsidR="005F2E6A" w:rsidRDefault="005F2E6A">
      <w:pPr>
        <w:spacing w:line="200" w:lineRule="exact"/>
      </w:pPr>
    </w:p>
    <w:p w14:paraId="23EFE338" w14:textId="77777777" w:rsidR="005F2E6A" w:rsidRDefault="005F2E6A">
      <w:pPr>
        <w:spacing w:line="200" w:lineRule="exact"/>
      </w:pPr>
    </w:p>
    <w:p w14:paraId="44EC9BA2" w14:textId="77777777" w:rsidR="005F2E6A" w:rsidRDefault="005F2E6A">
      <w:pPr>
        <w:spacing w:before="19" w:line="280" w:lineRule="exact"/>
        <w:rPr>
          <w:sz w:val="28"/>
          <w:szCs w:val="28"/>
        </w:rPr>
      </w:pPr>
    </w:p>
    <w:p w14:paraId="441B69D9" w14:textId="77777777" w:rsidR="005F2E6A" w:rsidRDefault="008D62B3">
      <w:pPr>
        <w:spacing w:before="29"/>
        <w:ind w:left="2359"/>
        <w:rPr>
          <w:sz w:val="24"/>
          <w:szCs w:val="24"/>
        </w:rPr>
      </w:pPr>
      <w:r>
        <w:rPr>
          <w:sz w:val="24"/>
          <w:szCs w:val="24"/>
        </w:rPr>
        <w:t>Horizontal Trends for Vanguard and Exxon Mobil</w:t>
      </w:r>
    </w:p>
    <w:p w14:paraId="6AB8750F" w14:textId="77777777" w:rsidR="005F2E6A" w:rsidRDefault="005F2E6A">
      <w:pPr>
        <w:spacing w:before="2" w:line="180" w:lineRule="exact"/>
        <w:rPr>
          <w:sz w:val="18"/>
          <w:szCs w:val="18"/>
        </w:rPr>
      </w:pPr>
    </w:p>
    <w:p w14:paraId="416FA860" w14:textId="77777777" w:rsidR="005F2E6A" w:rsidRDefault="008D62B3">
      <w:pPr>
        <w:spacing w:line="258" w:lineRule="auto"/>
        <w:ind w:left="100" w:right="78"/>
        <w:jc w:val="both"/>
        <w:rPr>
          <w:sz w:val="24"/>
          <w:szCs w:val="24"/>
        </w:rPr>
        <w:sectPr w:rsidR="005F2E6A">
          <w:pgSz w:w="12240" w:h="15840"/>
          <w:pgMar w:top="1480" w:right="1320" w:bottom="280" w:left="1340" w:header="0" w:footer="1040" w:gutter="0"/>
          <w:cols w:space="720"/>
        </w:sectPr>
      </w:pPr>
      <w:r>
        <w:rPr>
          <w:sz w:val="24"/>
          <w:szCs w:val="24"/>
        </w:rPr>
        <w:t>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w:t>
      </w:r>
      <w:del w:id="708" w:author="Jordan Wipf" w:date="2018-10-25T20:43:00Z">
        <w:r w:rsidDel="008D62B3">
          <w:rPr>
            <w:sz w:val="24"/>
            <w:szCs w:val="24"/>
          </w:rPr>
          <w:delText xml:space="preserve">  </w:delText>
        </w:r>
      </w:del>
      <w:ins w:id="709" w:author="Jordan Wipf" w:date="2018-10-25T20:43:00Z">
        <w:r>
          <w:rPr>
            <w:sz w:val="24"/>
            <w:szCs w:val="24"/>
          </w:rPr>
          <w:t xml:space="preserve"> </w:t>
        </w:r>
      </w:ins>
      <w:r>
        <w:rPr>
          <w:sz w:val="24"/>
          <w:szCs w:val="24"/>
        </w:rPr>
        <w:t>would</w:t>
      </w:r>
      <w:del w:id="710" w:author="Jordan Wipf" w:date="2018-10-25T20:43:00Z">
        <w:r w:rsidDel="008D62B3">
          <w:rPr>
            <w:sz w:val="24"/>
            <w:szCs w:val="24"/>
          </w:rPr>
          <w:delText xml:space="preserve">  </w:delText>
        </w:r>
      </w:del>
      <w:ins w:id="711" w:author="Jordan Wipf" w:date="2018-10-25T20:43:00Z">
        <w:r>
          <w:rPr>
            <w:sz w:val="24"/>
            <w:szCs w:val="24"/>
          </w:rPr>
          <w:t xml:space="preserve"> </w:t>
        </w:r>
      </w:ins>
      <w:r>
        <w:rPr>
          <w:sz w:val="24"/>
          <w:szCs w:val="24"/>
        </w:rPr>
        <w:t>show</w:t>
      </w:r>
      <w:del w:id="712" w:author="Jordan Wipf" w:date="2018-10-25T20:43:00Z">
        <w:r w:rsidDel="008D62B3">
          <w:rPr>
            <w:sz w:val="24"/>
            <w:szCs w:val="24"/>
          </w:rPr>
          <w:delText xml:space="preserve">  </w:delText>
        </w:r>
      </w:del>
      <w:ins w:id="713" w:author="Jordan Wipf" w:date="2018-10-25T20:43:00Z">
        <w:r>
          <w:rPr>
            <w:sz w:val="24"/>
            <w:szCs w:val="24"/>
          </w:rPr>
          <w:t xml:space="preserve"> </w:t>
        </w:r>
      </w:ins>
      <w:r>
        <w:rPr>
          <w:sz w:val="24"/>
          <w:szCs w:val="24"/>
        </w:rPr>
        <w:t>a</w:t>
      </w:r>
      <w:del w:id="714" w:author="Jordan Wipf" w:date="2018-10-25T20:43:00Z">
        <w:r w:rsidDel="008D62B3">
          <w:rPr>
            <w:sz w:val="24"/>
            <w:szCs w:val="24"/>
          </w:rPr>
          <w:delText xml:space="preserve">  </w:delText>
        </w:r>
      </w:del>
      <w:ins w:id="715" w:author="Jordan Wipf" w:date="2018-10-25T20:43:00Z">
        <w:r>
          <w:rPr>
            <w:sz w:val="24"/>
            <w:szCs w:val="24"/>
          </w:rPr>
          <w:t xml:space="preserve"> </w:t>
        </w:r>
      </w:ins>
      <w:r>
        <w:rPr>
          <w:sz w:val="24"/>
          <w:szCs w:val="24"/>
        </w:rPr>
        <w:t>higher</w:t>
      </w:r>
      <w:del w:id="716" w:author="Jordan Wipf" w:date="2018-10-25T20:43:00Z">
        <w:r w:rsidDel="008D62B3">
          <w:rPr>
            <w:sz w:val="24"/>
            <w:szCs w:val="24"/>
          </w:rPr>
          <w:delText xml:space="preserve">  </w:delText>
        </w:r>
      </w:del>
      <w:ins w:id="717" w:author="Jordan Wipf" w:date="2018-10-25T20:43:00Z">
        <w:r>
          <w:rPr>
            <w:sz w:val="24"/>
            <w:szCs w:val="24"/>
          </w:rPr>
          <w:t xml:space="preserve"> </w:t>
        </w:r>
      </w:ins>
      <w:r>
        <w:rPr>
          <w:sz w:val="24"/>
          <w:szCs w:val="24"/>
        </w:rPr>
        <w:t>rate</w:t>
      </w:r>
      <w:del w:id="718" w:author="Jordan Wipf" w:date="2018-10-25T20:43:00Z">
        <w:r w:rsidDel="008D62B3">
          <w:rPr>
            <w:sz w:val="24"/>
            <w:szCs w:val="24"/>
          </w:rPr>
          <w:delText xml:space="preserve">  </w:delText>
        </w:r>
      </w:del>
      <w:ins w:id="719" w:author="Jordan Wipf" w:date="2018-10-25T20:43:00Z">
        <w:r>
          <w:rPr>
            <w:sz w:val="24"/>
            <w:szCs w:val="24"/>
          </w:rPr>
          <w:t xml:space="preserve"> </w:t>
        </w:r>
      </w:ins>
      <w:r>
        <w:rPr>
          <w:sz w:val="24"/>
          <w:szCs w:val="24"/>
        </w:rPr>
        <w:t>than</w:t>
      </w:r>
      <w:del w:id="720" w:author="Jordan Wipf" w:date="2018-10-25T20:43:00Z">
        <w:r w:rsidDel="008D62B3">
          <w:rPr>
            <w:sz w:val="24"/>
            <w:szCs w:val="24"/>
          </w:rPr>
          <w:delText xml:space="preserve">  </w:delText>
        </w:r>
      </w:del>
      <w:ins w:id="721" w:author="Jordan Wipf" w:date="2018-10-25T20:43:00Z">
        <w:r>
          <w:rPr>
            <w:sz w:val="24"/>
            <w:szCs w:val="24"/>
          </w:rPr>
          <w:t xml:space="preserve"> </w:t>
        </w:r>
      </w:ins>
      <w:r>
        <w:rPr>
          <w:sz w:val="24"/>
          <w:szCs w:val="24"/>
        </w:rPr>
        <w:t>Exxon on</w:t>
      </w:r>
      <w:del w:id="722" w:author="Jordan Wipf" w:date="2018-10-25T20:43:00Z">
        <w:r w:rsidDel="008D62B3">
          <w:rPr>
            <w:sz w:val="24"/>
            <w:szCs w:val="24"/>
          </w:rPr>
          <w:delText xml:space="preserve">  </w:delText>
        </w:r>
      </w:del>
      <w:ins w:id="723" w:author="Jordan Wipf" w:date="2018-10-25T20:43:00Z">
        <w:r>
          <w:rPr>
            <w:sz w:val="24"/>
            <w:szCs w:val="24"/>
          </w:rPr>
          <w:t xml:space="preserve"> </w:t>
        </w:r>
      </w:ins>
      <w:r>
        <w:rPr>
          <w:sz w:val="24"/>
          <w:szCs w:val="24"/>
        </w:rPr>
        <w:t>the</w:t>
      </w:r>
      <w:del w:id="724" w:author="Jordan Wipf" w:date="2018-10-25T20:43:00Z">
        <w:r w:rsidDel="008D62B3">
          <w:rPr>
            <w:sz w:val="24"/>
            <w:szCs w:val="24"/>
          </w:rPr>
          <w:delText xml:space="preserve">  </w:delText>
        </w:r>
      </w:del>
      <w:ins w:id="725" w:author="Jordan Wipf" w:date="2018-10-25T20:43:00Z">
        <w:r>
          <w:rPr>
            <w:sz w:val="24"/>
            <w:szCs w:val="24"/>
          </w:rPr>
          <w:t xml:space="preserve"> </w:t>
        </w:r>
      </w:ins>
      <w:r>
        <w:rPr>
          <w:sz w:val="24"/>
          <w:szCs w:val="24"/>
        </w:rPr>
        <w:t>long-term</w:t>
      </w:r>
      <w:del w:id="726" w:author="Jordan Wipf" w:date="2018-10-25T20:43:00Z">
        <w:r w:rsidDel="008D62B3">
          <w:rPr>
            <w:sz w:val="24"/>
            <w:szCs w:val="24"/>
          </w:rPr>
          <w:delText xml:space="preserve">  </w:delText>
        </w:r>
      </w:del>
      <w:ins w:id="727" w:author="Jordan Wipf" w:date="2018-10-25T20:43:00Z">
        <w:r>
          <w:rPr>
            <w:sz w:val="24"/>
            <w:szCs w:val="24"/>
          </w:rPr>
          <w:t xml:space="preserve"> </w:t>
        </w:r>
      </w:ins>
      <w:r>
        <w:rPr>
          <w:sz w:val="24"/>
          <w:szCs w:val="24"/>
        </w:rPr>
        <w:t>investments.</w:t>
      </w:r>
      <w:del w:id="728" w:author="Jordan Wipf" w:date="2018-10-25T20:43:00Z">
        <w:r w:rsidDel="008D62B3">
          <w:rPr>
            <w:sz w:val="24"/>
            <w:szCs w:val="24"/>
          </w:rPr>
          <w:delText xml:space="preserve">  </w:delText>
        </w:r>
      </w:del>
      <w:ins w:id="729" w:author="Jordan Wipf" w:date="2018-10-25T20:43:00Z">
        <w:r>
          <w:rPr>
            <w:sz w:val="24"/>
            <w:szCs w:val="24"/>
          </w:rPr>
          <w:t xml:space="preserve"> </w:t>
        </w:r>
      </w:ins>
      <w:r>
        <w:rPr>
          <w:sz w:val="24"/>
          <w:szCs w:val="24"/>
        </w:rPr>
        <w:t>Note</w:t>
      </w:r>
      <w:del w:id="730" w:author="Jordan Wipf" w:date="2018-10-25T20:43:00Z">
        <w:r w:rsidDel="008D62B3">
          <w:rPr>
            <w:sz w:val="24"/>
            <w:szCs w:val="24"/>
          </w:rPr>
          <w:delText xml:space="preserve">  </w:delText>
        </w:r>
      </w:del>
      <w:ins w:id="731" w:author="Jordan Wipf" w:date="2018-10-25T20:43:00Z">
        <w:r>
          <w:rPr>
            <w:sz w:val="24"/>
            <w:szCs w:val="24"/>
          </w:rPr>
          <w:t xml:space="preserve"> </w:t>
        </w:r>
      </w:ins>
      <w:r>
        <w:rPr>
          <w:sz w:val="24"/>
          <w:szCs w:val="24"/>
        </w:rPr>
        <w:t>how</w:t>
      </w:r>
      <w:del w:id="732" w:author="Jordan Wipf" w:date="2018-10-25T20:43:00Z">
        <w:r w:rsidDel="008D62B3">
          <w:rPr>
            <w:sz w:val="24"/>
            <w:szCs w:val="24"/>
          </w:rPr>
          <w:delText xml:space="preserve">  </w:delText>
        </w:r>
      </w:del>
      <w:ins w:id="733" w:author="Jordan Wipf" w:date="2018-10-25T20:43:00Z">
        <w:r>
          <w:rPr>
            <w:sz w:val="24"/>
            <w:szCs w:val="24"/>
          </w:rPr>
          <w:t xml:space="preserve"> </w:t>
        </w:r>
      </w:ins>
      <w:r>
        <w:rPr>
          <w:sz w:val="24"/>
          <w:szCs w:val="24"/>
        </w:rPr>
        <w:t>this analysis worked for both an ETF and a Stock.</w:t>
      </w:r>
    </w:p>
    <w:p w14:paraId="739B423D" w14:textId="77777777" w:rsidR="005F2E6A" w:rsidRDefault="008D62B3">
      <w:pPr>
        <w:spacing w:before="59"/>
        <w:ind w:left="100" w:right="5535"/>
        <w:jc w:val="both"/>
        <w:rPr>
          <w:sz w:val="32"/>
          <w:szCs w:val="32"/>
        </w:rPr>
      </w:pPr>
      <w:r>
        <w:rPr>
          <w:b/>
          <w:color w:val="0099CC"/>
          <w:w w:val="99"/>
          <w:sz w:val="32"/>
          <w:szCs w:val="32"/>
        </w:rPr>
        <w:lastRenderedPageBreak/>
        <w:t>Smaller</w:t>
      </w:r>
      <w:r>
        <w:rPr>
          <w:b/>
          <w:color w:val="0099CC"/>
          <w:sz w:val="32"/>
          <w:szCs w:val="32"/>
        </w:rPr>
        <w:t xml:space="preserve"> </w:t>
      </w:r>
      <w:r>
        <w:rPr>
          <w:b/>
          <w:color w:val="0099CC"/>
          <w:w w:val="99"/>
          <w:sz w:val="32"/>
          <w:szCs w:val="32"/>
        </w:rPr>
        <w:t>Time</w:t>
      </w:r>
      <w:r>
        <w:rPr>
          <w:b/>
          <w:color w:val="0099CC"/>
          <w:sz w:val="32"/>
          <w:szCs w:val="32"/>
        </w:rPr>
        <w:t xml:space="preserve"> </w:t>
      </w:r>
      <w:r>
        <w:rPr>
          <w:b/>
          <w:color w:val="0099CC"/>
          <w:w w:val="99"/>
          <w:sz w:val="32"/>
          <w:szCs w:val="32"/>
        </w:rPr>
        <w:t>Frame</w:t>
      </w:r>
      <w:r>
        <w:rPr>
          <w:b/>
          <w:color w:val="0099CC"/>
          <w:sz w:val="32"/>
          <w:szCs w:val="32"/>
        </w:rPr>
        <w:t xml:space="preserve"> </w:t>
      </w:r>
      <w:r>
        <w:rPr>
          <w:b/>
          <w:color w:val="0099CC"/>
          <w:w w:val="99"/>
          <w:sz w:val="32"/>
          <w:szCs w:val="32"/>
        </w:rPr>
        <w:t>Trends</w:t>
      </w:r>
    </w:p>
    <w:p w14:paraId="2649166C" w14:textId="77777777" w:rsidR="005F2E6A" w:rsidRDefault="008D62B3">
      <w:pPr>
        <w:spacing w:before="28" w:line="260" w:lineRule="auto"/>
        <w:ind w:left="100" w:right="75"/>
        <w:jc w:val="both"/>
        <w:rPr>
          <w:sz w:val="24"/>
          <w:szCs w:val="24"/>
        </w:rPr>
      </w:pPr>
      <w:r>
        <w:rPr>
          <w:sz w:val="24"/>
          <w:szCs w:val="24"/>
        </w:rPr>
        <w:t>Depending on the amount of time history that</w:t>
      </w:r>
      <w:del w:id="734" w:author="Jordan Wipf" w:date="2018-10-25T20:43:00Z">
        <w:r w:rsidDel="008D62B3">
          <w:rPr>
            <w:sz w:val="24"/>
            <w:szCs w:val="24"/>
          </w:rPr>
          <w:delText xml:space="preserve">  </w:delText>
        </w:r>
      </w:del>
      <w:ins w:id="735" w:author="Jordan Wipf" w:date="2018-10-25T20:43:00Z">
        <w:r>
          <w:rPr>
            <w:sz w:val="24"/>
            <w:szCs w:val="24"/>
          </w:rPr>
          <w:t xml:space="preserve"> </w:t>
        </w:r>
      </w:ins>
      <w:r>
        <w:rPr>
          <w:sz w:val="24"/>
          <w:szCs w:val="24"/>
        </w:rPr>
        <w:t>you are looking, stock price can show different behavior. Taking Exxon for example:</w:t>
      </w:r>
    </w:p>
    <w:p w14:paraId="5CEDF53D" w14:textId="77777777" w:rsidR="005F2E6A" w:rsidRDefault="005F2E6A">
      <w:pPr>
        <w:spacing w:before="8" w:line="140" w:lineRule="exact"/>
        <w:rPr>
          <w:sz w:val="15"/>
          <w:szCs w:val="15"/>
        </w:rPr>
      </w:pPr>
    </w:p>
    <w:p w14:paraId="2FE6145B" w14:textId="77777777" w:rsidR="005F2E6A" w:rsidRDefault="00D74886">
      <w:pPr>
        <w:ind w:left="1344"/>
      </w:pPr>
      <w:r>
        <w:pict w14:anchorId="024C0B84">
          <v:shape id="_x0000_i1030" type="#_x0000_t75" style="width:343.2pt;height:198.6pt">
            <v:imagedata r:id="rId26" o:title=""/>
          </v:shape>
        </w:pict>
      </w:r>
    </w:p>
    <w:p w14:paraId="28A7AFD1" w14:textId="77777777" w:rsidR="005F2E6A" w:rsidRDefault="005F2E6A">
      <w:pPr>
        <w:spacing w:before="2" w:line="180" w:lineRule="exact"/>
        <w:rPr>
          <w:sz w:val="18"/>
          <w:szCs w:val="18"/>
        </w:rPr>
      </w:pPr>
    </w:p>
    <w:p w14:paraId="4410A6B7" w14:textId="77777777" w:rsidR="005F2E6A" w:rsidRDefault="008D62B3">
      <w:pPr>
        <w:ind w:left="3272" w:right="3290"/>
        <w:jc w:val="center"/>
        <w:rPr>
          <w:sz w:val="24"/>
          <w:szCs w:val="24"/>
        </w:rPr>
      </w:pPr>
      <w:r>
        <w:rPr>
          <w:sz w:val="24"/>
          <w:szCs w:val="24"/>
        </w:rPr>
        <w:t>Exxon Mobil – 1 Year History</w:t>
      </w:r>
    </w:p>
    <w:p w14:paraId="4DD88063" w14:textId="77777777" w:rsidR="005F2E6A" w:rsidRDefault="005F2E6A">
      <w:pPr>
        <w:spacing w:before="2" w:line="180" w:lineRule="exact"/>
        <w:rPr>
          <w:sz w:val="18"/>
          <w:szCs w:val="18"/>
        </w:rPr>
      </w:pPr>
    </w:p>
    <w:p w14:paraId="05C241DE" w14:textId="77777777" w:rsidR="005F2E6A" w:rsidRDefault="008D62B3">
      <w:pPr>
        <w:spacing w:line="258" w:lineRule="auto"/>
        <w:ind w:left="100" w:right="75"/>
        <w:jc w:val="both"/>
        <w:rPr>
          <w:sz w:val="24"/>
          <w:szCs w:val="24"/>
        </w:rPr>
      </w:pPr>
      <w:r>
        <w:rPr>
          <w:sz w:val="24"/>
          <w:szCs w:val="24"/>
        </w:rP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Pr>
          <w:b/>
          <w:sz w:val="24"/>
          <w:szCs w:val="24"/>
          <w:u w:val="thick" w:color="000000"/>
        </w:rPr>
        <w:t>So many investors decide to break the history of stock prices into smaller sections to</w:t>
      </w:r>
      <w:r>
        <w:rPr>
          <w:b/>
          <w:sz w:val="24"/>
          <w:szCs w:val="24"/>
        </w:rPr>
        <w:t xml:space="preserve"> </w:t>
      </w:r>
      <w:r>
        <w:rPr>
          <w:b/>
          <w:sz w:val="24"/>
          <w:szCs w:val="24"/>
          <w:u w:val="thick" w:color="000000"/>
        </w:rPr>
        <w:t>predict patterns at smaller time frames.</w:t>
      </w:r>
    </w:p>
    <w:p w14:paraId="08658458" w14:textId="77777777" w:rsidR="005F2E6A" w:rsidRDefault="005F2E6A">
      <w:pPr>
        <w:spacing w:before="2" w:line="160" w:lineRule="exact"/>
        <w:rPr>
          <w:sz w:val="16"/>
          <w:szCs w:val="16"/>
        </w:rPr>
      </w:pPr>
    </w:p>
    <w:p w14:paraId="3992DB44" w14:textId="77777777" w:rsidR="005F2E6A" w:rsidRDefault="008D62B3">
      <w:pPr>
        <w:spacing w:line="259" w:lineRule="auto"/>
        <w:ind w:left="100" w:right="79"/>
        <w:jc w:val="both"/>
        <w:rPr>
          <w:sz w:val="24"/>
          <w:szCs w:val="24"/>
        </w:rPr>
      </w:pPr>
      <w:r>
        <w:rPr>
          <w:sz w:val="24"/>
          <w:szCs w:val="24"/>
        </w:rPr>
        <w:t xml:space="preserve">However, this is mainly done for other types of trading such as day trading or swing trading. </w:t>
      </w:r>
      <w:r>
        <w:rPr>
          <w:b/>
          <w:sz w:val="24"/>
          <w:szCs w:val="24"/>
          <w:u w:val="thick" w:color="000000"/>
        </w:rPr>
        <w:t>By</w:t>
      </w:r>
      <w:r>
        <w:rPr>
          <w:b/>
          <w:sz w:val="24"/>
          <w:szCs w:val="24"/>
        </w:rPr>
        <w:t xml:space="preserve"> </w:t>
      </w:r>
      <w:r>
        <w:rPr>
          <w:b/>
          <w:sz w:val="24"/>
          <w:szCs w:val="24"/>
          <w:u w:val="thick" w:color="000000"/>
        </w:rPr>
        <w:t>looking at the overall trend of a large span of time, we stop worrying about what happened</w:t>
      </w:r>
      <w:r>
        <w:rPr>
          <w:b/>
          <w:sz w:val="24"/>
          <w:szCs w:val="24"/>
        </w:rPr>
        <w:t xml:space="preserve"> </w:t>
      </w:r>
      <w:r>
        <w:rPr>
          <w:b/>
          <w:sz w:val="24"/>
          <w:szCs w:val="24"/>
          <w:u w:val="thick" w:color="000000"/>
        </w:rPr>
        <w:t>in between.</w:t>
      </w:r>
      <w:r>
        <w:rPr>
          <w:b/>
          <w:sz w:val="24"/>
          <w:szCs w:val="24"/>
        </w:rPr>
        <w:t xml:space="preserve"> </w:t>
      </w:r>
      <w:r>
        <w:rPr>
          <w:sz w:val="24"/>
          <w:szCs w:val="24"/>
        </w:rPr>
        <w:t xml:space="preserve">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t>
      </w:r>
      <w:r>
        <w:rPr>
          <w:color w:val="00AFEF"/>
          <w:sz w:val="24"/>
          <w:szCs w:val="24"/>
        </w:rPr>
        <w:t>Suggested Readings</w:t>
      </w:r>
      <w:r>
        <w:rPr>
          <w:color w:val="000000"/>
          <w:sz w:val="24"/>
          <w:szCs w:val="24"/>
        </w:rPr>
        <w:t>.</w:t>
      </w:r>
    </w:p>
    <w:p w14:paraId="51F29B7D" w14:textId="77777777" w:rsidR="005F2E6A" w:rsidRDefault="005F2E6A">
      <w:pPr>
        <w:spacing w:before="9" w:line="140" w:lineRule="exact"/>
        <w:rPr>
          <w:sz w:val="15"/>
          <w:szCs w:val="15"/>
        </w:rPr>
      </w:pPr>
    </w:p>
    <w:p w14:paraId="6343F7CE" w14:textId="77777777" w:rsidR="005F2E6A" w:rsidRDefault="008D62B3">
      <w:pPr>
        <w:spacing w:line="260" w:lineRule="auto"/>
        <w:ind w:left="100" w:right="83"/>
        <w:jc w:val="both"/>
        <w:rPr>
          <w:sz w:val="24"/>
          <w:szCs w:val="24"/>
        </w:rPr>
        <w:sectPr w:rsidR="005F2E6A">
          <w:pgSz w:w="12240" w:h="15840"/>
          <w:pgMar w:top="1380" w:right="1320" w:bottom="280" w:left="1340" w:header="0" w:footer="1040" w:gutter="0"/>
          <w:cols w:space="720"/>
        </w:sectPr>
      </w:pPr>
      <w:r>
        <w:rPr>
          <w:sz w:val="24"/>
          <w:szCs w:val="24"/>
        </w:rPr>
        <w:t>One big advantage of splitting the graph in smaller time frames is that we can identify what is the behavior of the stock during specific time periods. This brings to the next main topic.</w:t>
      </w:r>
    </w:p>
    <w:p w14:paraId="41867B2B" w14:textId="77777777" w:rsidR="005F2E6A" w:rsidRDefault="008D62B3">
      <w:pPr>
        <w:spacing w:before="59"/>
        <w:ind w:left="100" w:right="6412"/>
        <w:jc w:val="both"/>
        <w:rPr>
          <w:sz w:val="32"/>
          <w:szCs w:val="32"/>
        </w:rPr>
      </w:pPr>
      <w:r>
        <w:rPr>
          <w:b/>
          <w:color w:val="0099CC"/>
          <w:w w:val="99"/>
          <w:sz w:val="32"/>
          <w:szCs w:val="32"/>
        </w:rPr>
        <w:lastRenderedPageBreak/>
        <w:t>What</w:t>
      </w:r>
      <w:r>
        <w:rPr>
          <w:b/>
          <w:color w:val="0099CC"/>
          <w:sz w:val="32"/>
          <w:szCs w:val="32"/>
        </w:rPr>
        <w:t xml:space="preserve"> </w:t>
      </w:r>
      <w:r>
        <w:rPr>
          <w:b/>
          <w:color w:val="0099CC"/>
          <w:w w:val="99"/>
          <w:sz w:val="32"/>
          <w:szCs w:val="32"/>
        </w:rPr>
        <w:t>Affects</w:t>
      </w:r>
      <w:r>
        <w:rPr>
          <w:b/>
          <w:color w:val="0099CC"/>
          <w:sz w:val="32"/>
          <w:szCs w:val="32"/>
        </w:rPr>
        <w:t xml:space="preserve"> </w:t>
      </w:r>
      <w:r>
        <w:rPr>
          <w:b/>
          <w:color w:val="0099CC"/>
          <w:w w:val="99"/>
          <w:sz w:val="32"/>
          <w:szCs w:val="32"/>
        </w:rPr>
        <w:t>Trends?</w:t>
      </w:r>
    </w:p>
    <w:p w14:paraId="5F2FF896" w14:textId="77777777" w:rsidR="005F2E6A" w:rsidRDefault="008D62B3">
      <w:pPr>
        <w:spacing w:before="28" w:line="260" w:lineRule="auto"/>
        <w:ind w:left="100" w:right="77"/>
        <w:jc w:val="both"/>
        <w:rPr>
          <w:sz w:val="24"/>
          <w:szCs w:val="24"/>
        </w:rPr>
      </w:pPr>
      <w:r>
        <w:rPr>
          <w:sz w:val="24"/>
          <w:szCs w:val="24"/>
        </w:rPr>
        <w:t xml:space="preserve">Just because we identify a trend does not mean that it will always stay that way. Sometimes the trends are affected for specific events that many people are not aware of. </w:t>
      </w:r>
      <w:commentRangeStart w:id="736"/>
      <w:r>
        <w:rPr>
          <w:b/>
          <w:sz w:val="24"/>
          <w:szCs w:val="24"/>
          <w:u w:val="thick" w:color="000000"/>
        </w:rPr>
        <w:t>It is important to note</w:t>
      </w:r>
    </w:p>
    <w:p w14:paraId="4E6075C6" w14:textId="77777777" w:rsidR="005F2E6A" w:rsidRDefault="008D62B3">
      <w:pPr>
        <w:spacing w:line="260" w:lineRule="exact"/>
        <w:ind w:left="100" w:right="79"/>
        <w:jc w:val="both"/>
        <w:rPr>
          <w:sz w:val="24"/>
          <w:szCs w:val="24"/>
        </w:rPr>
      </w:pPr>
      <w:r>
        <w:rPr>
          <w:b/>
          <w:sz w:val="24"/>
          <w:szCs w:val="24"/>
          <w:u w:val="thick" w:color="000000"/>
        </w:rPr>
        <w:t xml:space="preserve"> that</w:t>
      </w:r>
      <w:del w:id="737" w:author="Jordan Wipf" w:date="2018-10-25T20:43:00Z">
        <w:r w:rsidDel="008D62B3">
          <w:rPr>
            <w:b/>
            <w:sz w:val="24"/>
            <w:szCs w:val="24"/>
            <w:u w:val="thick" w:color="000000"/>
          </w:rPr>
          <w:delText xml:space="preserve">  </w:delText>
        </w:r>
      </w:del>
      <w:ins w:id="738" w:author="Jordan Wipf" w:date="2018-10-25T20:43:00Z">
        <w:r>
          <w:rPr>
            <w:b/>
            <w:sz w:val="24"/>
            <w:szCs w:val="24"/>
            <w:u w:val="thick" w:color="000000"/>
          </w:rPr>
          <w:t xml:space="preserve"> </w:t>
        </w:r>
      </w:ins>
      <w:r>
        <w:rPr>
          <w:b/>
          <w:sz w:val="24"/>
          <w:szCs w:val="24"/>
          <w:u w:val="thick" w:color="000000"/>
        </w:rPr>
        <w:t>a</w:t>
      </w:r>
      <w:del w:id="739" w:author="Jordan Wipf" w:date="2018-10-25T20:43:00Z">
        <w:r w:rsidDel="008D62B3">
          <w:rPr>
            <w:b/>
            <w:sz w:val="24"/>
            <w:szCs w:val="24"/>
            <w:u w:val="thick" w:color="000000"/>
          </w:rPr>
          <w:delText xml:space="preserve">  </w:delText>
        </w:r>
      </w:del>
      <w:ins w:id="740" w:author="Jordan Wipf" w:date="2018-10-25T20:43:00Z">
        <w:r>
          <w:rPr>
            <w:b/>
            <w:sz w:val="24"/>
            <w:szCs w:val="24"/>
            <w:u w:val="thick" w:color="000000"/>
          </w:rPr>
          <w:t xml:space="preserve"> </w:t>
        </w:r>
      </w:ins>
      <w:r>
        <w:rPr>
          <w:b/>
          <w:sz w:val="24"/>
          <w:szCs w:val="24"/>
          <w:u w:val="thick" w:color="000000"/>
        </w:rPr>
        <w:t>stock ’s</w:t>
      </w:r>
      <w:del w:id="741" w:author="Jordan Wipf" w:date="2018-10-25T20:43:00Z">
        <w:r w:rsidDel="008D62B3">
          <w:rPr>
            <w:b/>
            <w:sz w:val="24"/>
            <w:szCs w:val="24"/>
            <w:u w:val="thick" w:color="000000"/>
          </w:rPr>
          <w:delText xml:space="preserve">  </w:delText>
        </w:r>
      </w:del>
      <w:ins w:id="742" w:author="Jordan Wipf" w:date="2018-10-25T20:43:00Z">
        <w:r>
          <w:rPr>
            <w:b/>
            <w:sz w:val="24"/>
            <w:szCs w:val="24"/>
            <w:u w:val="thick" w:color="000000"/>
          </w:rPr>
          <w:t xml:space="preserve"> </w:t>
        </w:r>
      </w:ins>
      <w:proofErr w:type="spellStart"/>
      <w:r>
        <w:rPr>
          <w:b/>
          <w:sz w:val="24"/>
          <w:szCs w:val="24"/>
          <w:u w:val="thick" w:color="000000"/>
        </w:rPr>
        <w:t>valu</w:t>
      </w:r>
      <w:proofErr w:type="spellEnd"/>
      <w:r>
        <w:rPr>
          <w:b/>
          <w:sz w:val="24"/>
          <w:szCs w:val="24"/>
          <w:u w:val="thick" w:color="000000"/>
        </w:rPr>
        <w:t xml:space="preserve"> e</w:t>
      </w:r>
      <w:del w:id="743" w:author="Jordan Wipf" w:date="2018-10-25T20:43:00Z">
        <w:r w:rsidDel="008D62B3">
          <w:rPr>
            <w:b/>
            <w:sz w:val="24"/>
            <w:szCs w:val="24"/>
            <w:u w:val="thick" w:color="000000"/>
          </w:rPr>
          <w:delText xml:space="preserve">  </w:delText>
        </w:r>
      </w:del>
      <w:ins w:id="744" w:author="Jordan Wipf" w:date="2018-10-25T20:43:00Z">
        <w:r>
          <w:rPr>
            <w:b/>
            <w:sz w:val="24"/>
            <w:szCs w:val="24"/>
            <w:u w:val="thick" w:color="000000"/>
          </w:rPr>
          <w:t xml:space="preserve"> </w:t>
        </w:r>
      </w:ins>
      <w:r>
        <w:rPr>
          <w:b/>
          <w:sz w:val="24"/>
          <w:szCs w:val="24"/>
          <w:u w:val="thick" w:color="000000"/>
        </w:rPr>
        <w:t xml:space="preserve">ref </w:t>
      </w:r>
      <w:proofErr w:type="spellStart"/>
      <w:r>
        <w:rPr>
          <w:b/>
          <w:sz w:val="24"/>
          <w:szCs w:val="24"/>
          <w:u w:val="thick" w:color="000000"/>
        </w:rPr>
        <w:t>lects</w:t>
      </w:r>
      <w:proofErr w:type="spellEnd"/>
      <w:del w:id="745" w:author="Jordan Wipf" w:date="2018-10-25T20:43:00Z">
        <w:r w:rsidDel="008D62B3">
          <w:rPr>
            <w:b/>
            <w:sz w:val="24"/>
            <w:szCs w:val="24"/>
            <w:u w:val="thick" w:color="000000"/>
          </w:rPr>
          <w:delText xml:space="preserve">  </w:delText>
        </w:r>
      </w:del>
      <w:ins w:id="746" w:author="Jordan Wipf" w:date="2018-10-25T20:43:00Z">
        <w:r>
          <w:rPr>
            <w:b/>
            <w:sz w:val="24"/>
            <w:szCs w:val="24"/>
            <w:u w:val="thick" w:color="000000"/>
          </w:rPr>
          <w:t xml:space="preserve"> </w:t>
        </w:r>
      </w:ins>
      <w:r>
        <w:rPr>
          <w:b/>
          <w:sz w:val="24"/>
          <w:szCs w:val="24"/>
          <w:u w:val="thick" w:color="000000"/>
        </w:rPr>
        <w:t>h ow</w:t>
      </w:r>
      <w:del w:id="747" w:author="Jordan Wipf" w:date="2018-10-25T20:43:00Z">
        <w:r w:rsidDel="008D62B3">
          <w:rPr>
            <w:b/>
            <w:sz w:val="24"/>
            <w:szCs w:val="24"/>
            <w:u w:val="thick" w:color="000000"/>
          </w:rPr>
          <w:delText xml:space="preserve">  </w:delText>
        </w:r>
      </w:del>
      <w:ins w:id="748" w:author="Jordan Wipf" w:date="2018-10-25T20:43:00Z">
        <w:r>
          <w:rPr>
            <w:b/>
            <w:sz w:val="24"/>
            <w:szCs w:val="24"/>
            <w:u w:val="thick" w:color="000000"/>
          </w:rPr>
          <w:t xml:space="preserve"> </w:t>
        </w:r>
      </w:ins>
      <w:r>
        <w:rPr>
          <w:b/>
          <w:sz w:val="24"/>
          <w:szCs w:val="24"/>
          <w:u w:val="thick" w:color="000000"/>
        </w:rPr>
        <w:t>w ell</w:t>
      </w:r>
      <w:del w:id="749" w:author="Jordan Wipf" w:date="2018-10-25T20:43:00Z">
        <w:r w:rsidDel="008D62B3">
          <w:rPr>
            <w:b/>
            <w:sz w:val="24"/>
            <w:szCs w:val="24"/>
            <w:u w:val="thick" w:color="000000"/>
          </w:rPr>
          <w:delText xml:space="preserve">  </w:delText>
        </w:r>
      </w:del>
      <w:ins w:id="750" w:author="Jordan Wipf" w:date="2018-10-25T20:43:00Z">
        <w:r>
          <w:rPr>
            <w:b/>
            <w:sz w:val="24"/>
            <w:szCs w:val="24"/>
            <w:u w:val="thick" w:color="000000"/>
          </w:rPr>
          <w:t xml:space="preserve"> </w:t>
        </w:r>
      </w:ins>
      <w:r>
        <w:rPr>
          <w:b/>
          <w:sz w:val="24"/>
          <w:szCs w:val="24"/>
          <w:u w:val="thick" w:color="000000"/>
        </w:rPr>
        <w:t>a</w:t>
      </w:r>
      <w:del w:id="751" w:author="Jordan Wipf" w:date="2018-10-25T20:43:00Z">
        <w:r w:rsidDel="008D62B3">
          <w:rPr>
            <w:b/>
            <w:sz w:val="24"/>
            <w:szCs w:val="24"/>
            <w:u w:val="thick" w:color="000000"/>
          </w:rPr>
          <w:delText xml:space="preserve">  </w:delText>
        </w:r>
      </w:del>
      <w:ins w:id="752" w:author="Jordan Wipf" w:date="2018-10-25T20:43:00Z">
        <w:r>
          <w:rPr>
            <w:b/>
            <w:sz w:val="24"/>
            <w:szCs w:val="24"/>
            <w:u w:val="thick" w:color="000000"/>
          </w:rPr>
          <w:t xml:space="preserve"> </w:t>
        </w:r>
      </w:ins>
      <w:r>
        <w:rPr>
          <w:b/>
          <w:sz w:val="24"/>
          <w:szCs w:val="24"/>
          <w:u w:val="thick" w:color="000000"/>
        </w:rPr>
        <w:t>comp an y</w:t>
      </w:r>
      <w:del w:id="753" w:author="Jordan Wipf" w:date="2018-10-25T20:43:00Z">
        <w:r w:rsidDel="008D62B3">
          <w:rPr>
            <w:b/>
            <w:sz w:val="24"/>
            <w:szCs w:val="24"/>
            <w:u w:val="thick" w:color="000000"/>
          </w:rPr>
          <w:delText xml:space="preserve">  </w:delText>
        </w:r>
      </w:del>
      <w:ins w:id="754" w:author="Jordan Wipf" w:date="2018-10-25T20:43:00Z">
        <w:r>
          <w:rPr>
            <w:b/>
            <w:sz w:val="24"/>
            <w:szCs w:val="24"/>
            <w:u w:val="thick" w:color="000000"/>
          </w:rPr>
          <w:t xml:space="preserve"> </w:t>
        </w:r>
      </w:ins>
      <w:r>
        <w:rPr>
          <w:b/>
          <w:sz w:val="24"/>
          <w:szCs w:val="24"/>
          <w:u w:val="thick" w:color="000000"/>
        </w:rPr>
        <w:t xml:space="preserve">off </w:t>
      </w:r>
      <w:proofErr w:type="spellStart"/>
      <w:r>
        <w:rPr>
          <w:b/>
          <w:sz w:val="24"/>
          <w:szCs w:val="24"/>
          <w:u w:val="thick" w:color="000000"/>
        </w:rPr>
        <w:t>ers</w:t>
      </w:r>
      <w:proofErr w:type="spellEnd"/>
      <w:del w:id="755" w:author="Jordan Wipf" w:date="2018-10-25T20:43:00Z">
        <w:r w:rsidDel="008D62B3">
          <w:rPr>
            <w:b/>
            <w:sz w:val="24"/>
            <w:szCs w:val="24"/>
            <w:u w:val="thick" w:color="000000"/>
          </w:rPr>
          <w:delText xml:space="preserve">  </w:delText>
        </w:r>
      </w:del>
      <w:ins w:id="756" w:author="Jordan Wipf" w:date="2018-10-25T20:43:00Z">
        <w:r>
          <w:rPr>
            <w:b/>
            <w:sz w:val="24"/>
            <w:szCs w:val="24"/>
            <w:u w:val="thick" w:color="000000"/>
          </w:rPr>
          <w:t xml:space="preserve"> </w:t>
        </w:r>
      </w:ins>
      <w:r>
        <w:rPr>
          <w:b/>
          <w:sz w:val="24"/>
          <w:szCs w:val="24"/>
          <w:u w:val="thick" w:color="000000"/>
        </w:rPr>
        <w:t>ser vices or sell products.</w:t>
      </w:r>
      <w:r>
        <w:rPr>
          <w:b/>
          <w:sz w:val="24"/>
          <w:szCs w:val="24"/>
        </w:rPr>
        <w:t xml:space="preserve"> </w:t>
      </w:r>
      <w:r>
        <w:rPr>
          <w:sz w:val="24"/>
          <w:szCs w:val="24"/>
        </w:rPr>
        <w:t>So how their</w:t>
      </w:r>
      <w:commentRangeEnd w:id="736"/>
      <w:r w:rsidR="008209D6">
        <w:rPr>
          <w:rStyle w:val="CommentReference"/>
        </w:rPr>
        <w:commentReference w:id="736"/>
      </w:r>
    </w:p>
    <w:p w14:paraId="6592FA41" w14:textId="77777777" w:rsidR="005F2E6A" w:rsidRDefault="008D62B3">
      <w:pPr>
        <w:spacing w:before="21" w:line="258" w:lineRule="auto"/>
        <w:ind w:left="100" w:right="77"/>
        <w:jc w:val="both"/>
        <w:rPr>
          <w:sz w:val="24"/>
          <w:szCs w:val="24"/>
        </w:rPr>
      </w:pPr>
      <w:r>
        <w:rPr>
          <w:sz w:val="24"/>
          <w:szCs w:val="24"/>
        </w:rPr>
        <w:t xml:space="preserve">products are sold, how well their services are doing, how the public sees the company and many more factors affect these trends. And now the most important factor in this section: </w:t>
      </w:r>
      <w:r>
        <w:rPr>
          <w:b/>
          <w:sz w:val="24"/>
          <w:szCs w:val="24"/>
          <w:u w:val="thick" w:color="000000"/>
        </w:rPr>
        <w:t>Not everything</w:t>
      </w:r>
      <w:r>
        <w:rPr>
          <w:b/>
          <w:sz w:val="24"/>
          <w:szCs w:val="24"/>
        </w:rPr>
        <w:t xml:space="preserve"> </w:t>
      </w:r>
      <w:r>
        <w:rPr>
          <w:b/>
          <w:sz w:val="24"/>
          <w:szCs w:val="24"/>
          <w:u w:val="thick" w:color="000000"/>
        </w:rPr>
        <w:t>about a stock can be predicted by looking only at the graphs.</w:t>
      </w:r>
    </w:p>
    <w:p w14:paraId="52977AD6" w14:textId="77777777" w:rsidR="005F2E6A" w:rsidRDefault="005F2E6A">
      <w:pPr>
        <w:spacing w:before="2" w:line="160" w:lineRule="exact"/>
        <w:rPr>
          <w:sz w:val="16"/>
          <w:szCs w:val="16"/>
        </w:rPr>
      </w:pPr>
    </w:p>
    <w:p w14:paraId="18503AD0" w14:textId="77777777" w:rsidR="005F2E6A" w:rsidRDefault="008D62B3">
      <w:pPr>
        <w:spacing w:line="259" w:lineRule="auto"/>
        <w:ind w:left="100" w:right="78"/>
        <w:jc w:val="both"/>
        <w:rPr>
          <w:sz w:val="24"/>
          <w:szCs w:val="24"/>
        </w:rPr>
      </w:pPr>
      <w:r>
        <w:rPr>
          <w:b/>
          <w:sz w:val="24"/>
          <w:szCs w:val="24"/>
        </w:rPr>
        <w:t>Quick-Example #1 Popularity and Reputation Matter</w:t>
      </w:r>
      <w:r>
        <w:rPr>
          <w:sz w:val="24"/>
          <w:szCs w:val="24"/>
        </w:rPr>
        <w:t>: If you go to a place where customer service is excellent, the products are really popular and a lot of people</w:t>
      </w:r>
      <w:del w:id="757" w:author="Jordan Wipf" w:date="2018-10-25T20:43:00Z">
        <w:r w:rsidDel="008D62B3">
          <w:rPr>
            <w:sz w:val="24"/>
            <w:szCs w:val="24"/>
          </w:rPr>
          <w:delText xml:space="preserve">  </w:delText>
        </w:r>
      </w:del>
      <w:ins w:id="758" w:author="Jordan Wipf" w:date="2018-10-25T20:43:00Z">
        <w:r>
          <w:rPr>
            <w:sz w:val="24"/>
            <w:szCs w:val="24"/>
          </w:rPr>
          <w:t xml:space="preserve"> </w:t>
        </w:r>
      </w:ins>
      <w:r>
        <w:rPr>
          <w:sz w:val="24"/>
          <w:szCs w:val="24"/>
        </w:rPr>
        <w:t>you know shop or pay services on this company, then you already have many good signs of how the stock of company should be doing. On the contrary, if the company you are analyzing, has really bad reviews, people don’t ever or stopped going to this company, you can see that this behavior are heavily reflected on the company’s stock. Let us take for product example: Netflix and Blockbuster. Nowadays, everyone has a Netflix account</w:t>
      </w:r>
      <w:ins w:id="759" w:author="Jordan Wipf" w:date="2018-10-25T21:09:00Z">
        <w:r w:rsidR="008209D6">
          <w:rPr>
            <w:sz w:val="24"/>
            <w:szCs w:val="24"/>
          </w:rPr>
          <w:t>.</w:t>
        </w:r>
      </w:ins>
      <w:del w:id="760" w:author="Jordan Wipf" w:date="2018-10-25T21:09:00Z">
        <w:r w:rsidDel="008209D6">
          <w:rPr>
            <w:sz w:val="24"/>
            <w:szCs w:val="24"/>
          </w:rPr>
          <w:delText>,</w:delText>
        </w:r>
      </w:del>
      <w:r>
        <w:rPr>
          <w:sz w:val="24"/>
          <w:szCs w:val="24"/>
        </w:rPr>
        <w:t xml:space="preserve"> </w:t>
      </w:r>
      <w:del w:id="761" w:author="Jordan Wipf" w:date="2018-10-25T21:09:00Z">
        <w:r w:rsidDel="008209D6">
          <w:rPr>
            <w:sz w:val="24"/>
            <w:szCs w:val="24"/>
          </w:rPr>
          <w:delText>m</w:delText>
        </w:r>
      </w:del>
      <w:ins w:id="762" w:author="Jordan Wipf" w:date="2018-10-25T21:09:00Z">
        <w:r w:rsidR="008209D6">
          <w:rPr>
            <w:sz w:val="24"/>
            <w:szCs w:val="24"/>
          </w:rPr>
          <w:t>M</w:t>
        </w:r>
      </w:ins>
      <w:r>
        <w:rPr>
          <w:sz w:val="24"/>
          <w:szCs w:val="24"/>
        </w:rPr>
        <w:t>ost people when talk</w:t>
      </w:r>
      <w:ins w:id="763" w:author="Jordan Wipf" w:date="2018-10-25T21:09:00Z">
        <w:r w:rsidR="008209D6">
          <w:rPr>
            <w:sz w:val="24"/>
            <w:szCs w:val="24"/>
          </w:rPr>
          <w:t>ing</w:t>
        </w:r>
      </w:ins>
      <w:r>
        <w:rPr>
          <w:sz w:val="24"/>
          <w:szCs w:val="24"/>
        </w:rPr>
        <w:t xml:space="preserve"> about movies or series, they refer to Netflix or</w:t>
      </w:r>
      <w:del w:id="764" w:author="Jordan Wipf" w:date="2018-10-25T20:43:00Z">
        <w:r w:rsidDel="008D62B3">
          <w:rPr>
            <w:sz w:val="24"/>
            <w:szCs w:val="24"/>
          </w:rPr>
          <w:delText xml:space="preserve">  </w:delText>
        </w:r>
      </w:del>
      <w:ins w:id="765" w:author="Jordan Wipf" w:date="2018-10-25T20:43:00Z">
        <w:r>
          <w:rPr>
            <w:sz w:val="24"/>
            <w:szCs w:val="24"/>
          </w:rPr>
          <w:t xml:space="preserve"> </w:t>
        </w:r>
      </w:ins>
      <w:r>
        <w:rPr>
          <w:sz w:val="24"/>
          <w:szCs w:val="24"/>
        </w:rPr>
        <w:t>similar</w:t>
      </w:r>
      <w:del w:id="766" w:author="Jordan Wipf" w:date="2018-10-25T20:43:00Z">
        <w:r w:rsidDel="008D62B3">
          <w:rPr>
            <w:sz w:val="24"/>
            <w:szCs w:val="24"/>
          </w:rPr>
          <w:delText xml:space="preserve">  </w:delText>
        </w:r>
      </w:del>
      <w:ins w:id="767" w:author="Jordan Wipf" w:date="2018-10-25T20:43:00Z">
        <w:r>
          <w:rPr>
            <w:sz w:val="24"/>
            <w:szCs w:val="24"/>
          </w:rPr>
          <w:t xml:space="preserve"> </w:t>
        </w:r>
      </w:ins>
      <w:r>
        <w:rPr>
          <w:sz w:val="24"/>
          <w:szCs w:val="24"/>
        </w:rPr>
        <w:t>competitors.</w:t>
      </w:r>
      <w:del w:id="768" w:author="Jordan Wipf" w:date="2018-10-25T20:43:00Z">
        <w:r w:rsidDel="008D62B3">
          <w:rPr>
            <w:sz w:val="24"/>
            <w:szCs w:val="24"/>
          </w:rPr>
          <w:delText xml:space="preserve">  </w:delText>
        </w:r>
      </w:del>
      <w:ins w:id="769" w:author="Jordan Wipf" w:date="2018-10-25T20:43:00Z">
        <w:r>
          <w:rPr>
            <w:sz w:val="24"/>
            <w:szCs w:val="24"/>
          </w:rPr>
          <w:t xml:space="preserve"> </w:t>
        </w:r>
      </w:ins>
      <w:r>
        <w:rPr>
          <w:sz w:val="24"/>
          <w:szCs w:val="24"/>
        </w:rPr>
        <w:t>On</w:t>
      </w:r>
      <w:del w:id="770" w:author="Jordan Wipf" w:date="2018-10-25T20:43:00Z">
        <w:r w:rsidDel="008D62B3">
          <w:rPr>
            <w:sz w:val="24"/>
            <w:szCs w:val="24"/>
          </w:rPr>
          <w:delText xml:space="preserve">  </w:delText>
        </w:r>
      </w:del>
      <w:ins w:id="771" w:author="Jordan Wipf" w:date="2018-10-25T20:43:00Z">
        <w:r>
          <w:rPr>
            <w:sz w:val="24"/>
            <w:szCs w:val="24"/>
          </w:rPr>
          <w:t xml:space="preserve"> </w:t>
        </w:r>
      </w:ins>
      <w:r>
        <w:rPr>
          <w:sz w:val="24"/>
          <w:szCs w:val="24"/>
        </w:rPr>
        <w:t>the</w:t>
      </w:r>
      <w:del w:id="772" w:author="Jordan Wipf" w:date="2018-10-25T20:43:00Z">
        <w:r w:rsidDel="008D62B3">
          <w:rPr>
            <w:sz w:val="24"/>
            <w:szCs w:val="24"/>
          </w:rPr>
          <w:delText xml:space="preserve">  </w:delText>
        </w:r>
      </w:del>
      <w:ins w:id="773" w:author="Jordan Wipf" w:date="2018-10-25T20:43:00Z">
        <w:r>
          <w:rPr>
            <w:sz w:val="24"/>
            <w:szCs w:val="24"/>
          </w:rPr>
          <w:t xml:space="preserve"> </w:t>
        </w:r>
      </w:ins>
      <w:r>
        <w:rPr>
          <w:sz w:val="24"/>
          <w:szCs w:val="24"/>
        </w:rPr>
        <w:t>other</w:t>
      </w:r>
      <w:del w:id="774" w:author="Jordan Wipf" w:date="2018-10-25T20:43:00Z">
        <w:r w:rsidDel="008D62B3">
          <w:rPr>
            <w:sz w:val="24"/>
            <w:szCs w:val="24"/>
          </w:rPr>
          <w:delText xml:space="preserve">  </w:delText>
        </w:r>
      </w:del>
      <w:ins w:id="775" w:author="Jordan Wipf" w:date="2018-10-25T20:43:00Z">
        <w:r>
          <w:rPr>
            <w:sz w:val="24"/>
            <w:szCs w:val="24"/>
          </w:rPr>
          <w:t xml:space="preserve"> </w:t>
        </w:r>
      </w:ins>
      <w:r>
        <w:rPr>
          <w:sz w:val="24"/>
          <w:szCs w:val="24"/>
        </w:rPr>
        <w:t>side,</w:t>
      </w:r>
      <w:del w:id="776" w:author="Jordan Wipf" w:date="2018-10-25T20:43:00Z">
        <w:r w:rsidDel="008D62B3">
          <w:rPr>
            <w:sz w:val="24"/>
            <w:szCs w:val="24"/>
          </w:rPr>
          <w:delText xml:space="preserve">  </w:delText>
        </w:r>
      </w:del>
      <w:ins w:id="777" w:author="Jordan Wipf" w:date="2018-10-25T20:43:00Z">
        <w:r>
          <w:rPr>
            <w:sz w:val="24"/>
            <w:szCs w:val="24"/>
          </w:rPr>
          <w:t xml:space="preserve"> </w:t>
        </w:r>
      </w:ins>
      <w:r>
        <w:rPr>
          <w:sz w:val="24"/>
          <w:szCs w:val="24"/>
        </w:rPr>
        <w:t>Blockbuster</w:t>
      </w:r>
      <w:del w:id="778" w:author="Jordan Wipf" w:date="2018-10-25T20:43:00Z">
        <w:r w:rsidDel="008D62B3">
          <w:rPr>
            <w:sz w:val="24"/>
            <w:szCs w:val="24"/>
          </w:rPr>
          <w:delText xml:space="preserve">  </w:delText>
        </w:r>
      </w:del>
      <w:ins w:id="779" w:author="Jordan Wipf" w:date="2018-10-25T20:43:00Z">
        <w:r>
          <w:rPr>
            <w:sz w:val="24"/>
            <w:szCs w:val="24"/>
          </w:rPr>
          <w:t xml:space="preserve"> </w:t>
        </w:r>
      </w:ins>
      <w:r>
        <w:rPr>
          <w:sz w:val="24"/>
          <w:szCs w:val="24"/>
        </w:rPr>
        <w:t>is</w:t>
      </w:r>
      <w:del w:id="780" w:author="Jordan Wipf" w:date="2018-10-25T20:43:00Z">
        <w:r w:rsidDel="008D62B3">
          <w:rPr>
            <w:sz w:val="24"/>
            <w:szCs w:val="24"/>
          </w:rPr>
          <w:delText xml:space="preserve">  </w:delText>
        </w:r>
      </w:del>
      <w:ins w:id="781" w:author="Jordan Wipf" w:date="2018-10-25T20:43:00Z">
        <w:r>
          <w:rPr>
            <w:sz w:val="24"/>
            <w:szCs w:val="24"/>
          </w:rPr>
          <w:t xml:space="preserve"> </w:t>
        </w:r>
      </w:ins>
      <w:r>
        <w:rPr>
          <w:sz w:val="24"/>
          <w:szCs w:val="24"/>
        </w:rPr>
        <w:t>a</w:t>
      </w:r>
      <w:del w:id="782" w:author="Jordan Wipf" w:date="2018-10-25T20:43:00Z">
        <w:r w:rsidDel="008D62B3">
          <w:rPr>
            <w:sz w:val="24"/>
            <w:szCs w:val="24"/>
          </w:rPr>
          <w:delText xml:space="preserve">  </w:delText>
        </w:r>
      </w:del>
      <w:ins w:id="783" w:author="Jordan Wipf" w:date="2018-10-25T20:43:00Z">
        <w:r>
          <w:rPr>
            <w:sz w:val="24"/>
            <w:szCs w:val="24"/>
          </w:rPr>
          <w:t xml:space="preserve"> </w:t>
        </w:r>
      </w:ins>
      <w:r>
        <w:rPr>
          <w:sz w:val="24"/>
          <w:szCs w:val="24"/>
        </w:rPr>
        <w:t>company</w:t>
      </w:r>
      <w:del w:id="784" w:author="Jordan Wipf" w:date="2018-10-25T20:43:00Z">
        <w:r w:rsidDel="008D62B3">
          <w:rPr>
            <w:sz w:val="24"/>
            <w:szCs w:val="24"/>
          </w:rPr>
          <w:delText xml:space="preserve">  </w:delText>
        </w:r>
      </w:del>
      <w:ins w:id="785" w:author="Jordan Wipf" w:date="2018-10-25T20:43:00Z">
        <w:r>
          <w:rPr>
            <w:sz w:val="24"/>
            <w:szCs w:val="24"/>
          </w:rPr>
          <w:t xml:space="preserve"> </w:t>
        </w:r>
      </w:ins>
      <w:r>
        <w:rPr>
          <w:sz w:val="24"/>
          <w:szCs w:val="24"/>
        </w:rPr>
        <w:t>that</w:t>
      </w:r>
      <w:del w:id="786" w:author="Jordan Wipf" w:date="2018-10-25T20:43:00Z">
        <w:r w:rsidDel="008D62B3">
          <w:rPr>
            <w:sz w:val="24"/>
            <w:szCs w:val="24"/>
          </w:rPr>
          <w:delText xml:space="preserve">  </w:delText>
        </w:r>
      </w:del>
      <w:ins w:id="787" w:author="Jordan Wipf" w:date="2018-10-25T20:43:00Z">
        <w:r>
          <w:rPr>
            <w:sz w:val="24"/>
            <w:szCs w:val="24"/>
          </w:rPr>
          <w:t xml:space="preserve"> </w:t>
        </w:r>
      </w:ins>
      <w:r>
        <w:rPr>
          <w:sz w:val="24"/>
          <w:szCs w:val="24"/>
        </w:rPr>
        <w:t>recently</w:t>
      </w:r>
      <w:del w:id="788" w:author="Jordan Wipf" w:date="2018-10-25T20:43:00Z">
        <w:r w:rsidDel="008D62B3">
          <w:rPr>
            <w:sz w:val="24"/>
            <w:szCs w:val="24"/>
          </w:rPr>
          <w:delText xml:space="preserve">  </w:delText>
        </w:r>
      </w:del>
      <w:ins w:id="789" w:author="Jordan Wipf" w:date="2018-10-25T20:43:00Z">
        <w:r>
          <w:rPr>
            <w:sz w:val="24"/>
            <w:szCs w:val="24"/>
          </w:rPr>
          <w:t xml:space="preserve"> </w:t>
        </w:r>
      </w:ins>
      <w:r>
        <w:rPr>
          <w:sz w:val="24"/>
          <w:szCs w:val="24"/>
        </w:rPr>
        <w:t>reached bankruptcy.</w:t>
      </w:r>
      <w:del w:id="790" w:author="Jordan Wipf" w:date="2018-10-25T20:43:00Z">
        <w:r w:rsidDel="008D62B3">
          <w:rPr>
            <w:sz w:val="24"/>
            <w:szCs w:val="24"/>
          </w:rPr>
          <w:delText xml:space="preserve">  </w:delText>
        </w:r>
      </w:del>
      <w:ins w:id="791" w:author="Jordan Wipf" w:date="2018-10-25T20:43:00Z">
        <w:r>
          <w:rPr>
            <w:sz w:val="24"/>
            <w:szCs w:val="24"/>
          </w:rPr>
          <w:t xml:space="preserve"> </w:t>
        </w:r>
      </w:ins>
      <w:r>
        <w:rPr>
          <w:sz w:val="24"/>
          <w:szCs w:val="24"/>
        </w:rPr>
        <w:t>However,</w:t>
      </w:r>
      <w:del w:id="792" w:author="Jordan Wipf" w:date="2018-10-25T20:43:00Z">
        <w:r w:rsidDel="008D62B3">
          <w:rPr>
            <w:sz w:val="24"/>
            <w:szCs w:val="24"/>
          </w:rPr>
          <w:delText xml:space="preserve">  </w:delText>
        </w:r>
      </w:del>
      <w:ins w:id="793" w:author="Jordan Wipf" w:date="2018-10-25T20:43:00Z">
        <w:r>
          <w:rPr>
            <w:sz w:val="24"/>
            <w:szCs w:val="24"/>
          </w:rPr>
          <w:t xml:space="preserve"> </w:t>
        </w:r>
      </w:ins>
      <w:r>
        <w:rPr>
          <w:sz w:val="24"/>
          <w:szCs w:val="24"/>
        </w:rPr>
        <w:t>for</w:t>
      </w:r>
      <w:del w:id="794" w:author="Jordan Wipf" w:date="2018-10-25T20:43:00Z">
        <w:r w:rsidDel="008D62B3">
          <w:rPr>
            <w:sz w:val="24"/>
            <w:szCs w:val="24"/>
          </w:rPr>
          <w:delText xml:space="preserve">  </w:delText>
        </w:r>
      </w:del>
      <w:ins w:id="795" w:author="Jordan Wipf" w:date="2018-10-25T20:43:00Z">
        <w:r>
          <w:rPr>
            <w:sz w:val="24"/>
            <w:szCs w:val="24"/>
          </w:rPr>
          <w:t xml:space="preserve"> </w:t>
        </w:r>
      </w:ins>
      <w:r>
        <w:rPr>
          <w:sz w:val="24"/>
          <w:szCs w:val="24"/>
        </w:rPr>
        <w:t>the</w:t>
      </w:r>
      <w:del w:id="796" w:author="Jordan Wipf" w:date="2018-10-25T20:43:00Z">
        <w:r w:rsidDel="008D62B3">
          <w:rPr>
            <w:sz w:val="24"/>
            <w:szCs w:val="24"/>
          </w:rPr>
          <w:delText xml:space="preserve">  </w:delText>
        </w:r>
      </w:del>
      <w:ins w:id="797" w:author="Jordan Wipf" w:date="2018-10-25T20:43:00Z">
        <w:r>
          <w:rPr>
            <w:sz w:val="24"/>
            <w:szCs w:val="24"/>
          </w:rPr>
          <w:t xml:space="preserve"> </w:t>
        </w:r>
      </w:ins>
      <w:r>
        <w:rPr>
          <w:sz w:val="24"/>
          <w:szCs w:val="24"/>
        </w:rPr>
        <w:t>past</w:t>
      </w:r>
      <w:del w:id="798" w:author="Jordan Wipf" w:date="2018-10-25T20:43:00Z">
        <w:r w:rsidDel="008D62B3">
          <w:rPr>
            <w:sz w:val="24"/>
            <w:szCs w:val="24"/>
          </w:rPr>
          <w:delText xml:space="preserve">  </w:delText>
        </w:r>
      </w:del>
      <w:ins w:id="799" w:author="Jordan Wipf" w:date="2018-10-25T20:43:00Z">
        <w:r>
          <w:rPr>
            <w:sz w:val="24"/>
            <w:szCs w:val="24"/>
          </w:rPr>
          <w:t xml:space="preserve"> </w:t>
        </w:r>
      </w:ins>
      <w:r>
        <w:rPr>
          <w:sz w:val="24"/>
          <w:szCs w:val="24"/>
        </w:rPr>
        <w:t>5</w:t>
      </w:r>
      <w:del w:id="800" w:author="Jordan Wipf" w:date="2018-10-25T20:43:00Z">
        <w:r w:rsidDel="008D62B3">
          <w:rPr>
            <w:sz w:val="24"/>
            <w:szCs w:val="24"/>
          </w:rPr>
          <w:delText xml:space="preserve">  </w:delText>
        </w:r>
      </w:del>
      <w:ins w:id="801" w:author="Jordan Wipf" w:date="2018-10-25T20:43:00Z">
        <w:r>
          <w:rPr>
            <w:sz w:val="24"/>
            <w:szCs w:val="24"/>
          </w:rPr>
          <w:t xml:space="preserve"> </w:t>
        </w:r>
      </w:ins>
      <w:r>
        <w:rPr>
          <w:sz w:val="24"/>
          <w:szCs w:val="24"/>
        </w:rPr>
        <w:t>years</w:t>
      </w:r>
      <w:del w:id="802" w:author="Jordan Wipf" w:date="2018-10-25T20:43:00Z">
        <w:r w:rsidDel="008D62B3">
          <w:rPr>
            <w:sz w:val="24"/>
            <w:szCs w:val="24"/>
          </w:rPr>
          <w:delText xml:space="preserve">  </w:delText>
        </w:r>
      </w:del>
      <w:ins w:id="803" w:author="Jordan Wipf" w:date="2018-10-25T20:43:00Z">
        <w:r>
          <w:rPr>
            <w:sz w:val="24"/>
            <w:szCs w:val="24"/>
          </w:rPr>
          <w:t xml:space="preserve"> </w:t>
        </w:r>
      </w:ins>
      <w:r>
        <w:rPr>
          <w:sz w:val="24"/>
          <w:szCs w:val="24"/>
        </w:rPr>
        <w:t>that</w:t>
      </w:r>
      <w:del w:id="804" w:author="Jordan Wipf" w:date="2018-10-25T20:43:00Z">
        <w:r w:rsidDel="008D62B3">
          <w:rPr>
            <w:sz w:val="24"/>
            <w:szCs w:val="24"/>
          </w:rPr>
          <w:delText xml:space="preserve">  </w:delText>
        </w:r>
      </w:del>
      <w:ins w:id="805" w:author="Jordan Wipf" w:date="2018-10-25T20:43:00Z">
        <w:r>
          <w:rPr>
            <w:sz w:val="24"/>
            <w:szCs w:val="24"/>
          </w:rPr>
          <w:t xml:space="preserve"> </w:t>
        </w:r>
      </w:ins>
      <w:r>
        <w:rPr>
          <w:sz w:val="24"/>
          <w:szCs w:val="24"/>
        </w:rPr>
        <w:t>it</w:t>
      </w:r>
      <w:del w:id="806" w:author="Jordan Wipf" w:date="2018-10-25T20:43:00Z">
        <w:r w:rsidDel="008D62B3">
          <w:rPr>
            <w:sz w:val="24"/>
            <w:szCs w:val="24"/>
          </w:rPr>
          <w:delText xml:space="preserve">  </w:delText>
        </w:r>
      </w:del>
      <w:ins w:id="807" w:author="Jordan Wipf" w:date="2018-10-25T20:43:00Z">
        <w:r>
          <w:rPr>
            <w:sz w:val="24"/>
            <w:szCs w:val="24"/>
          </w:rPr>
          <w:t xml:space="preserve"> </w:t>
        </w:r>
      </w:ins>
      <w:r>
        <w:rPr>
          <w:sz w:val="24"/>
          <w:szCs w:val="24"/>
        </w:rPr>
        <w:t>was</w:t>
      </w:r>
      <w:del w:id="808" w:author="Jordan Wipf" w:date="2018-10-25T20:43:00Z">
        <w:r w:rsidDel="008D62B3">
          <w:rPr>
            <w:sz w:val="24"/>
            <w:szCs w:val="24"/>
          </w:rPr>
          <w:delText xml:space="preserve">  </w:delText>
        </w:r>
      </w:del>
      <w:ins w:id="809" w:author="Jordan Wipf" w:date="2018-10-25T20:43:00Z">
        <w:r>
          <w:rPr>
            <w:sz w:val="24"/>
            <w:szCs w:val="24"/>
          </w:rPr>
          <w:t xml:space="preserve"> </w:t>
        </w:r>
      </w:ins>
      <w:r>
        <w:rPr>
          <w:sz w:val="24"/>
          <w:szCs w:val="24"/>
        </w:rPr>
        <w:t>still</w:t>
      </w:r>
      <w:del w:id="810" w:author="Jordan Wipf" w:date="2018-10-25T20:43:00Z">
        <w:r w:rsidDel="008D62B3">
          <w:rPr>
            <w:sz w:val="24"/>
            <w:szCs w:val="24"/>
          </w:rPr>
          <w:delText xml:space="preserve">  </w:delText>
        </w:r>
      </w:del>
      <w:ins w:id="811" w:author="Jordan Wipf" w:date="2018-10-25T20:43:00Z">
        <w:r>
          <w:rPr>
            <w:sz w:val="24"/>
            <w:szCs w:val="24"/>
          </w:rPr>
          <w:t xml:space="preserve"> </w:t>
        </w:r>
      </w:ins>
      <w:r>
        <w:rPr>
          <w:sz w:val="24"/>
          <w:szCs w:val="24"/>
        </w:rPr>
        <w:t>on</w:t>
      </w:r>
      <w:del w:id="812" w:author="Jordan Wipf" w:date="2018-10-25T20:43:00Z">
        <w:r w:rsidDel="008D62B3">
          <w:rPr>
            <w:sz w:val="24"/>
            <w:szCs w:val="24"/>
          </w:rPr>
          <w:delText xml:space="preserve">  </w:delText>
        </w:r>
      </w:del>
      <w:ins w:id="813" w:author="Jordan Wipf" w:date="2018-10-25T20:43:00Z">
        <w:r>
          <w:rPr>
            <w:sz w:val="24"/>
            <w:szCs w:val="24"/>
          </w:rPr>
          <w:t xml:space="preserve"> </w:t>
        </w:r>
      </w:ins>
      <w:r>
        <w:rPr>
          <w:sz w:val="24"/>
          <w:szCs w:val="24"/>
        </w:rPr>
        <w:t>the</w:t>
      </w:r>
      <w:del w:id="814" w:author="Jordan Wipf" w:date="2018-10-25T20:43:00Z">
        <w:r w:rsidDel="008D62B3">
          <w:rPr>
            <w:sz w:val="24"/>
            <w:szCs w:val="24"/>
          </w:rPr>
          <w:delText xml:space="preserve">  </w:delText>
        </w:r>
      </w:del>
      <w:ins w:id="815" w:author="Jordan Wipf" w:date="2018-10-25T20:43:00Z">
        <w:r>
          <w:rPr>
            <w:sz w:val="24"/>
            <w:szCs w:val="24"/>
          </w:rPr>
          <w:t xml:space="preserve"> </w:t>
        </w:r>
      </w:ins>
      <w:r>
        <w:rPr>
          <w:sz w:val="24"/>
          <w:szCs w:val="24"/>
        </w:rPr>
        <w:t>market,</w:t>
      </w:r>
      <w:del w:id="816" w:author="Jordan Wipf" w:date="2018-10-25T20:43:00Z">
        <w:r w:rsidDel="008D62B3">
          <w:rPr>
            <w:sz w:val="24"/>
            <w:szCs w:val="24"/>
          </w:rPr>
          <w:delText xml:space="preserve">  </w:delText>
        </w:r>
      </w:del>
      <w:ins w:id="817" w:author="Jordan Wipf" w:date="2018-10-25T20:43:00Z">
        <w:r>
          <w:rPr>
            <w:sz w:val="24"/>
            <w:szCs w:val="24"/>
          </w:rPr>
          <w:t xml:space="preserve"> </w:t>
        </w:r>
      </w:ins>
      <w:r>
        <w:rPr>
          <w:sz w:val="24"/>
          <w:szCs w:val="24"/>
        </w:rPr>
        <w:t>nobody would</w:t>
      </w:r>
      <w:del w:id="818" w:author="Jordan Wipf" w:date="2018-10-25T20:43:00Z">
        <w:r w:rsidDel="008D62B3">
          <w:rPr>
            <w:sz w:val="24"/>
            <w:szCs w:val="24"/>
          </w:rPr>
          <w:delText xml:space="preserve">  </w:delText>
        </w:r>
      </w:del>
      <w:ins w:id="819" w:author="Jordan Wipf" w:date="2018-10-25T20:43:00Z">
        <w:r>
          <w:rPr>
            <w:sz w:val="24"/>
            <w:szCs w:val="24"/>
          </w:rPr>
          <w:t xml:space="preserve"> </w:t>
        </w:r>
      </w:ins>
      <w:r>
        <w:rPr>
          <w:sz w:val="24"/>
          <w:szCs w:val="24"/>
        </w:rPr>
        <w:t>ever mention it, it was uncommon to hear about people going to buy products at Blockbuster.</w:t>
      </w:r>
    </w:p>
    <w:p w14:paraId="58ECF396" w14:textId="77777777" w:rsidR="005F2E6A" w:rsidRDefault="005F2E6A">
      <w:pPr>
        <w:spacing w:before="9" w:line="140" w:lineRule="exact"/>
        <w:rPr>
          <w:sz w:val="15"/>
          <w:szCs w:val="15"/>
        </w:rPr>
      </w:pPr>
    </w:p>
    <w:p w14:paraId="154999E9" w14:textId="77777777" w:rsidR="005F2E6A" w:rsidRDefault="008D62B3">
      <w:pPr>
        <w:spacing w:line="259" w:lineRule="auto"/>
        <w:ind w:left="100" w:right="79"/>
        <w:jc w:val="both"/>
        <w:rPr>
          <w:sz w:val="24"/>
          <w:szCs w:val="24"/>
        </w:rPr>
      </w:pPr>
      <w:r>
        <w:rPr>
          <w:b/>
          <w:sz w:val="24"/>
          <w:szCs w:val="24"/>
        </w:rPr>
        <w:t>Quick-Example</w:t>
      </w:r>
      <w:del w:id="820" w:author="Jordan Wipf" w:date="2018-10-25T20:43:00Z">
        <w:r w:rsidDel="008D62B3">
          <w:rPr>
            <w:b/>
            <w:sz w:val="24"/>
            <w:szCs w:val="24"/>
          </w:rPr>
          <w:delText xml:space="preserve">  </w:delText>
        </w:r>
      </w:del>
      <w:ins w:id="821" w:author="Jordan Wipf" w:date="2018-10-25T20:43:00Z">
        <w:r>
          <w:rPr>
            <w:b/>
            <w:sz w:val="24"/>
            <w:szCs w:val="24"/>
          </w:rPr>
          <w:t xml:space="preserve"> </w:t>
        </w:r>
      </w:ins>
      <w:r>
        <w:rPr>
          <w:b/>
          <w:sz w:val="24"/>
          <w:szCs w:val="24"/>
        </w:rPr>
        <w:t>#2</w:t>
      </w:r>
      <w:del w:id="822" w:author="Jordan Wipf" w:date="2018-10-25T20:43:00Z">
        <w:r w:rsidDel="008D62B3">
          <w:rPr>
            <w:b/>
            <w:sz w:val="24"/>
            <w:szCs w:val="24"/>
          </w:rPr>
          <w:delText xml:space="preserve">  </w:delText>
        </w:r>
      </w:del>
      <w:ins w:id="823" w:author="Jordan Wipf" w:date="2018-10-25T20:43:00Z">
        <w:r>
          <w:rPr>
            <w:b/>
            <w:sz w:val="24"/>
            <w:szCs w:val="24"/>
          </w:rPr>
          <w:t xml:space="preserve"> </w:t>
        </w:r>
      </w:ins>
      <w:r>
        <w:rPr>
          <w:b/>
          <w:sz w:val="24"/>
          <w:szCs w:val="24"/>
        </w:rPr>
        <w:t>Some</w:t>
      </w:r>
      <w:del w:id="824" w:author="Jordan Wipf" w:date="2018-10-25T20:43:00Z">
        <w:r w:rsidDel="008D62B3">
          <w:rPr>
            <w:b/>
            <w:sz w:val="24"/>
            <w:szCs w:val="24"/>
          </w:rPr>
          <w:delText xml:space="preserve">  </w:delText>
        </w:r>
      </w:del>
      <w:ins w:id="825" w:author="Jordan Wipf" w:date="2018-10-25T20:43:00Z">
        <w:r>
          <w:rPr>
            <w:b/>
            <w:sz w:val="24"/>
            <w:szCs w:val="24"/>
          </w:rPr>
          <w:t xml:space="preserve"> </w:t>
        </w:r>
      </w:ins>
      <w:r>
        <w:rPr>
          <w:b/>
          <w:sz w:val="24"/>
          <w:szCs w:val="24"/>
        </w:rPr>
        <w:t>Businesses</w:t>
      </w:r>
      <w:del w:id="826" w:author="Jordan Wipf" w:date="2018-10-25T20:43:00Z">
        <w:r w:rsidDel="008D62B3">
          <w:rPr>
            <w:b/>
            <w:sz w:val="24"/>
            <w:szCs w:val="24"/>
          </w:rPr>
          <w:delText xml:space="preserve">  </w:delText>
        </w:r>
      </w:del>
      <w:ins w:id="827" w:author="Jordan Wipf" w:date="2018-10-25T20:43:00Z">
        <w:r>
          <w:rPr>
            <w:b/>
            <w:sz w:val="24"/>
            <w:szCs w:val="24"/>
          </w:rPr>
          <w:t xml:space="preserve"> </w:t>
        </w:r>
      </w:ins>
      <w:r>
        <w:rPr>
          <w:b/>
          <w:sz w:val="24"/>
          <w:szCs w:val="24"/>
        </w:rPr>
        <w:t>are</w:t>
      </w:r>
      <w:del w:id="828" w:author="Jordan Wipf" w:date="2018-10-25T20:43:00Z">
        <w:r w:rsidDel="008D62B3">
          <w:rPr>
            <w:b/>
            <w:sz w:val="24"/>
            <w:szCs w:val="24"/>
          </w:rPr>
          <w:delText xml:space="preserve">  </w:delText>
        </w:r>
      </w:del>
      <w:ins w:id="829" w:author="Jordan Wipf" w:date="2018-10-25T20:43:00Z">
        <w:r>
          <w:rPr>
            <w:b/>
            <w:sz w:val="24"/>
            <w:szCs w:val="24"/>
          </w:rPr>
          <w:t xml:space="preserve"> </w:t>
        </w:r>
      </w:ins>
      <w:r>
        <w:rPr>
          <w:b/>
          <w:sz w:val="24"/>
          <w:szCs w:val="24"/>
        </w:rPr>
        <w:t>Season-Dependent:</w:t>
      </w:r>
      <w:del w:id="830" w:author="Jordan Wipf" w:date="2018-10-25T20:43:00Z">
        <w:r w:rsidDel="008D62B3">
          <w:rPr>
            <w:b/>
            <w:sz w:val="24"/>
            <w:szCs w:val="24"/>
          </w:rPr>
          <w:delText xml:space="preserve">  </w:delText>
        </w:r>
      </w:del>
      <w:ins w:id="831" w:author="Jordan Wipf" w:date="2018-10-25T20:43:00Z">
        <w:r>
          <w:rPr>
            <w:b/>
            <w:sz w:val="24"/>
            <w:szCs w:val="24"/>
          </w:rPr>
          <w:t xml:space="preserve"> </w:t>
        </w:r>
      </w:ins>
      <w:r>
        <w:rPr>
          <w:sz w:val="24"/>
          <w:szCs w:val="24"/>
        </w:rPr>
        <w:t>Stocks</w:t>
      </w:r>
      <w:del w:id="832" w:author="Jordan Wipf" w:date="2018-10-25T20:43:00Z">
        <w:r w:rsidDel="008D62B3">
          <w:rPr>
            <w:sz w:val="24"/>
            <w:szCs w:val="24"/>
          </w:rPr>
          <w:delText xml:space="preserve">  </w:delText>
        </w:r>
      </w:del>
      <w:ins w:id="833" w:author="Jordan Wipf" w:date="2018-10-25T20:43:00Z">
        <w:r>
          <w:rPr>
            <w:sz w:val="24"/>
            <w:szCs w:val="24"/>
          </w:rPr>
          <w:t xml:space="preserve"> </w:t>
        </w:r>
      </w:ins>
      <w:r>
        <w:rPr>
          <w:sz w:val="24"/>
          <w:szCs w:val="24"/>
        </w:rPr>
        <w:t>are</w:t>
      </w:r>
      <w:del w:id="834" w:author="Jordan Wipf" w:date="2018-10-25T20:43:00Z">
        <w:r w:rsidDel="008D62B3">
          <w:rPr>
            <w:sz w:val="24"/>
            <w:szCs w:val="24"/>
          </w:rPr>
          <w:delText xml:space="preserve">  </w:delText>
        </w:r>
      </w:del>
      <w:ins w:id="835" w:author="Jordan Wipf" w:date="2018-10-25T20:43:00Z">
        <w:r>
          <w:rPr>
            <w:sz w:val="24"/>
            <w:szCs w:val="24"/>
          </w:rPr>
          <w:t xml:space="preserve"> </w:t>
        </w:r>
      </w:ins>
      <w:r>
        <w:rPr>
          <w:sz w:val="24"/>
          <w:szCs w:val="24"/>
        </w:rPr>
        <w:t>representative</w:t>
      </w:r>
      <w:del w:id="836" w:author="Jordan Wipf" w:date="2018-10-25T20:43:00Z">
        <w:r w:rsidDel="008D62B3">
          <w:rPr>
            <w:sz w:val="24"/>
            <w:szCs w:val="24"/>
          </w:rPr>
          <w:delText xml:space="preserve">  </w:delText>
        </w:r>
      </w:del>
      <w:ins w:id="837" w:author="Jordan Wipf" w:date="2018-10-25T20:43:00Z">
        <w:r>
          <w:rPr>
            <w:sz w:val="24"/>
            <w:szCs w:val="24"/>
          </w:rPr>
          <w:t xml:space="preserve"> </w:t>
        </w:r>
      </w:ins>
      <w:r>
        <w:rPr>
          <w:sz w:val="24"/>
          <w:szCs w:val="24"/>
        </w:rPr>
        <w:t>of</w:t>
      </w:r>
      <w:del w:id="838" w:author="Jordan Wipf" w:date="2018-10-25T20:43:00Z">
        <w:r w:rsidDel="008D62B3">
          <w:rPr>
            <w:sz w:val="24"/>
            <w:szCs w:val="24"/>
          </w:rPr>
          <w:delText xml:space="preserve">  </w:delText>
        </w:r>
      </w:del>
      <w:ins w:id="839" w:author="Jordan Wipf" w:date="2018-10-25T20:43:00Z">
        <w:r>
          <w:rPr>
            <w:sz w:val="24"/>
            <w:szCs w:val="24"/>
          </w:rPr>
          <w:t xml:space="preserve"> </w:t>
        </w:r>
      </w:ins>
      <w:r>
        <w:rPr>
          <w:sz w:val="24"/>
          <w:szCs w:val="24"/>
        </w:rPr>
        <w:t>a business. So there exists businesses where the time of the year is significant. If you go to a clothing store</w:t>
      </w:r>
      <w:del w:id="840" w:author="Jordan Wipf" w:date="2018-10-25T20:43:00Z">
        <w:r w:rsidDel="008D62B3">
          <w:rPr>
            <w:sz w:val="24"/>
            <w:szCs w:val="24"/>
          </w:rPr>
          <w:delText xml:space="preserve">  </w:delText>
        </w:r>
      </w:del>
      <w:ins w:id="841" w:author="Jordan Wipf" w:date="2018-10-25T20:43:00Z">
        <w:r>
          <w:rPr>
            <w:sz w:val="24"/>
            <w:szCs w:val="24"/>
          </w:rPr>
          <w:t xml:space="preserve"> </w:t>
        </w:r>
      </w:ins>
      <w:r>
        <w:rPr>
          <w:sz w:val="24"/>
          <w:szCs w:val="24"/>
        </w:rPr>
        <w:t>that</w:t>
      </w:r>
      <w:del w:id="842" w:author="Jordan Wipf" w:date="2018-10-25T20:43:00Z">
        <w:r w:rsidDel="008D62B3">
          <w:rPr>
            <w:sz w:val="24"/>
            <w:szCs w:val="24"/>
          </w:rPr>
          <w:delText xml:space="preserve">  </w:delText>
        </w:r>
      </w:del>
      <w:ins w:id="843" w:author="Jordan Wipf" w:date="2018-10-25T20:43:00Z">
        <w:r>
          <w:rPr>
            <w:sz w:val="24"/>
            <w:szCs w:val="24"/>
          </w:rPr>
          <w:t xml:space="preserve"> </w:t>
        </w:r>
      </w:ins>
      <w:r>
        <w:rPr>
          <w:sz w:val="24"/>
          <w:szCs w:val="24"/>
        </w:rPr>
        <w:t>focuses</w:t>
      </w:r>
      <w:del w:id="844" w:author="Jordan Wipf" w:date="2018-10-25T20:43:00Z">
        <w:r w:rsidDel="008D62B3">
          <w:rPr>
            <w:sz w:val="24"/>
            <w:szCs w:val="24"/>
          </w:rPr>
          <w:delText xml:space="preserve">  </w:delText>
        </w:r>
      </w:del>
      <w:ins w:id="845" w:author="Jordan Wipf" w:date="2018-10-25T20:43:00Z">
        <w:r>
          <w:rPr>
            <w:sz w:val="24"/>
            <w:szCs w:val="24"/>
          </w:rPr>
          <w:t xml:space="preserve"> </w:t>
        </w:r>
      </w:ins>
      <w:r>
        <w:rPr>
          <w:sz w:val="24"/>
          <w:szCs w:val="24"/>
        </w:rPr>
        <w:t>on</w:t>
      </w:r>
      <w:del w:id="846" w:author="Jordan Wipf" w:date="2018-10-25T20:43:00Z">
        <w:r w:rsidDel="008D62B3">
          <w:rPr>
            <w:sz w:val="24"/>
            <w:szCs w:val="24"/>
          </w:rPr>
          <w:delText xml:space="preserve">  </w:delText>
        </w:r>
      </w:del>
      <w:ins w:id="847" w:author="Jordan Wipf" w:date="2018-10-25T20:43:00Z">
        <w:r>
          <w:rPr>
            <w:sz w:val="24"/>
            <w:szCs w:val="24"/>
          </w:rPr>
          <w:t xml:space="preserve"> </w:t>
        </w:r>
      </w:ins>
      <w:r>
        <w:rPr>
          <w:sz w:val="24"/>
          <w:szCs w:val="24"/>
        </w:rPr>
        <w:t>selling</w:t>
      </w:r>
      <w:del w:id="848" w:author="Jordan Wipf" w:date="2018-10-25T20:43:00Z">
        <w:r w:rsidDel="008D62B3">
          <w:rPr>
            <w:sz w:val="24"/>
            <w:szCs w:val="24"/>
          </w:rPr>
          <w:delText xml:space="preserve">  </w:delText>
        </w:r>
      </w:del>
      <w:ins w:id="849" w:author="Jordan Wipf" w:date="2018-10-25T20:43:00Z">
        <w:r>
          <w:rPr>
            <w:sz w:val="24"/>
            <w:szCs w:val="24"/>
          </w:rPr>
          <w:t xml:space="preserve"> </w:t>
        </w:r>
      </w:ins>
      <w:r>
        <w:rPr>
          <w:sz w:val="24"/>
          <w:szCs w:val="24"/>
        </w:rPr>
        <w:t>winter</w:t>
      </w:r>
      <w:del w:id="850" w:author="Jordan Wipf" w:date="2018-10-25T20:43:00Z">
        <w:r w:rsidDel="008D62B3">
          <w:rPr>
            <w:sz w:val="24"/>
            <w:szCs w:val="24"/>
          </w:rPr>
          <w:delText xml:space="preserve">  </w:delText>
        </w:r>
      </w:del>
      <w:ins w:id="851" w:author="Jordan Wipf" w:date="2018-10-25T20:43:00Z">
        <w:r>
          <w:rPr>
            <w:sz w:val="24"/>
            <w:szCs w:val="24"/>
          </w:rPr>
          <w:t xml:space="preserve"> </w:t>
        </w:r>
      </w:ins>
      <w:r>
        <w:rPr>
          <w:sz w:val="24"/>
          <w:szCs w:val="24"/>
        </w:rPr>
        <w:t>clothing,</w:t>
      </w:r>
      <w:del w:id="852" w:author="Jordan Wipf" w:date="2018-10-25T20:43:00Z">
        <w:r w:rsidDel="008D62B3">
          <w:rPr>
            <w:sz w:val="24"/>
            <w:szCs w:val="24"/>
          </w:rPr>
          <w:delText xml:space="preserve">  </w:delText>
        </w:r>
      </w:del>
      <w:ins w:id="853" w:author="Jordan Wipf" w:date="2018-10-25T20:43:00Z">
        <w:r>
          <w:rPr>
            <w:sz w:val="24"/>
            <w:szCs w:val="24"/>
          </w:rPr>
          <w:t xml:space="preserve"> </w:t>
        </w:r>
      </w:ins>
      <w:r>
        <w:rPr>
          <w:sz w:val="24"/>
          <w:szCs w:val="24"/>
        </w:rPr>
        <w:t>then</w:t>
      </w:r>
      <w:del w:id="854" w:author="Jordan Wipf" w:date="2018-10-25T20:43:00Z">
        <w:r w:rsidDel="008D62B3">
          <w:rPr>
            <w:sz w:val="24"/>
            <w:szCs w:val="24"/>
          </w:rPr>
          <w:delText xml:space="preserve">  </w:delText>
        </w:r>
      </w:del>
      <w:ins w:id="855" w:author="Jordan Wipf" w:date="2018-10-25T20:43:00Z">
        <w:r>
          <w:rPr>
            <w:sz w:val="24"/>
            <w:szCs w:val="24"/>
          </w:rPr>
          <w:t xml:space="preserve"> </w:t>
        </w:r>
      </w:ins>
      <w:r>
        <w:rPr>
          <w:sz w:val="24"/>
          <w:szCs w:val="24"/>
        </w:rPr>
        <w:t>you</w:t>
      </w:r>
      <w:del w:id="856" w:author="Jordan Wipf" w:date="2018-10-25T20:43:00Z">
        <w:r w:rsidDel="008D62B3">
          <w:rPr>
            <w:sz w:val="24"/>
            <w:szCs w:val="24"/>
          </w:rPr>
          <w:delText xml:space="preserve">  </w:delText>
        </w:r>
      </w:del>
      <w:ins w:id="857" w:author="Jordan Wipf" w:date="2018-10-25T20:43:00Z">
        <w:r>
          <w:rPr>
            <w:sz w:val="24"/>
            <w:szCs w:val="24"/>
          </w:rPr>
          <w:t xml:space="preserve"> </w:t>
        </w:r>
      </w:ins>
      <w:r>
        <w:rPr>
          <w:sz w:val="24"/>
          <w:szCs w:val="24"/>
        </w:rPr>
        <w:t>would</w:t>
      </w:r>
      <w:del w:id="858" w:author="Jordan Wipf" w:date="2018-10-25T20:43:00Z">
        <w:r w:rsidDel="008D62B3">
          <w:rPr>
            <w:sz w:val="24"/>
            <w:szCs w:val="24"/>
          </w:rPr>
          <w:delText xml:space="preserve">  </w:delText>
        </w:r>
      </w:del>
      <w:ins w:id="859" w:author="Jordan Wipf" w:date="2018-10-25T20:43:00Z">
        <w:r>
          <w:rPr>
            <w:sz w:val="24"/>
            <w:szCs w:val="24"/>
          </w:rPr>
          <w:t xml:space="preserve"> </w:t>
        </w:r>
      </w:ins>
      <w:r>
        <w:rPr>
          <w:sz w:val="24"/>
          <w:szCs w:val="24"/>
        </w:rPr>
        <w:t>not</w:t>
      </w:r>
      <w:del w:id="860" w:author="Jordan Wipf" w:date="2018-10-25T20:43:00Z">
        <w:r w:rsidDel="008D62B3">
          <w:rPr>
            <w:sz w:val="24"/>
            <w:szCs w:val="24"/>
          </w:rPr>
          <w:delText xml:space="preserve">  </w:delText>
        </w:r>
      </w:del>
      <w:ins w:id="861" w:author="Jordan Wipf" w:date="2018-10-25T20:43:00Z">
        <w:r>
          <w:rPr>
            <w:sz w:val="24"/>
            <w:szCs w:val="24"/>
          </w:rPr>
          <w:t xml:space="preserve"> </w:t>
        </w:r>
      </w:ins>
      <w:r>
        <w:rPr>
          <w:sz w:val="24"/>
          <w:szCs w:val="24"/>
        </w:rPr>
        <w:t>be</w:t>
      </w:r>
      <w:del w:id="862" w:author="Jordan Wipf" w:date="2018-10-25T20:43:00Z">
        <w:r w:rsidDel="008D62B3">
          <w:rPr>
            <w:sz w:val="24"/>
            <w:szCs w:val="24"/>
          </w:rPr>
          <w:delText xml:space="preserve">  </w:delText>
        </w:r>
      </w:del>
      <w:ins w:id="863" w:author="Jordan Wipf" w:date="2018-10-25T20:43:00Z">
        <w:r>
          <w:rPr>
            <w:sz w:val="24"/>
            <w:szCs w:val="24"/>
          </w:rPr>
          <w:t xml:space="preserve"> </w:t>
        </w:r>
      </w:ins>
      <w:r>
        <w:rPr>
          <w:sz w:val="24"/>
          <w:szCs w:val="24"/>
        </w:rPr>
        <w:t>surprised</w:t>
      </w:r>
      <w:del w:id="864" w:author="Jordan Wipf" w:date="2018-10-25T20:43:00Z">
        <w:r w:rsidDel="008D62B3">
          <w:rPr>
            <w:sz w:val="24"/>
            <w:szCs w:val="24"/>
          </w:rPr>
          <w:delText xml:space="preserve">  </w:delText>
        </w:r>
      </w:del>
      <w:ins w:id="865" w:author="Jordan Wipf" w:date="2018-10-25T20:43:00Z">
        <w:r>
          <w:rPr>
            <w:sz w:val="24"/>
            <w:szCs w:val="24"/>
          </w:rPr>
          <w:t xml:space="preserve"> </w:t>
        </w:r>
      </w:ins>
      <w:r>
        <w:rPr>
          <w:sz w:val="24"/>
          <w:szCs w:val="24"/>
        </w:rPr>
        <w:t>to</w:t>
      </w:r>
      <w:del w:id="866" w:author="Jordan Wipf" w:date="2018-10-25T20:43:00Z">
        <w:r w:rsidDel="008D62B3">
          <w:rPr>
            <w:sz w:val="24"/>
            <w:szCs w:val="24"/>
          </w:rPr>
          <w:delText xml:space="preserve">  </w:delText>
        </w:r>
      </w:del>
      <w:ins w:id="867" w:author="Jordan Wipf" w:date="2018-10-25T20:43:00Z">
        <w:r>
          <w:rPr>
            <w:sz w:val="24"/>
            <w:szCs w:val="24"/>
          </w:rPr>
          <w:t xml:space="preserve"> </w:t>
        </w:r>
      </w:ins>
      <w:r>
        <w:rPr>
          <w:sz w:val="24"/>
          <w:szCs w:val="24"/>
        </w:rPr>
        <w:t>see</w:t>
      </w:r>
      <w:del w:id="868" w:author="Jordan Wipf" w:date="2018-10-25T20:43:00Z">
        <w:r w:rsidDel="008D62B3">
          <w:rPr>
            <w:sz w:val="24"/>
            <w:szCs w:val="24"/>
          </w:rPr>
          <w:delText xml:space="preserve">  </w:delText>
        </w:r>
      </w:del>
      <w:ins w:id="869" w:author="Jordan Wipf" w:date="2018-10-25T20:43:00Z">
        <w:r>
          <w:rPr>
            <w:sz w:val="24"/>
            <w:szCs w:val="24"/>
          </w:rPr>
          <w:t xml:space="preserve"> </w:t>
        </w:r>
      </w:ins>
      <w:r>
        <w:rPr>
          <w:sz w:val="24"/>
          <w:szCs w:val="24"/>
        </w:rPr>
        <w:t>that</w:t>
      </w:r>
      <w:del w:id="870" w:author="Jordan Wipf" w:date="2018-10-25T20:43:00Z">
        <w:r w:rsidDel="008D62B3">
          <w:rPr>
            <w:sz w:val="24"/>
            <w:szCs w:val="24"/>
          </w:rPr>
          <w:delText xml:space="preserve">  </w:delText>
        </w:r>
      </w:del>
      <w:ins w:id="871" w:author="Jordan Wipf" w:date="2018-10-25T20:43:00Z">
        <w:r>
          <w:rPr>
            <w:sz w:val="24"/>
            <w:szCs w:val="24"/>
          </w:rPr>
          <w:t xml:space="preserve"> </w:t>
        </w:r>
      </w:ins>
      <w:r>
        <w:rPr>
          <w:sz w:val="24"/>
          <w:szCs w:val="24"/>
        </w:rPr>
        <w:t>the earnings of the company and stock prices usually are higher on winter seasons, and then low on summer seasons. Pay attention to the seasons in which businesses work.</w:t>
      </w:r>
    </w:p>
    <w:p w14:paraId="43A24002" w14:textId="77777777" w:rsidR="005F2E6A" w:rsidRDefault="005F2E6A">
      <w:pPr>
        <w:spacing w:before="9" w:line="140" w:lineRule="exact"/>
        <w:rPr>
          <w:sz w:val="15"/>
          <w:szCs w:val="15"/>
        </w:rPr>
      </w:pPr>
    </w:p>
    <w:p w14:paraId="427E67B1" w14:textId="77777777" w:rsidR="005F2E6A" w:rsidRDefault="008D62B3">
      <w:pPr>
        <w:spacing w:line="259" w:lineRule="auto"/>
        <w:ind w:left="100" w:right="78"/>
        <w:jc w:val="both"/>
        <w:rPr>
          <w:sz w:val="24"/>
          <w:szCs w:val="24"/>
        </w:rPr>
        <w:sectPr w:rsidR="005F2E6A">
          <w:pgSz w:w="12240" w:h="15840"/>
          <w:pgMar w:top="1380" w:right="1320" w:bottom="280" w:left="1340" w:header="0" w:footer="1040" w:gutter="0"/>
          <w:cols w:space="720"/>
        </w:sectPr>
      </w:pPr>
      <w:r>
        <w:rPr>
          <w:sz w:val="24"/>
          <w:szCs w:val="24"/>
        </w:rPr>
        <w:t xml:space="preserve">The factors that affect trends, are too many to just explain in one chapter. The idea of this chapter was to explain how different trends are identified and how they behave. </w:t>
      </w:r>
      <w:r>
        <w:rPr>
          <w:b/>
          <w:sz w:val="24"/>
          <w:szCs w:val="24"/>
          <w:u w:val="thick" w:color="000000"/>
        </w:rPr>
        <w:t>The final note on this</w:t>
      </w:r>
      <w:r>
        <w:rPr>
          <w:b/>
          <w:sz w:val="24"/>
          <w:szCs w:val="24"/>
        </w:rPr>
        <w:t xml:space="preserve"> </w:t>
      </w:r>
      <w:r>
        <w:rPr>
          <w:b/>
          <w:sz w:val="24"/>
          <w:szCs w:val="24"/>
          <w:u w:val="thick" w:color="000000"/>
        </w:rPr>
        <w:t>chapter is to always remember that the time frame that we look at things plays a huge role</w:t>
      </w:r>
      <w:r>
        <w:rPr>
          <w:b/>
          <w:sz w:val="24"/>
          <w:szCs w:val="24"/>
        </w:rPr>
        <w:t xml:space="preserve"> </w:t>
      </w:r>
      <w:r>
        <w:rPr>
          <w:b/>
          <w:sz w:val="24"/>
          <w:szCs w:val="24"/>
          <w:u w:val="thick" w:color="000000"/>
        </w:rPr>
        <w:t>in our understanding of stocks.</w:t>
      </w:r>
      <w:r>
        <w:rPr>
          <w:b/>
          <w:sz w:val="24"/>
          <w:szCs w:val="24"/>
        </w:rPr>
        <w:t xml:space="preserve"> </w:t>
      </w:r>
      <w:r>
        <w:rPr>
          <w:sz w:val="24"/>
          <w:szCs w:val="24"/>
        </w:rPr>
        <w:t>Furthermore, there are other key things to understand before developing a complete strategy in stock trading. These key things are the next chapter.</w:t>
      </w:r>
    </w:p>
    <w:p w14:paraId="065CB869" w14:textId="77777777" w:rsidR="005F2E6A" w:rsidRDefault="008D62B3">
      <w:pPr>
        <w:spacing w:before="40"/>
        <w:ind w:left="100" w:right="2745"/>
        <w:jc w:val="both"/>
        <w:rPr>
          <w:sz w:val="44"/>
          <w:szCs w:val="44"/>
        </w:rPr>
      </w:pPr>
      <w:r>
        <w:rPr>
          <w:b/>
          <w:color w:val="009999"/>
          <w:w w:val="99"/>
          <w:sz w:val="44"/>
          <w:szCs w:val="44"/>
        </w:rPr>
        <w:lastRenderedPageBreak/>
        <w:t>Chapter</w:t>
      </w:r>
      <w:r>
        <w:rPr>
          <w:b/>
          <w:color w:val="009999"/>
          <w:sz w:val="44"/>
          <w:szCs w:val="44"/>
        </w:rPr>
        <w:t xml:space="preserve"> </w:t>
      </w:r>
      <w:r>
        <w:rPr>
          <w:b/>
          <w:color w:val="009999"/>
          <w:w w:val="99"/>
          <w:sz w:val="44"/>
          <w:szCs w:val="44"/>
        </w:rPr>
        <w:t>4:</w:t>
      </w:r>
      <w:r>
        <w:rPr>
          <w:b/>
          <w:color w:val="009999"/>
          <w:sz w:val="44"/>
          <w:szCs w:val="44"/>
        </w:rPr>
        <w:t xml:space="preserve"> </w:t>
      </w:r>
      <w:r>
        <w:rPr>
          <w:b/>
          <w:color w:val="009999"/>
          <w:w w:val="99"/>
          <w:sz w:val="44"/>
          <w:szCs w:val="44"/>
        </w:rPr>
        <w:t>Classifications</w:t>
      </w:r>
      <w:r>
        <w:rPr>
          <w:b/>
          <w:color w:val="009999"/>
          <w:sz w:val="44"/>
          <w:szCs w:val="44"/>
        </w:rPr>
        <w:t xml:space="preserve"> </w:t>
      </w:r>
      <w:r>
        <w:rPr>
          <w:b/>
          <w:color w:val="009999"/>
          <w:w w:val="99"/>
          <w:sz w:val="44"/>
          <w:szCs w:val="44"/>
        </w:rPr>
        <w:t>of</w:t>
      </w:r>
      <w:r>
        <w:rPr>
          <w:b/>
          <w:color w:val="009999"/>
          <w:sz w:val="44"/>
          <w:szCs w:val="44"/>
        </w:rPr>
        <w:t xml:space="preserve"> </w:t>
      </w:r>
      <w:r>
        <w:rPr>
          <w:b/>
          <w:color w:val="009999"/>
          <w:w w:val="99"/>
          <w:sz w:val="44"/>
          <w:szCs w:val="44"/>
        </w:rPr>
        <w:t>Stocks</w:t>
      </w:r>
    </w:p>
    <w:p w14:paraId="2E1B5615" w14:textId="77777777" w:rsidR="005F2E6A" w:rsidRDefault="005F2E6A">
      <w:pPr>
        <w:spacing w:line="200" w:lineRule="exact"/>
      </w:pPr>
    </w:p>
    <w:p w14:paraId="69C23779" w14:textId="77777777" w:rsidR="005F2E6A" w:rsidRDefault="005F2E6A">
      <w:pPr>
        <w:spacing w:before="17" w:line="280" w:lineRule="exact"/>
        <w:rPr>
          <w:sz w:val="28"/>
          <w:szCs w:val="28"/>
        </w:rPr>
      </w:pPr>
    </w:p>
    <w:p w14:paraId="5AD7009C" w14:textId="77777777" w:rsidR="005F2E6A" w:rsidRDefault="008D62B3">
      <w:pPr>
        <w:spacing w:line="258" w:lineRule="auto"/>
        <w:ind w:left="100" w:right="80"/>
        <w:jc w:val="both"/>
        <w:rPr>
          <w:sz w:val="24"/>
          <w:szCs w:val="24"/>
        </w:rPr>
      </w:pPr>
      <w:r>
        <w:rPr>
          <w:sz w:val="24"/>
          <w:szCs w:val="24"/>
        </w:rPr>
        <w:t>Previously we looked at how different trends can be analyzed. One of the tools during this analysis is to understand in which classification our stocks fall into. These classifications will help us to understand the trends before we even look at them. There will be two levels of classification.</w:t>
      </w:r>
    </w:p>
    <w:p w14:paraId="053F50D8" w14:textId="77777777" w:rsidR="005F2E6A" w:rsidRDefault="005F2E6A">
      <w:pPr>
        <w:spacing w:before="1" w:line="160" w:lineRule="exact"/>
        <w:rPr>
          <w:sz w:val="16"/>
          <w:szCs w:val="16"/>
        </w:rPr>
      </w:pPr>
    </w:p>
    <w:p w14:paraId="690D1EB8" w14:textId="77777777" w:rsidR="005F2E6A" w:rsidRDefault="008D62B3">
      <w:pPr>
        <w:ind w:left="100" w:right="4413"/>
        <w:jc w:val="both"/>
        <w:rPr>
          <w:sz w:val="32"/>
          <w:szCs w:val="32"/>
        </w:rPr>
      </w:pPr>
      <w:r>
        <w:rPr>
          <w:b/>
          <w:color w:val="0099CC"/>
          <w:w w:val="99"/>
          <w:sz w:val="32"/>
          <w:szCs w:val="32"/>
        </w:rPr>
        <w:t>Level</w:t>
      </w:r>
      <w:r>
        <w:rPr>
          <w:b/>
          <w:color w:val="0099CC"/>
          <w:sz w:val="32"/>
          <w:szCs w:val="32"/>
        </w:rPr>
        <w:t xml:space="preserve"> </w:t>
      </w:r>
      <w:r>
        <w:rPr>
          <w:b/>
          <w:color w:val="0099CC"/>
          <w:w w:val="99"/>
          <w:sz w:val="32"/>
          <w:szCs w:val="32"/>
        </w:rPr>
        <w:t>1</w:t>
      </w:r>
      <w:ins w:id="872" w:author="Jordan Wipf" w:date="2018-10-25T21:09:00Z">
        <w:r w:rsidR="008209D6">
          <w:rPr>
            <w:b/>
            <w:color w:val="0099CC"/>
            <w:w w:val="99"/>
            <w:sz w:val="32"/>
            <w:szCs w:val="32"/>
          </w:rPr>
          <w:t xml:space="preserve"> -</w:t>
        </w:r>
      </w:ins>
      <w:r>
        <w:rPr>
          <w:b/>
          <w:color w:val="0099CC"/>
          <w:sz w:val="32"/>
          <w:szCs w:val="32"/>
        </w:rPr>
        <w:t xml:space="preserve"> </w:t>
      </w:r>
      <w:r>
        <w:rPr>
          <w:b/>
          <w:color w:val="0099CC"/>
          <w:w w:val="99"/>
          <w:sz w:val="32"/>
          <w:szCs w:val="32"/>
        </w:rPr>
        <w:t>Volatile</w:t>
      </w:r>
      <w:r>
        <w:rPr>
          <w:b/>
          <w:color w:val="0099CC"/>
          <w:sz w:val="32"/>
          <w:szCs w:val="32"/>
        </w:rPr>
        <w:t xml:space="preserve"> </w:t>
      </w:r>
      <w:r>
        <w:rPr>
          <w:b/>
          <w:color w:val="0099CC"/>
          <w:w w:val="99"/>
          <w:sz w:val="32"/>
          <w:szCs w:val="32"/>
        </w:rPr>
        <w:t>and</w:t>
      </w:r>
      <w:r>
        <w:rPr>
          <w:b/>
          <w:color w:val="0099CC"/>
          <w:sz w:val="32"/>
          <w:szCs w:val="32"/>
        </w:rPr>
        <w:t xml:space="preserve"> </w:t>
      </w:r>
      <w:r>
        <w:rPr>
          <w:b/>
          <w:color w:val="0099CC"/>
          <w:w w:val="99"/>
          <w:sz w:val="32"/>
          <w:szCs w:val="32"/>
        </w:rPr>
        <w:t>Constant</w:t>
      </w:r>
      <w:r>
        <w:rPr>
          <w:b/>
          <w:color w:val="0099CC"/>
          <w:sz w:val="32"/>
          <w:szCs w:val="32"/>
        </w:rPr>
        <w:t xml:space="preserve"> </w:t>
      </w:r>
      <w:r>
        <w:rPr>
          <w:b/>
          <w:color w:val="0099CC"/>
          <w:w w:val="99"/>
          <w:sz w:val="32"/>
          <w:szCs w:val="32"/>
        </w:rPr>
        <w:t>Stocks</w:t>
      </w:r>
    </w:p>
    <w:p w14:paraId="37607826" w14:textId="77777777" w:rsidR="005F2E6A" w:rsidRDefault="008D62B3">
      <w:pPr>
        <w:spacing w:before="30" w:line="258" w:lineRule="auto"/>
        <w:ind w:left="100" w:right="76"/>
        <w:jc w:val="both"/>
        <w:rPr>
          <w:sz w:val="24"/>
          <w:szCs w:val="24"/>
        </w:rPr>
      </w:pPr>
      <w:r>
        <w:rPr>
          <w:sz w:val="24"/>
          <w:szCs w:val="24"/>
        </w:rPr>
        <w:t xml:space="preserve">All stocks can fall in one of these two options. As the names easily imply. One of them is Volatile Stocks, these stocks tend to change in trends really fast. One day they could be going up in price with profits of more than 20%, and the next they could be falling price drops of 50%. This </w:t>
      </w:r>
      <w:r>
        <w:rPr>
          <w:b/>
          <w:sz w:val="24"/>
          <w:szCs w:val="24"/>
        </w:rPr>
        <w:t xml:space="preserve">volatile behavior </w:t>
      </w:r>
      <w:r>
        <w:rPr>
          <w:sz w:val="24"/>
          <w:szCs w:val="24"/>
        </w:rPr>
        <w:t xml:space="preserve">is usually characteristic of businesses that are not fully developed or recently started. </w:t>
      </w:r>
      <w:r>
        <w:rPr>
          <w:b/>
          <w:sz w:val="24"/>
          <w:szCs w:val="24"/>
        </w:rPr>
        <w:t>For</w:t>
      </w:r>
      <w:del w:id="873" w:author="Jordan Wipf" w:date="2018-10-25T20:43:00Z">
        <w:r w:rsidDel="008D62B3">
          <w:rPr>
            <w:b/>
            <w:sz w:val="24"/>
            <w:szCs w:val="24"/>
          </w:rPr>
          <w:delText xml:space="preserve">  </w:delText>
        </w:r>
      </w:del>
      <w:ins w:id="874" w:author="Jordan Wipf" w:date="2018-10-25T20:43:00Z">
        <w:r>
          <w:rPr>
            <w:b/>
            <w:sz w:val="24"/>
            <w:szCs w:val="24"/>
          </w:rPr>
          <w:t xml:space="preserve"> </w:t>
        </w:r>
      </w:ins>
      <w:r>
        <w:rPr>
          <w:b/>
          <w:sz w:val="24"/>
          <w:szCs w:val="24"/>
        </w:rPr>
        <w:t>long-term investment,</w:t>
      </w:r>
      <w:del w:id="875" w:author="Jordan Wipf" w:date="2018-10-25T20:43:00Z">
        <w:r w:rsidDel="008D62B3">
          <w:rPr>
            <w:b/>
            <w:sz w:val="24"/>
            <w:szCs w:val="24"/>
          </w:rPr>
          <w:delText xml:space="preserve">  </w:delText>
        </w:r>
      </w:del>
      <w:ins w:id="876" w:author="Jordan Wipf" w:date="2018-10-25T20:43:00Z">
        <w:r>
          <w:rPr>
            <w:b/>
            <w:sz w:val="24"/>
            <w:szCs w:val="24"/>
          </w:rPr>
          <w:t xml:space="preserve"> </w:t>
        </w:r>
      </w:ins>
      <w:r>
        <w:rPr>
          <w:b/>
          <w:sz w:val="24"/>
          <w:szCs w:val="24"/>
        </w:rPr>
        <w:t>it</w:t>
      </w:r>
      <w:del w:id="877" w:author="Jordan Wipf" w:date="2018-10-25T20:43:00Z">
        <w:r w:rsidDel="008D62B3">
          <w:rPr>
            <w:b/>
            <w:sz w:val="24"/>
            <w:szCs w:val="24"/>
          </w:rPr>
          <w:delText xml:space="preserve">  </w:delText>
        </w:r>
      </w:del>
      <w:ins w:id="878" w:author="Jordan Wipf" w:date="2018-10-25T20:43:00Z">
        <w:r>
          <w:rPr>
            <w:b/>
            <w:sz w:val="24"/>
            <w:szCs w:val="24"/>
          </w:rPr>
          <w:t xml:space="preserve"> </w:t>
        </w:r>
      </w:ins>
      <w:r>
        <w:rPr>
          <w:b/>
          <w:sz w:val="24"/>
          <w:szCs w:val="24"/>
        </w:rPr>
        <w:t>is</w:t>
      </w:r>
      <w:del w:id="879" w:author="Jordan Wipf" w:date="2018-10-25T20:43:00Z">
        <w:r w:rsidDel="008D62B3">
          <w:rPr>
            <w:b/>
            <w:sz w:val="24"/>
            <w:szCs w:val="24"/>
          </w:rPr>
          <w:delText xml:space="preserve">  </w:delText>
        </w:r>
      </w:del>
      <w:ins w:id="880" w:author="Jordan Wipf" w:date="2018-10-25T20:43:00Z">
        <w:r>
          <w:rPr>
            <w:b/>
            <w:sz w:val="24"/>
            <w:szCs w:val="24"/>
          </w:rPr>
          <w:t xml:space="preserve"> </w:t>
        </w:r>
      </w:ins>
      <w:r>
        <w:rPr>
          <w:b/>
          <w:sz w:val="24"/>
          <w:szCs w:val="24"/>
        </w:rPr>
        <w:t>important</w:t>
      </w:r>
      <w:del w:id="881" w:author="Jordan Wipf" w:date="2018-10-25T20:43:00Z">
        <w:r w:rsidDel="008D62B3">
          <w:rPr>
            <w:b/>
            <w:sz w:val="24"/>
            <w:szCs w:val="24"/>
          </w:rPr>
          <w:delText xml:space="preserve">  </w:delText>
        </w:r>
      </w:del>
      <w:ins w:id="882" w:author="Jordan Wipf" w:date="2018-10-25T20:43:00Z">
        <w:r>
          <w:rPr>
            <w:b/>
            <w:sz w:val="24"/>
            <w:szCs w:val="24"/>
          </w:rPr>
          <w:t xml:space="preserve"> </w:t>
        </w:r>
      </w:ins>
      <w:r>
        <w:rPr>
          <w:b/>
          <w:sz w:val="24"/>
          <w:szCs w:val="24"/>
        </w:rPr>
        <w:t>to</w:t>
      </w:r>
      <w:del w:id="883" w:author="Jordan Wipf" w:date="2018-10-25T20:43:00Z">
        <w:r w:rsidDel="008D62B3">
          <w:rPr>
            <w:b/>
            <w:sz w:val="24"/>
            <w:szCs w:val="24"/>
          </w:rPr>
          <w:delText xml:space="preserve">  </w:delText>
        </w:r>
      </w:del>
      <w:ins w:id="884" w:author="Jordan Wipf" w:date="2018-10-25T20:43:00Z">
        <w:r>
          <w:rPr>
            <w:b/>
            <w:sz w:val="24"/>
            <w:szCs w:val="24"/>
          </w:rPr>
          <w:t xml:space="preserve"> </w:t>
        </w:r>
      </w:ins>
      <w:r>
        <w:rPr>
          <w:b/>
          <w:sz w:val="24"/>
          <w:szCs w:val="24"/>
        </w:rPr>
        <w:t>avoid</w:t>
      </w:r>
      <w:del w:id="885" w:author="Jordan Wipf" w:date="2018-10-25T20:43:00Z">
        <w:r w:rsidDel="008D62B3">
          <w:rPr>
            <w:b/>
            <w:sz w:val="24"/>
            <w:szCs w:val="24"/>
          </w:rPr>
          <w:delText xml:space="preserve">  </w:delText>
        </w:r>
      </w:del>
      <w:ins w:id="886" w:author="Jordan Wipf" w:date="2018-10-25T20:43:00Z">
        <w:r>
          <w:rPr>
            <w:b/>
            <w:sz w:val="24"/>
            <w:szCs w:val="24"/>
          </w:rPr>
          <w:t xml:space="preserve"> </w:t>
        </w:r>
      </w:ins>
      <w:r>
        <w:rPr>
          <w:b/>
          <w:sz w:val="24"/>
          <w:szCs w:val="24"/>
        </w:rPr>
        <w:t>this</w:t>
      </w:r>
      <w:del w:id="887" w:author="Jordan Wipf" w:date="2018-10-25T20:43:00Z">
        <w:r w:rsidDel="008D62B3">
          <w:rPr>
            <w:b/>
            <w:sz w:val="24"/>
            <w:szCs w:val="24"/>
          </w:rPr>
          <w:delText xml:space="preserve">  </w:delText>
        </w:r>
      </w:del>
      <w:ins w:id="888" w:author="Jordan Wipf" w:date="2018-10-25T20:43:00Z">
        <w:r>
          <w:rPr>
            <w:b/>
            <w:sz w:val="24"/>
            <w:szCs w:val="24"/>
          </w:rPr>
          <w:t xml:space="preserve"> </w:t>
        </w:r>
      </w:ins>
      <w:r>
        <w:rPr>
          <w:b/>
          <w:sz w:val="24"/>
          <w:szCs w:val="24"/>
        </w:rPr>
        <w:t>type</w:t>
      </w:r>
      <w:del w:id="889" w:author="Jordan Wipf" w:date="2018-10-25T20:43:00Z">
        <w:r w:rsidDel="008D62B3">
          <w:rPr>
            <w:b/>
            <w:sz w:val="24"/>
            <w:szCs w:val="24"/>
          </w:rPr>
          <w:delText xml:space="preserve">  </w:delText>
        </w:r>
      </w:del>
      <w:ins w:id="890" w:author="Jordan Wipf" w:date="2018-10-25T20:43:00Z">
        <w:r>
          <w:rPr>
            <w:b/>
            <w:sz w:val="24"/>
            <w:szCs w:val="24"/>
          </w:rPr>
          <w:t xml:space="preserve"> </w:t>
        </w:r>
      </w:ins>
      <w:r>
        <w:rPr>
          <w:b/>
          <w:sz w:val="24"/>
          <w:szCs w:val="24"/>
        </w:rPr>
        <w:t>of</w:t>
      </w:r>
      <w:del w:id="891" w:author="Jordan Wipf" w:date="2018-10-25T20:43:00Z">
        <w:r w:rsidDel="008D62B3">
          <w:rPr>
            <w:b/>
            <w:sz w:val="24"/>
            <w:szCs w:val="24"/>
          </w:rPr>
          <w:delText xml:space="preserve">  </w:delText>
        </w:r>
      </w:del>
      <w:ins w:id="892" w:author="Jordan Wipf" w:date="2018-10-25T20:43:00Z">
        <w:r>
          <w:rPr>
            <w:b/>
            <w:sz w:val="24"/>
            <w:szCs w:val="24"/>
          </w:rPr>
          <w:t xml:space="preserve"> </w:t>
        </w:r>
      </w:ins>
      <w:r>
        <w:rPr>
          <w:b/>
          <w:sz w:val="24"/>
          <w:szCs w:val="24"/>
        </w:rPr>
        <w:t>stocks.</w:t>
      </w:r>
      <w:del w:id="893" w:author="Jordan Wipf" w:date="2018-10-25T20:43:00Z">
        <w:r w:rsidDel="008D62B3">
          <w:rPr>
            <w:b/>
            <w:sz w:val="24"/>
            <w:szCs w:val="24"/>
          </w:rPr>
          <w:delText xml:space="preserve">  </w:delText>
        </w:r>
      </w:del>
      <w:ins w:id="894" w:author="Jordan Wipf" w:date="2018-10-25T20:43:00Z">
        <w:r>
          <w:rPr>
            <w:b/>
            <w:sz w:val="24"/>
            <w:szCs w:val="24"/>
          </w:rPr>
          <w:t xml:space="preserve"> </w:t>
        </w:r>
      </w:ins>
      <w:r>
        <w:rPr>
          <w:sz w:val="24"/>
          <w:szCs w:val="24"/>
        </w:rPr>
        <w:t>On</w:t>
      </w:r>
      <w:del w:id="895" w:author="Jordan Wipf" w:date="2018-10-25T20:43:00Z">
        <w:r w:rsidDel="008D62B3">
          <w:rPr>
            <w:sz w:val="24"/>
            <w:szCs w:val="24"/>
          </w:rPr>
          <w:delText xml:space="preserve">  </w:delText>
        </w:r>
      </w:del>
      <w:ins w:id="896" w:author="Jordan Wipf" w:date="2018-10-25T20:43:00Z">
        <w:r>
          <w:rPr>
            <w:sz w:val="24"/>
            <w:szCs w:val="24"/>
          </w:rPr>
          <w:t xml:space="preserve"> </w:t>
        </w:r>
      </w:ins>
      <w:r>
        <w:rPr>
          <w:sz w:val="24"/>
          <w:szCs w:val="24"/>
        </w:rPr>
        <w:t>the</w:t>
      </w:r>
      <w:del w:id="897" w:author="Jordan Wipf" w:date="2018-10-25T20:43:00Z">
        <w:r w:rsidDel="008D62B3">
          <w:rPr>
            <w:sz w:val="24"/>
            <w:szCs w:val="24"/>
          </w:rPr>
          <w:delText xml:space="preserve">  </w:delText>
        </w:r>
      </w:del>
      <w:ins w:id="898" w:author="Jordan Wipf" w:date="2018-10-25T20:43:00Z">
        <w:r>
          <w:rPr>
            <w:sz w:val="24"/>
            <w:szCs w:val="24"/>
          </w:rPr>
          <w:t xml:space="preserve"> </w:t>
        </w:r>
      </w:ins>
      <w:r>
        <w:rPr>
          <w:sz w:val="24"/>
          <w:szCs w:val="24"/>
        </w:rPr>
        <w:t>other</w:t>
      </w:r>
      <w:del w:id="899" w:author="Jordan Wipf" w:date="2018-10-25T20:43:00Z">
        <w:r w:rsidDel="008D62B3">
          <w:rPr>
            <w:sz w:val="24"/>
            <w:szCs w:val="24"/>
          </w:rPr>
          <w:delText xml:space="preserve">  </w:delText>
        </w:r>
      </w:del>
      <w:ins w:id="900" w:author="Jordan Wipf" w:date="2018-10-25T20:43:00Z">
        <w:r>
          <w:rPr>
            <w:sz w:val="24"/>
            <w:szCs w:val="24"/>
          </w:rPr>
          <w:t xml:space="preserve"> </w:t>
        </w:r>
      </w:ins>
      <w:r>
        <w:rPr>
          <w:sz w:val="24"/>
          <w:szCs w:val="24"/>
        </w:rPr>
        <w:t>hand, constant stocks</w:t>
      </w:r>
      <w:del w:id="901" w:author="Jordan Wipf" w:date="2018-10-25T21:10:00Z">
        <w:r w:rsidDel="008209D6">
          <w:rPr>
            <w:sz w:val="24"/>
            <w:szCs w:val="24"/>
          </w:rPr>
          <w:delText>,</w:delText>
        </w:r>
      </w:del>
      <w:r>
        <w:rPr>
          <w:sz w:val="24"/>
          <w:szCs w:val="24"/>
        </w:rPr>
        <w:t xml:space="preserve"> are stocks that show similar trends for most of the time. Usually constant stocks don’t truly exist, and investors call them low volatil</w:t>
      </w:r>
      <w:ins w:id="902" w:author="Jordan Wipf" w:date="2018-10-25T21:10:00Z">
        <w:r w:rsidR="008209D6">
          <w:rPr>
            <w:sz w:val="24"/>
            <w:szCs w:val="24"/>
          </w:rPr>
          <w:t>ity</w:t>
        </w:r>
      </w:ins>
      <w:del w:id="903" w:author="Jordan Wipf" w:date="2018-10-25T21:10:00Z">
        <w:r w:rsidDel="008209D6">
          <w:rPr>
            <w:sz w:val="24"/>
            <w:szCs w:val="24"/>
          </w:rPr>
          <w:delText>e</w:delText>
        </w:r>
      </w:del>
      <w:r>
        <w:rPr>
          <w:sz w:val="24"/>
          <w:szCs w:val="24"/>
        </w:rPr>
        <w:t xml:space="preserve"> stocks, but for this guide, they will be called constant. There will be moments where these stocks can be high or low for a short period of time, but these events are usually rare. </w:t>
      </w:r>
      <w:r>
        <w:rPr>
          <w:b/>
          <w:sz w:val="24"/>
          <w:szCs w:val="24"/>
        </w:rPr>
        <w:t xml:space="preserve">For long-term investment, it is important to identify this type of stocks. </w:t>
      </w:r>
      <w:commentRangeStart w:id="904"/>
      <w:r>
        <w:rPr>
          <w:sz w:val="24"/>
          <w:szCs w:val="24"/>
        </w:rPr>
        <w:t>If you recall from Chapter 3, all previous trends shown before were constant stocks behaviors.</w:t>
      </w:r>
      <w:del w:id="905" w:author="Jordan Wipf" w:date="2018-10-25T20:43:00Z">
        <w:r w:rsidDel="008D62B3">
          <w:rPr>
            <w:sz w:val="24"/>
            <w:szCs w:val="24"/>
          </w:rPr>
          <w:delText xml:space="preserve">  </w:delText>
        </w:r>
      </w:del>
      <w:ins w:id="906" w:author="Jordan Wipf" w:date="2018-10-25T20:43:00Z">
        <w:r>
          <w:rPr>
            <w:sz w:val="24"/>
            <w:szCs w:val="24"/>
          </w:rPr>
          <w:t xml:space="preserve"> </w:t>
        </w:r>
      </w:ins>
      <w:commentRangeEnd w:id="904"/>
      <w:ins w:id="907" w:author="Jordan Wipf" w:date="2018-10-25T21:11:00Z">
        <w:r w:rsidR="0046529D">
          <w:rPr>
            <w:rStyle w:val="CommentReference"/>
          </w:rPr>
          <w:commentReference w:id="904"/>
        </w:r>
      </w:ins>
      <w:r>
        <w:rPr>
          <w:b/>
          <w:sz w:val="24"/>
          <w:szCs w:val="24"/>
        </w:rPr>
        <w:t>Overall,</w:t>
      </w:r>
      <w:del w:id="908" w:author="Jordan Wipf" w:date="2018-10-25T20:43:00Z">
        <w:r w:rsidDel="008D62B3">
          <w:rPr>
            <w:b/>
            <w:sz w:val="24"/>
            <w:szCs w:val="24"/>
          </w:rPr>
          <w:delText xml:space="preserve">  </w:delText>
        </w:r>
      </w:del>
      <w:ins w:id="909" w:author="Jordan Wipf" w:date="2018-10-25T20:43:00Z">
        <w:r>
          <w:rPr>
            <w:b/>
            <w:sz w:val="24"/>
            <w:szCs w:val="24"/>
          </w:rPr>
          <w:t xml:space="preserve"> </w:t>
        </w:r>
      </w:ins>
      <w:r>
        <w:rPr>
          <w:b/>
          <w:sz w:val="24"/>
          <w:szCs w:val="24"/>
        </w:rPr>
        <w:t>volatile</w:t>
      </w:r>
      <w:del w:id="910" w:author="Jordan Wipf" w:date="2018-10-25T20:43:00Z">
        <w:r w:rsidDel="008D62B3">
          <w:rPr>
            <w:b/>
            <w:sz w:val="24"/>
            <w:szCs w:val="24"/>
          </w:rPr>
          <w:delText xml:space="preserve">  </w:delText>
        </w:r>
      </w:del>
      <w:ins w:id="911" w:author="Jordan Wipf" w:date="2018-10-25T20:43:00Z">
        <w:r>
          <w:rPr>
            <w:b/>
            <w:sz w:val="24"/>
            <w:szCs w:val="24"/>
          </w:rPr>
          <w:t xml:space="preserve"> </w:t>
        </w:r>
      </w:ins>
      <w:r>
        <w:rPr>
          <w:b/>
          <w:sz w:val="24"/>
          <w:szCs w:val="24"/>
        </w:rPr>
        <w:t>stocks</w:t>
      </w:r>
      <w:del w:id="912" w:author="Jordan Wipf" w:date="2018-10-25T20:43:00Z">
        <w:r w:rsidDel="008D62B3">
          <w:rPr>
            <w:b/>
            <w:sz w:val="24"/>
            <w:szCs w:val="24"/>
          </w:rPr>
          <w:delText xml:space="preserve">  </w:delText>
        </w:r>
      </w:del>
      <w:ins w:id="913" w:author="Jordan Wipf" w:date="2018-10-25T20:43:00Z">
        <w:r>
          <w:rPr>
            <w:b/>
            <w:sz w:val="24"/>
            <w:szCs w:val="24"/>
          </w:rPr>
          <w:t xml:space="preserve"> </w:t>
        </w:r>
      </w:ins>
      <w:r>
        <w:rPr>
          <w:b/>
          <w:sz w:val="24"/>
          <w:szCs w:val="24"/>
        </w:rPr>
        <w:t>are</w:t>
      </w:r>
      <w:del w:id="914" w:author="Jordan Wipf" w:date="2018-10-25T20:43:00Z">
        <w:r w:rsidDel="008D62B3">
          <w:rPr>
            <w:b/>
            <w:sz w:val="24"/>
            <w:szCs w:val="24"/>
          </w:rPr>
          <w:delText xml:space="preserve">  </w:delText>
        </w:r>
      </w:del>
      <w:ins w:id="915" w:author="Jordan Wipf" w:date="2018-10-25T20:43:00Z">
        <w:r>
          <w:rPr>
            <w:b/>
            <w:sz w:val="24"/>
            <w:szCs w:val="24"/>
          </w:rPr>
          <w:t xml:space="preserve"> </w:t>
        </w:r>
      </w:ins>
      <w:r>
        <w:rPr>
          <w:b/>
          <w:sz w:val="24"/>
          <w:szCs w:val="24"/>
        </w:rPr>
        <w:t>really</w:t>
      </w:r>
      <w:del w:id="916" w:author="Jordan Wipf" w:date="2018-10-25T20:43:00Z">
        <w:r w:rsidDel="008D62B3">
          <w:rPr>
            <w:b/>
            <w:sz w:val="24"/>
            <w:szCs w:val="24"/>
          </w:rPr>
          <w:delText xml:space="preserve">  </w:delText>
        </w:r>
      </w:del>
      <w:ins w:id="917" w:author="Jordan Wipf" w:date="2018-10-25T20:43:00Z">
        <w:r>
          <w:rPr>
            <w:b/>
            <w:sz w:val="24"/>
            <w:szCs w:val="24"/>
          </w:rPr>
          <w:t xml:space="preserve"> </w:t>
        </w:r>
      </w:ins>
      <w:r>
        <w:rPr>
          <w:b/>
          <w:sz w:val="24"/>
          <w:szCs w:val="24"/>
        </w:rPr>
        <w:t>hard</w:t>
      </w:r>
      <w:del w:id="918" w:author="Jordan Wipf" w:date="2018-10-25T20:43:00Z">
        <w:r w:rsidDel="008D62B3">
          <w:rPr>
            <w:b/>
            <w:sz w:val="24"/>
            <w:szCs w:val="24"/>
          </w:rPr>
          <w:delText xml:space="preserve">  </w:delText>
        </w:r>
      </w:del>
      <w:ins w:id="919" w:author="Jordan Wipf" w:date="2018-10-25T20:43:00Z">
        <w:r>
          <w:rPr>
            <w:b/>
            <w:sz w:val="24"/>
            <w:szCs w:val="24"/>
          </w:rPr>
          <w:t xml:space="preserve"> </w:t>
        </w:r>
      </w:ins>
      <w:r>
        <w:rPr>
          <w:b/>
          <w:sz w:val="24"/>
          <w:szCs w:val="24"/>
        </w:rPr>
        <w:t>to</w:t>
      </w:r>
      <w:del w:id="920" w:author="Jordan Wipf" w:date="2018-10-25T20:43:00Z">
        <w:r w:rsidDel="008D62B3">
          <w:rPr>
            <w:b/>
            <w:sz w:val="24"/>
            <w:szCs w:val="24"/>
          </w:rPr>
          <w:delText xml:space="preserve">  </w:delText>
        </w:r>
      </w:del>
      <w:ins w:id="921" w:author="Jordan Wipf" w:date="2018-10-25T20:43:00Z">
        <w:r>
          <w:rPr>
            <w:b/>
            <w:sz w:val="24"/>
            <w:szCs w:val="24"/>
          </w:rPr>
          <w:t xml:space="preserve"> </w:t>
        </w:r>
      </w:ins>
      <w:r>
        <w:rPr>
          <w:b/>
          <w:sz w:val="24"/>
          <w:szCs w:val="24"/>
        </w:rPr>
        <w:t>predict</w:t>
      </w:r>
      <w:del w:id="922" w:author="Jordan Wipf" w:date="2018-10-25T20:43:00Z">
        <w:r w:rsidDel="008D62B3">
          <w:rPr>
            <w:b/>
            <w:sz w:val="24"/>
            <w:szCs w:val="24"/>
          </w:rPr>
          <w:delText xml:space="preserve">  </w:delText>
        </w:r>
      </w:del>
      <w:ins w:id="923" w:author="Jordan Wipf" w:date="2018-10-25T20:43:00Z">
        <w:r>
          <w:rPr>
            <w:b/>
            <w:sz w:val="24"/>
            <w:szCs w:val="24"/>
          </w:rPr>
          <w:t xml:space="preserve"> </w:t>
        </w:r>
      </w:ins>
      <w:r>
        <w:rPr>
          <w:b/>
          <w:sz w:val="24"/>
          <w:szCs w:val="24"/>
        </w:rPr>
        <w:t>even</w:t>
      </w:r>
      <w:del w:id="924" w:author="Jordan Wipf" w:date="2018-10-25T20:43:00Z">
        <w:r w:rsidDel="008D62B3">
          <w:rPr>
            <w:b/>
            <w:sz w:val="24"/>
            <w:szCs w:val="24"/>
          </w:rPr>
          <w:delText xml:space="preserve">  </w:delText>
        </w:r>
      </w:del>
      <w:ins w:id="925" w:author="Jordan Wipf" w:date="2018-10-25T20:43:00Z">
        <w:r>
          <w:rPr>
            <w:b/>
            <w:sz w:val="24"/>
            <w:szCs w:val="24"/>
          </w:rPr>
          <w:t xml:space="preserve"> </w:t>
        </w:r>
      </w:ins>
      <w:r>
        <w:rPr>
          <w:b/>
          <w:sz w:val="24"/>
          <w:szCs w:val="24"/>
        </w:rPr>
        <w:t>on</w:t>
      </w:r>
      <w:del w:id="926" w:author="Jordan Wipf" w:date="2018-10-25T20:43:00Z">
        <w:r w:rsidDel="008D62B3">
          <w:rPr>
            <w:b/>
            <w:sz w:val="24"/>
            <w:szCs w:val="24"/>
          </w:rPr>
          <w:delText xml:space="preserve">  </w:delText>
        </w:r>
      </w:del>
      <w:ins w:id="927" w:author="Jordan Wipf" w:date="2018-10-25T20:43:00Z">
        <w:r>
          <w:rPr>
            <w:b/>
            <w:sz w:val="24"/>
            <w:szCs w:val="24"/>
          </w:rPr>
          <w:t xml:space="preserve"> </w:t>
        </w:r>
      </w:ins>
      <w:r>
        <w:rPr>
          <w:b/>
          <w:sz w:val="24"/>
          <w:szCs w:val="24"/>
        </w:rPr>
        <w:t>the</w:t>
      </w:r>
      <w:del w:id="928" w:author="Jordan Wipf" w:date="2018-10-25T20:43:00Z">
        <w:r w:rsidDel="008D62B3">
          <w:rPr>
            <w:b/>
            <w:sz w:val="24"/>
            <w:szCs w:val="24"/>
          </w:rPr>
          <w:delText xml:space="preserve">  </w:delText>
        </w:r>
      </w:del>
      <w:ins w:id="929" w:author="Jordan Wipf" w:date="2018-10-25T20:43:00Z">
        <w:r>
          <w:rPr>
            <w:b/>
            <w:sz w:val="24"/>
            <w:szCs w:val="24"/>
          </w:rPr>
          <w:t xml:space="preserve"> </w:t>
        </w:r>
      </w:ins>
      <w:r>
        <w:rPr>
          <w:b/>
          <w:sz w:val="24"/>
          <w:szCs w:val="24"/>
        </w:rPr>
        <w:t>long-term</w:t>
      </w:r>
      <w:del w:id="930" w:author="Jordan Wipf" w:date="2018-10-25T20:43:00Z">
        <w:r w:rsidDel="008D62B3">
          <w:rPr>
            <w:b/>
            <w:sz w:val="24"/>
            <w:szCs w:val="24"/>
          </w:rPr>
          <w:delText xml:space="preserve">  </w:delText>
        </w:r>
      </w:del>
      <w:ins w:id="931" w:author="Jordan Wipf" w:date="2018-10-25T20:43:00Z">
        <w:r>
          <w:rPr>
            <w:b/>
            <w:sz w:val="24"/>
            <w:szCs w:val="24"/>
          </w:rPr>
          <w:t xml:space="preserve"> </w:t>
        </w:r>
      </w:ins>
      <w:r>
        <w:rPr>
          <w:b/>
          <w:sz w:val="24"/>
          <w:szCs w:val="24"/>
        </w:rPr>
        <w:t>and constant stocks are easier to predict on the long-term.</w:t>
      </w:r>
    </w:p>
    <w:p w14:paraId="0AEE1496" w14:textId="77777777" w:rsidR="005F2E6A" w:rsidRDefault="005F2E6A">
      <w:pPr>
        <w:spacing w:before="9" w:line="140" w:lineRule="exact"/>
        <w:rPr>
          <w:sz w:val="15"/>
          <w:szCs w:val="15"/>
        </w:rPr>
      </w:pPr>
    </w:p>
    <w:p w14:paraId="6A987C9B" w14:textId="77777777" w:rsidR="005F2E6A" w:rsidRDefault="008D62B3">
      <w:pPr>
        <w:ind w:left="100" w:right="5215"/>
        <w:jc w:val="both"/>
        <w:rPr>
          <w:sz w:val="32"/>
          <w:szCs w:val="32"/>
        </w:rPr>
      </w:pPr>
      <w:r>
        <w:rPr>
          <w:b/>
          <w:color w:val="0099CC"/>
          <w:w w:val="99"/>
          <w:sz w:val="32"/>
          <w:szCs w:val="32"/>
        </w:rPr>
        <w:t>Level</w:t>
      </w:r>
      <w:r>
        <w:rPr>
          <w:b/>
          <w:color w:val="0099CC"/>
          <w:sz w:val="32"/>
          <w:szCs w:val="32"/>
        </w:rPr>
        <w:t xml:space="preserve"> </w:t>
      </w:r>
      <w:r>
        <w:rPr>
          <w:b/>
          <w:color w:val="0099CC"/>
          <w:w w:val="99"/>
          <w:sz w:val="32"/>
          <w:szCs w:val="32"/>
        </w:rPr>
        <w:t>2</w:t>
      </w:r>
      <w:ins w:id="932" w:author="Jordan Wipf" w:date="2018-10-25T21:09:00Z">
        <w:r w:rsidR="008209D6">
          <w:rPr>
            <w:b/>
            <w:color w:val="0099CC"/>
            <w:w w:val="99"/>
            <w:sz w:val="32"/>
            <w:szCs w:val="32"/>
          </w:rPr>
          <w:t xml:space="preserve"> -</w:t>
        </w:r>
      </w:ins>
      <w:r>
        <w:rPr>
          <w:b/>
          <w:color w:val="0099CC"/>
          <w:sz w:val="32"/>
          <w:szCs w:val="32"/>
        </w:rPr>
        <w:t xml:space="preserve"> </w:t>
      </w:r>
      <w:r>
        <w:rPr>
          <w:b/>
          <w:color w:val="0099CC"/>
          <w:w w:val="99"/>
          <w:sz w:val="32"/>
          <w:szCs w:val="32"/>
        </w:rPr>
        <w:t>Service/Product</w:t>
      </w:r>
      <w:r>
        <w:rPr>
          <w:b/>
          <w:color w:val="0099CC"/>
          <w:sz w:val="32"/>
          <w:szCs w:val="32"/>
        </w:rPr>
        <w:t xml:space="preserve"> </w:t>
      </w:r>
      <w:r>
        <w:rPr>
          <w:b/>
          <w:color w:val="0099CC"/>
          <w:w w:val="99"/>
          <w:sz w:val="32"/>
          <w:szCs w:val="32"/>
        </w:rPr>
        <w:t>Stocks</w:t>
      </w:r>
    </w:p>
    <w:p w14:paraId="76F13666" w14:textId="77777777" w:rsidR="005F2E6A" w:rsidRDefault="008D62B3">
      <w:pPr>
        <w:spacing w:before="30" w:line="259" w:lineRule="auto"/>
        <w:ind w:left="100" w:right="78"/>
        <w:jc w:val="both"/>
        <w:rPr>
          <w:sz w:val="24"/>
          <w:szCs w:val="24"/>
        </w:rPr>
        <w:sectPr w:rsidR="005F2E6A">
          <w:pgSz w:w="12240" w:h="15840"/>
          <w:pgMar w:top="1400" w:right="1320" w:bottom="280" w:left="1340" w:header="0" w:footer="1040" w:gutter="0"/>
          <w:cols w:space="720"/>
        </w:sectPr>
      </w:pPr>
      <w:r>
        <w:rPr>
          <w:sz w:val="24"/>
          <w:szCs w:val="24"/>
        </w:rPr>
        <w:t>Now</w:t>
      </w:r>
      <w:del w:id="933" w:author="Jordan Wipf" w:date="2018-10-25T20:43:00Z">
        <w:r w:rsidDel="008D62B3">
          <w:rPr>
            <w:sz w:val="24"/>
            <w:szCs w:val="24"/>
          </w:rPr>
          <w:delText xml:space="preserve">  </w:delText>
        </w:r>
      </w:del>
      <w:ins w:id="934" w:author="Jordan Wipf" w:date="2018-10-25T20:43:00Z">
        <w:r>
          <w:rPr>
            <w:sz w:val="24"/>
            <w:szCs w:val="24"/>
          </w:rPr>
          <w:t xml:space="preserve"> </w:t>
        </w:r>
      </w:ins>
      <w:r>
        <w:rPr>
          <w:sz w:val="24"/>
          <w:szCs w:val="24"/>
        </w:rPr>
        <w:t>that</w:t>
      </w:r>
      <w:del w:id="935" w:author="Jordan Wipf" w:date="2018-10-25T20:43:00Z">
        <w:r w:rsidDel="008D62B3">
          <w:rPr>
            <w:sz w:val="24"/>
            <w:szCs w:val="24"/>
          </w:rPr>
          <w:delText xml:space="preserve">  </w:delText>
        </w:r>
      </w:del>
      <w:ins w:id="936" w:author="Jordan Wipf" w:date="2018-10-25T20:43:00Z">
        <w:r>
          <w:rPr>
            <w:sz w:val="24"/>
            <w:szCs w:val="24"/>
          </w:rPr>
          <w:t xml:space="preserve"> </w:t>
        </w:r>
      </w:ins>
      <w:r>
        <w:rPr>
          <w:sz w:val="24"/>
          <w:szCs w:val="24"/>
        </w:rPr>
        <w:t>we</w:t>
      </w:r>
      <w:del w:id="937" w:author="Jordan Wipf" w:date="2018-10-25T20:43:00Z">
        <w:r w:rsidDel="008D62B3">
          <w:rPr>
            <w:sz w:val="24"/>
            <w:szCs w:val="24"/>
          </w:rPr>
          <w:delText xml:space="preserve">  </w:delText>
        </w:r>
      </w:del>
      <w:ins w:id="938" w:author="Jordan Wipf" w:date="2018-10-25T20:43:00Z">
        <w:r>
          <w:rPr>
            <w:sz w:val="24"/>
            <w:szCs w:val="24"/>
          </w:rPr>
          <w:t xml:space="preserve"> </w:t>
        </w:r>
      </w:ins>
      <w:r>
        <w:rPr>
          <w:sz w:val="24"/>
          <w:szCs w:val="24"/>
        </w:rPr>
        <w:t>understand</w:t>
      </w:r>
      <w:del w:id="939" w:author="Jordan Wipf" w:date="2018-10-25T20:43:00Z">
        <w:r w:rsidDel="008D62B3">
          <w:rPr>
            <w:sz w:val="24"/>
            <w:szCs w:val="24"/>
          </w:rPr>
          <w:delText xml:space="preserve">  </w:delText>
        </w:r>
      </w:del>
      <w:ins w:id="940" w:author="Jordan Wipf" w:date="2018-10-25T20:43:00Z">
        <w:r>
          <w:rPr>
            <w:sz w:val="24"/>
            <w:szCs w:val="24"/>
          </w:rPr>
          <w:t xml:space="preserve"> </w:t>
        </w:r>
      </w:ins>
      <w:r>
        <w:rPr>
          <w:sz w:val="24"/>
          <w:szCs w:val="24"/>
        </w:rPr>
        <w:t>the</w:t>
      </w:r>
      <w:del w:id="941" w:author="Jordan Wipf" w:date="2018-10-25T20:43:00Z">
        <w:r w:rsidDel="008D62B3">
          <w:rPr>
            <w:sz w:val="24"/>
            <w:szCs w:val="24"/>
          </w:rPr>
          <w:delText xml:space="preserve">  </w:delText>
        </w:r>
      </w:del>
      <w:ins w:id="942" w:author="Jordan Wipf" w:date="2018-10-25T20:43:00Z">
        <w:r>
          <w:rPr>
            <w:sz w:val="24"/>
            <w:szCs w:val="24"/>
          </w:rPr>
          <w:t xml:space="preserve"> </w:t>
        </w:r>
      </w:ins>
      <w:r>
        <w:rPr>
          <w:sz w:val="24"/>
          <w:szCs w:val="24"/>
        </w:rPr>
        <w:t>two</w:t>
      </w:r>
      <w:del w:id="943" w:author="Jordan Wipf" w:date="2018-10-25T20:43:00Z">
        <w:r w:rsidDel="008D62B3">
          <w:rPr>
            <w:sz w:val="24"/>
            <w:szCs w:val="24"/>
          </w:rPr>
          <w:delText xml:space="preserve">  </w:delText>
        </w:r>
      </w:del>
      <w:ins w:id="944" w:author="Jordan Wipf" w:date="2018-10-25T20:43:00Z">
        <w:r>
          <w:rPr>
            <w:sz w:val="24"/>
            <w:szCs w:val="24"/>
          </w:rPr>
          <w:t xml:space="preserve"> </w:t>
        </w:r>
      </w:ins>
      <w:r>
        <w:rPr>
          <w:sz w:val="24"/>
          <w:szCs w:val="24"/>
        </w:rPr>
        <w:t>general</w:t>
      </w:r>
      <w:del w:id="945" w:author="Jordan Wipf" w:date="2018-10-25T20:43:00Z">
        <w:r w:rsidDel="008D62B3">
          <w:rPr>
            <w:sz w:val="24"/>
            <w:szCs w:val="24"/>
          </w:rPr>
          <w:delText xml:space="preserve">  </w:delText>
        </w:r>
      </w:del>
      <w:ins w:id="946" w:author="Jordan Wipf" w:date="2018-10-25T20:43:00Z">
        <w:r>
          <w:rPr>
            <w:sz w:val="24"/>
            <w:szCs w:val="24"/>
          </w:rPr>
          <w:t xml:space="preserve"> </w:t>
        </w:r>
      </w:ins>
      <w:r>
        <w:rPr>
          <w:sz w:val="24"/>
          <w:szCs w:val="24"/>
        </w:rPr>
        <w:t>types</w:t>
      </w:r>
      <w:del w:id="947" w:author="Jordan Wipf" w:date="2018-10-25T20:43:00Z">
        <w:r w:rsidDel="008D62B3">
          <w:rPr>
            <w:sz w:val="24"/>
            <w:szCs w:val="24"/>
          </w:rPr>
          <w:delText xml:space="preserve">  </w:delText>
        </w:r>
      </w:del>
      <w:ins w:id="948" w:author="Jordan Wipf" w:date="2018-10-25T20:43:00Z">
        <w:r>
          <w:rPr>
            <w:sz w:val="24"/>
            <w:szCs w:val="24"/>
          </w:rPr>
          <w:t xml:space="preserve"> </w:t>
        </w:r>
      </w:ins>
      <w:r>
        <w:rPr>
          <w:sz w:val="24"/>
          <w:szCs w:val="24"/>
        </w:rPr>
        <w:t>of</w:t>
      </w:r>
      <w:del w:id="949" w:author="Jordan Wipf" w:date="2018-10-25T20:43:00Z">
        <w:r w:rsidDel="008D62B3">
          <w:rPr>
            <w:sz w:val="24"/>
            <w:szCs w:val="24"/>
          </w:rPr>
          <w:delText xml:space="preserve">  </w:delText>
        </w:r>
      </w:del>
      <w:ins w:id="950" w:author="Jordan Wipf" w:date="2018-10-25T20:43:00Z">
        <w:r>
          <w:rPr>
            <w:sz w:val="24"/>
            <w:szCs w:val="24"/>
          </w:rPr>
          <w:t xml:space="preserve"> </w:t>
        </w:r>
      </w:ins>
      <w:r>
        <w:rPr>
          <w:sz w:val="24"/>
          <w:szCs w:val="24"/>
        </w:rPr>
        <w:t>stocks</w:t>
      </w:r>
      <w:ins w:id="951" w:author="Jordan Wipf" w:date="2018-10-25T21:11:00Z">
        <w:r w:rsidR="0046529D">
          <w:rPr>
            <w:sz w:val="24"/>
            <w:szCs w:val="24"/>
          </w:rPr>
          <w:t>,</w:t>
        </w:r>
      </w:ins>
      <w:del w:id="952" w:author="Jordan Wipf" w:date="2018-10-25T21:11:00Z">
        <w:r w:rsidDel="0046529D">
          <w:rPr>
            <w:sz w:val="24"/>
            <w:szCs w:val="24"/>
          </w:rPr>
          <w:delText>.</w:delText>
        </w:r>
      </w:del>
      <w:del w:id="953" w:author="Jordan Wipf" w:date="2018-10-25T20:43:00Z">
        <w:r w:rsidDel="008D62B3">
          <w:rPr>
            <w:sz w:val="24"/>
            <w:szCs w:val="24"/>
          </w:rPr>
          <w:delText xml:space="preserve">  </w:delText>
        </w:r>
      </w:del>
      <w:ins w:id="954" w:author="Jordan Wipf" w:date="2018-10-25T20:43:00Z">
        <w:r>
          <w:rPr>
            <w:sz w:val="24"/>
            <w:szCs w:val="24"/>
          </w:rPr>
          <w:t xml:space="preserve"> </w:t>
        </w:r>
      </w:ins>
      <w:ins w:id="955" w:author="Jordan Wipf" w:date="2018-10-25T21:11:00Z">
        <w:r w:rsidR="0046529D">
          <w:rPr>
            <w:sz w:val="24"/>
            <w:szCs w:val="24"/>
          </w:rPr>
          <w:t>l</w:t>
        </w:r>
      </w:ins>
      <w:del w:id="956" w:author="Jordan Wipf" w:date="2018-10-25T21:11:00Z">
        <w:r w:rsidDel="0046529D">
          <w:rPr>
            <w:sz w:val="24"/>
            <w:szCs w:val="24"/>
          </w:rPr>
          <w:delText>L</w:delText>
        </w:r>
      </w:del>
      <w:r>
        <w:rPr>
          <w:sz w:val="24"/>
          <w:szCs w:val="24"/>
        </w:rPr>
        <w:t>et</w:t>
      </w:r>
      <w:del w:id="957" w:author="Jordan Wipf" w:date="2018-10-25T20:43:00Z">
        <w:r w:rsidDel="008D62B3">
          <w:rPr>
            <w:sz w:val="24"/>
            <w:szCs w:val="24"/>
          </w:rPr>
          <w:delText xml:space="preserve">  </w:delText>
        </w:r>
      </w:del>
      <w:ins w:id="958" w:author="Jordan Wipf" w:date="2018-10-25T20:43:00Z">
        <w:r>
          <w:rPr>
            <w:sz w:val="24"/>
            <w:szCs w:val="24"/>
          </w:rPr>
          <w:t xml:space="preserve"> </w:t>
        </w:r>
      </w:ins>
      <w:r>
        <w:rPr>
          <w:sz w:val="24"/>
          <w:szCs w:val="24"/>
        </w:rPr>
        <w:t>us</w:t>
      </w:r>
      <w:del w:id="959" w:author="Jordan Wipf" w:date="2018-10-25T20:43:00Z">
        <w:r w:rsidDel="008D62B3">
          <w:rPr>
            <w:sz w:val="24"/>
            <w:szCs w:val="24"/>
          </w:rPr>
          <w:delText xml:space="preserve">  </w:delText>
        </w:r>
      </w:del>
      <w:ins w:id="960" w:author="Jordan Wipf" w:date="2018-10-25T20:43:00Z">
        <w:r>
          <w:rPr>
            <w:sz w:val="24"/>
            <w:szCs w:val="24"/>
          </w:rPr>
          <w:t xml:space="preserve"> </w:t>
        </w:r>
      </w:ins>
      <w:r>
        <w:rPr>
          <w:sz w:val="24"/>
          <w:szCs w:val="24"/>
        </w:rPr>
        <w:t>look</w:t>
      </w:r>
      <w:del w:id="961" w:author="Jordan Wipf" w:date="2018-10-25T20:43:00Z">
        <w:r w:rsidDel="008D62B3">
          <w:rPr>
            <w:sz w:val="24"/>
            <w:szCs w:val="24"/>
          </w:rPr>
          <w:delText xml:space="preserve">  </w:delText>
        </w:r>
      </w:del>
      <w:ins w:id="962" w:author="Jordan Wipf" w:date="2018-10-25T20:43:00Z">
        <w:r>
          <w:rPr>
            <w:sz w:val="24"/>
            <w:szCs w:val="24"/>
          </w:rPr>
          <w:t xml:space="preserve"> </w:t>
        </w:r>
      </w:ins>
      <w:r>
        <w:rPr>
          <w:sz w:val="24"/>
          <w:szCs w:val="24"/>
        </w:rPr>
        <w:t>at</w:t>
      </w:r>
      <w:del w:id="963" w:author="Jordan Wipf" w:date="2018-10-25T20:43:00Z">
        <w:r w:rsidDel="008D62B3">
          <w:rPr>
            <w:sz w:val="24"/>
            <w:szCs w:val="24"/>
          </w:rPr>
          <w:delText xml:space="preserve">  </w:delText>
        </w:r>
      </w:del>
      <w:ins w:id="964" w:author="Jordan Wipf" w:date="2018-10-25T20:43:00Z">
        <w:r>
          <w:rPr>
            <w:sz w:val="24"/>
            <w:szCs w:val="24"/>
          </w:rPr>
          <w:t xml:space="preserve"> </w:t>
        </w:r>
      </w:ins>
      <w:r>
        <w:rPr>
          <w:sz w:val="24"/>
          <w:szCs w:val="24"/>
        </w:rPr>
        <w:t>service/product classification.</w:t>
      </w:r>
      <w:del w:id="965" w:author="Jordan Wipf" w:date="2018-10-25T20:43:00Z">
        <w:r w:rsidDel="008D62B3">
          <w:rPr>
            <w:sz w:val="24"/>
            <w:szCs w:val="24"/>
          </w:rPr>
          <w:delText xml:space="preserve">  </w:delText>
        </w:r>
      </w:del>
      <w:ins w:id="966" w:author="Jordan Wipf" w:date="2018-10-25T20:43:00Z">
        <w:r>
          <w:rPr>
            <w:sz w:val="24"/>
            <w:szCs w:val="24"/>
          </w:rPr>
          <w:t xml:space="preserve"> </w:t>
        </w:r>
      </w:ins>
      <w:r>
        <w:rPr>
          <w:sz w:val="24"/>
          <w:szCs w:val="24"/>
        </w:rPr>
        <w:t>In</w:t>
      </w:r>
      <w:del w:id="967" w:author="Jordan Wipf" w:date="2018-10-25T20:43:00Z">
        <w:r w:rsidDel="008D62B3">
          <w:rPr>
            <w:sz w:val="24"/>
            <w:szCs w:val="24"/>
          </w:rPr>
          <w:delText xml:space="preserve">  </w:delText>
        </w:r>
      </w:del>
      <w:ins w:id="968" w:author="Jordan Wipf" w:date="2018-10-25T20:43:00Z">
        <w:r>
          <w:rPr>
            <w:sz w:val="24"/>
            <w:szCs w:val="24"/>
          </w:rPr>
          <w:t xml:space="preserve"> </w:t>
        </w:r>
      </w:ins>
      <w:r>
        <w:rPr>
          <w:sz w:val="24"/>
          <w:szCs w:val="24"/>
        </w:rPr>
        <w:t>simple</w:t>
      </w:r>
      <w:del w:id="969" w:author="Jordan Wipf" w:date="2018-10-25T20:43:00Z">
        <w:r w:rsidDel="008D62B3">
          <w:rPr>
            <w:sz w:val="24"/>
            <w:szCs w:val="24"/>
          </w:rPr>
          <w:delText xml:space="preserve">  </w:delText>
        </w:r>
      </w:del>
      <w:ins w:id="970" w:author="Jordan Wipf" w:date="2018-10-25T20:43:00Z">
        <w:r>
          <w:rPr>
            <w:sz w:val="24"/>
            <w:szCs w:val="24"/>
          </w:rPr>
          <w:t xml:space="preserve"> </w:t>
        </w:r>
      </w:ins>
      <w:r>
        <w:rPr>
          <w:sz w:val="24"/>
          <w:szCs w:val="24"/>
        </w:rPr>
        <w:t>terms,</w:t>
      </w:r>
      <w:del w:id="971" w:author="Jordan Wipf" w:date="2018-10-25T20:43:00Z">
        <w:r w:rsidDel="008D62B3">
          <w:rPr>
            <w:sz w:val="24"/>
            <w:szCs w:val="24"/>
          </w:rPr>
          <w:delText xml:space="preserve">  </w:delText>
        </w:r>
      </w:del>
      <w:ins w:id="972" w:author="Jordan Wipf" w:date="2018-10-25T20:43:00Z">
        <w:r>
          <w:rPr>
            <w:sz w:val="24"/>
            <w:szCs w:val="24"/>
          </w:rPr>
          <w:t xml:space="preserve"> </w:t>
        </w:r>
      </w:ins>
      <w:r>
        <w:rPr>
          <w:sz w:val="24"/>
          <w:szCs w:val="24"/>
        </w:rPr>
        <w:t>this</w:t>
      </w:r>
      <w:del w:id="973" w:author="Jordan Wipf" w:date="2018-10-25T20:43:00Z">
        <w:r w:rsidDel="008D62B3">
          <w:rPr>
            <w:sz w:val="24"/>
            <w:szCs w:val="24"/>
          </w:rPr>
          <w:delText xml:space="preserve">  </w:delText>
        </w:r>
      </w:del>
      <w:ins w:id="974" w:author="Jordan Wipf" w:date="2018-10-25T20:43:00Z">
        <w:r>
          <w:rPr>
            <w:sz w:val="24"/>
            <w:szCs w:val="24"/>
          </w:rPr>
          <w:t xml:space="preserve"> </w:t>
        </w:r>
      </w:ins>
      <w:r>
        <w:rPr>
          <w:sz w:val="24"/>
          <w:szCs w:val="24"/>
        </w:rPr>
        <w:t>means</w:t>
      </w:r>
      <w:del w:id="975" w:author="Jordan Wipf" w:date="2018-10-25T20:43:00Z">
        <w:r w:rsidDel="008D62B3">
          <w:rPr>
            <w:sz w:val="24"/>
            <w:szCs w:val="24"/>
          </w:rPr>
          <w:delText xml:space="preserve">  </w:delText>
        </w:r>
      </w:del>
      <w:ins w:id="976" w:author="Jordan Wipf" w:date="2018-10-25T20:43:00Z">
        <w:r>
          <w:rPr>
            <w:sz w:val="24"/>
            <w:szCs w:val="24"/>
          </w:rPr>
          <w:t xml:space="preserve"> </w:t>
        </w:r>
      </w:ins>
      <w:r>
        <w:rPr>
          <w:sz w:val="24"/>
          <w:szCs w:val="24"/>
        </w:rPr>
        <w:t>that</w:t>
      </w:r>
      <w:del w:id="977" w:author="Jordan Wipf" w:date="2018-10-25T20:43:00Z">
        <w:r w:rsidDel="008D62B3">
          <w:rPr>
            <w:sz w:val="24"/>
            <w:szCs w:val="24"/>
          </w:rPr>
          <w:delText xml:space="preserve">  </w:delText>
        </w:r>
      </w:del>
      <w:ins w:id="978" w:author="Jordan Wipf" w:date="2018-10-25T20:43:00Z">
        <w:r>
          <w:rPr>
            <w:sz w:val="24"/>
            <w:szCs w:val="24"/>
          </w:rPr>
          <w:t xml:space="preserve"> </w:t>
        </w:r>
      </w:ins>
      <w:r>
        <w:rPr>
          <w:sz w:val="24"/>
          <w:szCs w:val="24"/>
        </w:rPr>
        <w:t>we</w:t>
      </w:r>
      <w:del w:id="979" w:author="Jordan Wipf" w:date="2018-10-25T20:43:00Z">
        <w:r w:rsidDel="008D62B3">
          <w:rPr>
            <w:sz w:val="24"/>
            <w:szCs w:val="24"/>
          </w:rPr>
          <w:delText xml:space="preserve">  </w:delText>
        </w:r>
      </w:del>
      <w:ins w:id="980" w:author="Jordan Wipf" w:date="2018-10-25T20:43:00Z">
        <w:r>
          <w:rPr>
            <w:sz w:val="24"/>
            <w:szCs w:val="24"/>
          </w:rPr>
          <w:t xml:space="preserve"> </w:t>
        </w:r>
      </w:ins>
      <w:r>
        <w:rPr>
          <w:sz w:val="24"/>
          <w:szCs w:val="24"/>
        </w:rPr>
        <w:t>can</w:t>
      </w:r>
      <w:del w:id="981" w:author="Jordan Wipf" w:date="2018-10-25T20:43:00Z">
        <w:r w:rsidDel="008D62B3">
          <w:rPr>
            <w:sz w:val="24"/>
            <w:szCs w:val="24"/>
          </w:rPr>
          <w:delText xml:space="preserve">  </w:delText>
        </w:r>
      </w:del>
      <w:ins w:id="982" w:author="Jordan Wipf" w:date="2018-10-25T20:43:00Z">
        <w:r>
          <w:rPr>
            <w:sz w:val="24"/>
            <w:szCs w:val="24"/>
          </w:rPr>
          <w:t xml:space="preserve"> </w:t>
        </w:r>
      </w:ins>
      <w:r>
        <w:rPr>
          <w:sz w:val="24"/>
          <w:szCs w:val="24"/>
        </w:rPr>
        <w:t>classify</w:t>
      </w:r>
      <w:del w:id="983" w:author="Jordan Wipf" w:date="2018-10-25T20:43:00Z">
        <w:r w:rsidDel="008D62B3">
          <w:rPr>
            <w:sz w:val="24"/>
            <w:szCs w:val="24"/>
          </w:rPr>
          <w:delText xml:space="preserve">  </w:delText>
        </w:r>
      </w:del>
      <w:ins w:id="984" w:author="Jordan Wipf" w:date="2018-10-25T20:43:00Z">
        <w:r>
          <w:rPr>
            <w:sz w:val="24"/>
            <w:szCs w:val="24"/>
          </w:rPr>
          <w:t xml:space="preserve"> </w:t>
        </w:r>
      </w:ins>
      <w:r>
        <w:rPr>
          <w:sz w:val="24"/>
          <w:szCs w:val="24"/>
        </w:rPr>
        <w:t>stocks</w:t>
      </w:r>
      <w:del w:id="985" w:author="Jordan Wipf" w:date="2018-10-25T20:43:00Z">
        <w:r w:rsidDel="008D62B3">
          <w:rPr>
            <w:sz w:val="24"/>
            <w:szCs w:val="24"/>
          </w:rPr>
          <w:delText xml:space="preserve">  </w:delText>
        </w:r>
      </w:del>
      <w:ins w:id="986" w:author="Jordan Wipf" w:date="2018-10-25T20:43:00Z">
        <w:r>
          <w:rPr>
            <w:sz w:val="24"/>
            <w:szCs w:val="24"/>
          </w:rPr>
          <w:t xml:space="preserve"> </w:t>
        </w:r>
      </w:ins>
      <w:r>
        <w:rPr>
          <w:sz w:val="24"/>
          <w:szCs w:val="24"/>
        </w:rPr>
        <w:t>as</w:t>
      </w:r>
      <w:del w:id="987" w:author="Jordan Wipf" w:date="2018-10-25T20:43:00Z">
        <w:r w:rsidDel="008D62B3">
          <w:rPr>
            <w:sz w:val="24"/>
            <w:szCs w:val="24"/>
          </w:rPr>
          <w:delText xml:space="preserve">  </w:delText>
        </w:r>
      </w:del>
      <w:ins w:id="988" w:author="Jordan Wipf" w:date="2018-10-25T20:43:00Z">
        <w:r>
          <w:rPr>
            <w:sz w:val="24"/>
            <w:szCs w:val="24"/>
          </w:rPr>
          <w:t xml:space="preserve"> </w:t>
        </w:r>
      </w:ins>
      <w:r>
        <w:rPr>
          <w:sz w:val="24"/>
          <w:szCs w:val="24"/>
        </w:rPr>
        <w:t>categories</w:t>
      </w:r>
      <w:del w:id="989" w:author="Jordan Wipf" w:date="2018-10-25T20:43:00Z">
        <w:r w:rsidDel="008D62B3">
          <w:rPr>
            <w:sz w:val="24"/>
            <w:szCs w:val="24"/>
          </w:rPr>
          <w:delText xml:space="preserve">  </w:delText>
        </w:r>
      </w:del>
      <w:ins w:id="990" w:author="Jordan Wipf" w:date="2018-10-25T20:43:00Z">
        <w:r>
          <w:rPr>
            <w:sz w:val="24"/>
            <w:szCs w:val="24"/>
          </w:rPr>
          <w:t xml:space="preserve"> </w:t>
        </w:r>
      </w:ins>
      <w:r>
        <w:rPr>
          <w:sz w:val="24"/>
          <w:szCs w:val="24"/>
        </w:rPr>
        <w:t>such</w:t>
      </w:r>
      <w:del w:id="991" w:author="Jordan Wipf" w:date="2018-10-25T20:43:00Z">
        <w:r w:rsidDel="008D62B3">
          <w:rPr>
            <w:sz w:val="24"/>
            <w:szCs w:val="24"/>
          </w:rPr>
          <w:delText xml:space="preserve">  </w:delText>
        </w:r>
      </w:del>
      <w:ins w:id="992" w:author="Jordan Wipf" w:date="2018-10-25T20:43:00Z">
        <w:r>
          <w:rPr>
            <w:sz w:val="24"/>
            <w:szCs w:val="24"/>
          </w:rPr>
          <w:t xml:space="preserve"> </w:t>
        </w:r>
      </w:ins>
      <w:r>
        <w:rPr>
          <w:sz w:val="24"/>
          <w:szCs w:val="24"/>
        </w:rPr>
        <w:t>as: Technology Stocks, Finance Stocks, Food Provider Stocks, Gaming</w:t>
      </w:r>
      <w:del w:id="993" w:author="Jordan Wipf" w:date="2018-10-25T20:43:00Z">
        <w:r w:rsidDel="008D62B3">
          <w:rPr>
            <w:sz w:val="24"/>
            <w:szCs w:val="24"/>
          </w:rPr>
          <w:delText xml:space="preserve">  </w:delText>
        </w:r>
      </w:del>
      <w:ins w:id="994" w:author="Jordan Wipf" w:date="2018-10-25T20:43:00Z">
        <w:r>
          <w:rPr>
            <w:sz w:val="24"/>
            <w:szCs w:val="24"/>
          </w:rPr>
          <w:t xml:space="preserve"> </w:t>
        </w:r>
      </w:ins>
      <w:r>
        <w:rPr>
          <w:sz w:val="24"/>
          <w:szCs w:val="24"/>
        </w:rPr>
        <w:t>Industry Stock, and many more.</w:t>
      </w:r>
      <w:del w:id="995" w:author="Jordan Wipf" w:date="2018-10-25T20:43:00Z">
        <w:r w:rsidDel="008D62B3">
          <w:rPr>
            <w:sz w:val="24"/>
            <w:szCs w:val="24"/>
          </w:rPr>
          <w:delText xml:space="preserve">  </w:delText>
        </w:r>
      </w:del>
      <w:ins w:id="996" w:author="Jordan Wipf" w:date="2018-10-25T20:43:00Z">
        <w:r>
          <w:rPr>
            <w:sz w:val="24"/>
            <w:szCs w:val="24"/>
          </w:rPr>
          <w:t xml:space="preserve"> </w:t>
        </w:r>
      </w:ins>
      <w:r>
        <w:rPr>
          <w:sz w:val="24"/>
          <w:szCs w:val="24"/>
        </w:rPr>
        <w:t>The</w:t>
      </w:r>
      <w:del w:id="997" w:author="Jordan Wipf" w:date="2018-10-25T20:43:00Z">
        <w:r w:rsidDel="008D62B3">
          <w:rPr>
            <w:sz w:val="24"/>
            <w:szCs w:val="24"/>
          </w:rPr>
          <w:delText xml:space="preserve">  </w:delText>
        </w:r>
      </w:del>
      <w:ins w:id="998" w:author="Jordan Wipf" w:date="2018-10-25T20:43:00Z">
        <w:r>
          <w:rPr>
            <w:sz w:val="24"/>
            <w:szCs w:val="24"/>
          </w:rPr>
          <w:t xml:space="preserve"> </w:t>
        </w:r>
      </w:ins>
      <w:r>
        <w:rPr>
          <w:sz w:val="24"/>
          <w:szCs w:val="24"/>
        </w:rPr>
        <w:t>list</w:t>
      </w:r>
      <w:del w:id="999" w:author="Jordan Wipf" w:date="2018-10-25T20:43:00Z">
        <w:r w:rsidDel="008D62B3">
          <w:rPr>
            <w:sz w:val="24"/>
            <w:szCs w:val="24"/>
          </w:rPr>
          <w:delText xml:space="preserve">  </w:delText>
        </w:r>
      </w:del>
      <w:ins w:id="1000" w:author="Jordan Wipf" w:date="2018-10-25T20:43:00Z">
        <w:r>
          <w:rPr>
            <w:sz w:val="24"/>
            <w:szCs w:val="24"/>
          </w:rPr>
          <w:t xml:space="preserve"> </w:t>
        </w:r>
      </w:ins>
      <w:r>
        <w:rPr>
          <w:sz w:val="24"/>
          <w:szCs w:val="24"/>
        </w:rPr>
        <w:t>could</w:t>
      </w:r>
      <w:del w:id="1001" w:author="Jordan Wipf" w:date="2018-10-25T20:43:00Z">
        <w:r w:rsidDel="008D62B3">
          <w:rPr>
            <w:sz w:val="24"/>
            <w:szCs w:val="24"/>
          </w:rPr>
          <w:delText xml:space="preserve">  </w:delText>
        </w:r>
      </w:del>
      <w:ins w:id="1002" w:author="Jordan Wipf" w:date="2018-10-25T20:43:00Z">
        <w:r>
          <w:rPr>
            <w:sz w:val="24"/>
            <w:szCs w:val="24"/>
          </w:rPr>
          <w:t xml:space="preserve"> </w:t>
        </w:r>
      </w:ins>
      <w:r>
        <w:rPr>
          <w:sz w:val="24"/>
          <w:szCs w:val="24"/>
        </w:rPr>
        <w:t>go</w:t>
      </w:r>
      <w:del w:id="1003" w:author="Jordan Wipf" w:date="2018-10-25T20:43:00Z">
        <w:r w:rsidDel="008D62B3">
          <w:rPr>
            <w:sz w:val="24"/>
            <w:szCs w:val="24"/>
          </w:rPr>
          <w:delText xml:space="preserve">  </w:delText>
        </w:r>
      </w:del>
      <w:ins w:id="1004" w:author="Jordan Wipf" w:date="2018-10-25T20:43:00Z">
        <w:r>
          <w:rPr>
            <w:sz w:val="24"/>
            <w:szCs w:val="24"/>
          </w:rPr>
          <w:t xml:space="preserve"> </w:t>
        </w:r>
      </w:ins>
      <w:r>
        <w:rPr>
          <w:sz w:val="24"/>
          <w:szCs w:val="24"/>
        </w:rPr>
        <w:t>on</w:t>
      </w:r>
      <w:del w:id="1005" w:author="Jordan Wipf" w:date="2018-10-25T20:43:00Z">
        <w:r w:rsidDel="008D62B3">
          <w:rPr>
            <w:sz w:val="24"/>
            <w:szCs w:val="24"/>
          </w:rPr>
          <w:delText xml:space="preserve">  </w:delText>
        </w:r>
      </w:del>
      <w:ins w:id="1006" w:author="Jordan Wipf" w:date="2018-10-25T20:43:00Z">
        <w:r>
          <w:rPr>
            <w:sz w:val="24"/>
            <w:szCs w:val="24"/>
          </w:rPr>
          <w:t xml:space="preserve"> </w:t>
        </w:r>
      </w:ins>
      <w:r>
        <w:rPr>
          <w:sz w:val="24"/>
          <w:szCs w:val="24"/>
        </w:rPr>
        <w:t>for</w:t>
      </w:r>
      <w:del w:id="1007" w:author="Jordan Wipf" w:date="2018-10-25T20:43:00Z">
        <w:r w:rsidDel="008D62B3">
          <w:rPr>
            <w:sz w:val="24"/>
            <w:szCs w:val="24"/>
          </w:rPr>
          <w:delText xml:space="preserve">  </w:delText>
        </w:r>
      </w:del>
      <w:ins w:id="1008" w:author="Jordan Wipf" w:date="2018-10-25T20:43:00Z">
        <w:r>
          <w:rPr>
            <w:sz w:val="24"/>
            <w:szCs w:val="24"/>
          </w:rPr>
          <w:t xml:space="preserve"> </w:t>
        </w:r>
      </w:ins>
      <w:r>
        <w:rPr>
          <w:sz w:val="24"/>
          <w:szCs w:val="24"/>
        </w:rPr>
        <w:t>many</w:t>
      </w:r>
      <w:del w:id="1009" w:author="Jordan Wipf" w:date="2018-10-25T20:43:00Z">
        <w:r w:rsidDel="008D62B3">
          <w:rPr>
            <w:sz w:val="24"/>
            <w:szCs w:val="24"/>
          </w:rPr>
          <w:delText xml:space="preserve">  </w:delText>
        </w:r>
      </w:del>
      <w:ins w:id="1010" w:author="Jordan Wipf" w:date="2018-10-25T20:43:00Z">
        <w:r>
          <w:rPr>
            <w:sz w:val="24"/>
            <w:szCs w:val="24"/>
          </w:rPr>
          <w:t xml:space="preserve"> </w:t>
        </w:r>
      </w:ins>
      <w:r>
        <w:rPr>
          <w:sz w:val="24"/>
          <w:szCs w:val="24"/>
        </w:rPr>
        <w:t>categories,</w:t>
      </w:r>
      <w:del w:id="1011" w:author="Jordan Wipf" w:date="2018-10-25T20:43:00Z">
        <w:r w:rsidDel="008D62B3">
          <w:rPr>
            <w:sz w:val="24"/>
            <w:szCs w:val="24"/>
          </w:rPr>
          <w:delText xml:space="preserve">  </w:delText>
        </w:r>
      </w:del>
      <w:ins w:id="1012" w:author="Jordan Wipf" w:date="2018-10-25T20:43:00Z">
        <w:r>
          <w:rPr>
            <w:sz w:val="24"/>
            <w:szCs w:val="24"/>
          </w:rPr>
          <w:t xml:space="preserve"> </w:t>
        </w:r>
      </w:ins>
      <w:r>
        <w:rPr>
          <w:sz w:val="24"/>
          <w:szCs w:val="24"/>
        </w:rPr>
        <w:t>and</w:t>
      </w:r>
      <w:del w:id="1013" w:author="Jordan Wipf" w:date="2018-10-25T20:43:00Z">
        <w:r w:rsidDel="008D62B3">
          <w:rPr>
            <w:sz w:val="24"/>
            <w:szCs w:val="24"/>
          </w:rPr>
          <w:delText xml:space="preserve">  </w:delText>
        </w:r>
      </w:del>
      <w:ins w:id="1014" w:author="Jordan Wipf" w:date="2018-10-25T20:43:00Z">
        <w:r>
          <w:rPr>
            <w:sz w:val="24"/>
            <w:szCs w:val="24"/>
          </w:rPr>
          <w:t xml:space="preserve"> </w:t>
        </w:r>
      </w:ins>
      <w:r>
        <w:rPr>
          <w:sz w:val="24"/>
          <w:szCs w:val="24"/>
        </w:rPr>
        <w:t>even</w:t>
      </w:r>
      <w:del w:id="1015" w:author="Jordan Wipf" w:date="2018-10-25T20:43:00Z">
        <w:r w:rsidDel="008D62B3">
          <w:rPr>
            <w:sz w:val="24"/>
            <w:szCs w:val="24"/>
          </w:rPr>
          <w:delText xml:space="preserve">  </w:delText>
        </w:r>
      </w:del>
      <w:ins w:id="1016" w:author="Jordan Wipf" w:date="2018-10-25T20:43:00Z">
        <w:r>
          <w:rPr>
            <w:sz w:val="24"/>
            <w:szCs w:val="24"/>
          </w:rPr>
          <w:t xml:space="preserve"> </w:t>
        </w:r>
      </w:ins>
      <w:r>
        <w:rPr>
          <w:sz w:val="24"/>
          <w:szCs w:val="24"/>
        </w:rPr>
        <w:t>in</w:t>
      </w:r>
      <w:del w:id="1017" w:author="Jordan Wipf" w:date="2018-10-25T20:43:00Z">
        <w:r w:rsidDel="008D62B3">
          <w:rPr>
            <w:sz w:val="24"/>
            <w:szCs w:val="24"/>
          </w:rPr>
          <w:delText xml:space="preserve">  </w:delText>
        </w:r>
      </w:del>
      <w:ins w:id="1018" w:author="Jordan Wipf" w:date="2018-10-25T20:43:00Z">
        <w:r>
          <w:rPr>
            <w:sz w:val="24"/>
            <w:szCs w:val="24"/>
          </w:rPr>
          <w:t xml:space="preserve"> </w:t>
        </w:r>
      </w:ins>
      <w:r>
        <w:rPr>
          <w:sz w:val="24"/>
          <w:szCs w:val="24"/>
        </w:rPr>
        <w:t>the</w:t>
      </w:r>
      <w:del w:id="1019" w:author="Jordan Wipf" w:date="2018-10-25T20:43:00Z">
        <w:r w:rsidDel="008D62B3">
          <w:rPr>
            <w:sz w:val="24"/>
            <w:szCs w:val="24"/>
          </w:rPr>
          <w:delText xml:space="preserve">  </w:delText>
        </w:r>
      </w:del>
      <w:ins w:id="1020" w:author="Jordan Wipf" w:date="2018-10-25T20:43:00Z">
        <w:r>
          <w:rPr>
            <w:sz w:val="24"/>
            <w:szCs w:val="24"/>
          </w:rPr>
          <w:t xml:space="preserve"> </w:t>
        </w:r>
      </w:ins>
      <w:r>
        <w:rPr>
          <w:sz w:val="24"/>
          <w:szCs w:val="24"/>
        </w:rPr>
        <w:t>future</w:t>
      </w:r>
      <w:del w:id="1021" w:author="Jordan Wipf" w:date="2018-10-25T20:43:00Z">
        <w:r w:rsidDel="008D62B3">
          <w:rPr>
            <w:sz w:val="24"/>
            <w:szCs w:val="24"/>
          </w:rPr>
          <w:delText xml:space="preserve">  </w:delText>
        </w:r>
      </w:del>
      <w:ins w:id="1022" w:author="Jordan Wipf" w:date="2018-10-25T20:43:00Z">
        <w:r>
          <w:rPr>
            <w:sz w:val="24"/>
            <w:szCs w:val="24"/>
          </w:rPr>
          <w:t xml:space="preserve"> </w:t>
        </w:r>
      </w:ins>
      <w:r>
        <w:rPr>
          <w:sz w:val="24"/>
          <w:szCs w:val="24"/>
        </w:rPr>
        <w:t>some</w:t>
      </w:r>
      <w:del w:id="1023" w:author="Jordan Wipf" w:date="2018-10-25T20:43:00Z">
        <w:r w:rsidDel="008D62B3">
          <w:rPr>
            <w:sz w:val="24"/>
            <w:szCs w:val="24"/>
          </w:rPr>
          <w:delText xml:space="preserve">  </w:delText>
        </w:r>
      </w:del>
      <w:ins w:id="1024" w:author="Jordan Wipf" w:date="2018-10-25T20:43:00Z">
        <w:r>
          <w:rPr>
            <w:sz w:val="24"/>
            <w:szCs w:val="24"/>
          </w:rPr>
          <w:t xml:space="preserve"> </w:t>
        </w:r>
      </w:ins>
      <w:r>
        <w:rPr>
          <w:sz w:val="24"/>
          <w:szCs w:val="24"/>
        </w:rPr>
        <w:t>of</w:t>
      </w:r>
      <w:del w:id="1025" w:author="Jordan Wipf" w:date="2018-10-25T20:43:00Z">
        <w:r w:rsidDel="008D62B3">
          <w:rPr>
            <w:sz w:val="24"/>
            <w:szCs w:val="24"/>
          </w:rPr>
          <w:delText xml:space="preserve">  </w:delText>
        </w:r>
      </w:del>
      <w:ins w:id="1026" w:author="Jordan Wipf" w:date="2018-10-25T20:43:00Z">
        <w:r>
          <w:rPr>
            <w:sz w:val="24"/>
            <w:szCs w:val="24"/>
          </w:rPr>
          <w:t xml:space="preserve"> </w:t>
        </w:r>
      </w:ins>
      <w:r>
        <w:rPr>
          <w:sz w:val="24"/>
          <w:szCs w:val="24"/>
        </w:rPr>
        <w:t>them</w:t>
      </w:r>
      <w:del w:id="1027" w:author="Jordan Wipf" w:date="2018-10-25T20:43:00Z">
        <w:r w:rsidDel="008D62B3">
          <w:rPr>
            <w:sz w:val="24"/>
            <w:szCs w:val="24"/>
          </w:rPr>
          <w:delText xml:space="preserve">  </w:delText>
        </w:r>
      </w:del>
      <w:ins w:id="1028" w:author="Jordan Wipf" w:date="2018-10-25T20:43:00Z">
        <w:r>
          <w:rPr>
            <w:sz w:val="24"/>
            <w:szCs w:val="24"/>
          </w:rPr>
          <w:t xml:space="preserve"> </w:t>
        </w:r>
      </w:ins>
      <w:r>
        <w:rPr>
          <w:sz w:val="24"/>
          <w:szCs w:val="24"/>
        </w:rPr>
        <w:t>could disappear whereas some other</w:t>
      </w:r>
      <w:ins w:id="1029" w:author="Jordan Wipf" w:date="2018-10-25T21:11:00Z">
        <w:r w:rsidR="0046529D">
          <w:rPr>
            <w:sz w:val="24"/>
            <w:szCs w:val="24"/>
          </w:rPr>
          <w:t>s</w:t>
        </w:r>
      </w:ins>
      <w:r>
        <w:rPr>
          <w:sz w:val="24"/>
          <w:szCs w:val="24"/>
        </w:rPr>
        <w:t xml:space="preserve"> might be totally new. For example, VHS </w:t>
      </w:r>
      <w:del w:id="1030" w:author="Jordan Wipf" w:date="2018-10-25T21:11:00Z">
        <w:r w:rsidDel="0046529D">
          <w:rPr>
            <w:sz w:val="24"/>
            <w:szCs w:val="24"/>
          </w:rPr>
          <w:delText>making industry disappear</w:delText>
        </w:r>
      </w:del>
      <w:ins w:id="1031" w:author="Jordan Wipf" w:date="2018-10-25T21:11:00Z">
        <w:r w:rsidR="0046529D">
          <w:rPr>
            <w:sz w:val="24"/>
            <w:szCs w:val="24"/>
          </w:rPr>
          <w:t>tapes have disappeared</w:t>
        </w:r>
      </w:ins>
      <w:r>
        <w:rPr>
          <w:sz w:val="24"/>
          <w:szCs w:val="24"/>
        </w:rPr>
        <w:t xml:space="preserve"> and online stream</w:t>
      </w:r>
      <w:ins w:id="1032" w:author="Jordan Wipf" w:date="2018-10-25T21:11:00Z">
        <w:r w:rsidR="0046529D">
          <w:rPr>
            <w:sz w:val="24"/>
            <w:szCs w:val="24"/>
          </w:rPr>
          <w:t>ing</w:t>
        </w:r>
      </w:ins>
      <w:r>
        <w:rPr>
          <w:sz w:val="24"/>
          <w:szCs w:val="24"/>
        </w:rPr>
        <w:t xml:space="preserve"> services took over this market. Now, why is this important? </w:t>
      </w:r>
      <w:r>
        <w:rPr>
          <w:b/>
          <w:sz w:val="24"/>
          <w:szCs w:val="24"/>
        </w:rPr>
        <w:t xml:space="preserve">Because this type of classification tends to offer some predictable patterns. </w:t>
      </w:r>
      <w:r>
        <w:rPr>
          <w:sz w:val="24"/>
          <w:szCs w:val="24"/>
        </w:rPr>
        <w:t>Let us look at the telecommunications industry.</w:t>
      </w:r>
    </w:p>
    <w:p w14:paraId="1EC0DD12" w14:textId="77777777" w:rsidR="005F2E6A" w:rsidRDefault="008179B1">
      <w:pPr>
        <w:spacing w:before="59" w:line="259" w:lineRule="auto"/>
        <w:ind w:left="100" w:right="83"/>
        <w:jc w:val="both"/>
        <w:rPr>
          <w:sz w:val="24"/>
          <w:szCs w:val="24"/>
        </w:rPr>
      </w:pPr>
      <w:r>
        <w:lastRenderedPageBreak/>
        <w:pict w14:anchorId="3A62763C">
          <v:group id="_x0000_s1069" style="position:absolute;left:0;text-align:left;margin-left:60.8pt;margin-top:105.6pt;width:475.6pt;height:157.85pt;z-index:-1046;mso-position-horizontal-relative:page;mso-position-vertical-relative:page" coordorigin="1216,2112" coordsize="9512,3157">
            <v:shape id="_x0000_s1071" type="#_x0000_t75" style="position:absolute;left:1512;top:2196;width:9217;height:3073">
              <v:imagedata r:id="rId27" o:title=""/>
            </v:shape>
            <v:shape id="_x0000_s1070" style="position:absolute;left:1246;top:2142;width:1513;height:535" coordorigin="1246,2142" coordsize="1513,535" path="m1246,2409r22,-64l1305,2305r54,-37l1428,2235r82,-29l1604,2182r51,-11l1708,2163r55,-8l1821,2149r59,-4l1941,2142r62,l2065,2142r60,3l2184,2149r58,6l2297,2163r53,8l2401,2182r94,24l2577,2235r69,33l2700,2305r37,40l2759,2409r-3,22l2720,2494r-45,38l2613,2567r-76,31l2449,2625r-99,22l2297,2656r-55,7l2184,2669r-59,4l2065,2676r-62,1l1941,2676r-61,-3l1821,2669r-58,-6l1708,2656r-53,-9l1604,2637r-94,-25l1428,2583r-69,-33l1305,2513r-37,-40l1246,2409xe" filled="f" strokecolor="yellow" strokeweight="3pt">
              <v:path arrowok="t"/>
            </v:shape>
            <w10:wrap anchorx="page" anchory="page"/>
          </v:group>
        </w:pict>
      </w:r>
      <w:r w:rsidR="008D62B3">
        <w:rPr>
          <w:color w:val="009999"/>
          <w:sz w:val="24"/>
          <w:szCs w:val="24"/>
        </w:rPr>
        <w:t>Robinhood note</w:t>
      </w:r>
      <w:r w:rsidR="008D62B3">
        <w:rPr>
          <w:color w:val="00FFCC"/>
          <w:sz w:val="24"/>
          <w:szCs w:val="24"/>
        </w:rPr>
        <w:t xml:space="preserve">: </w:t>
      </w:r>
      <w:r w:rsidR="008D62B3">
        <w:rPr>
          <w:color w:val="000000"/>
          <w:sz w:val="24"/>
          <w:szCs w:val="24"/>
        </w:rPr>
        <w:t>Every time that</w:t>
      </w:r>
      <w:del w:id="1033" w:author="Jordan Wipf" w:date="2018-10-25T20:43:00Z">
        <w:r w:rsidR="008D62B3" w:rsidDel="008D62B3">
          <w:rPr>
            <w:color w:val="000000"/>
            <w:sz w:val="24"/>
            <w:szCs w:val="24"/>
          </w:rPr>
          <w:delText xml:space="preserve">  </w:delText>
        </w:r>
      </w:del>
      <w:ins w:id="1034" w:author="Jordan Wipf" w:date="2018-10-25T20:43:00Z">
        <w:r w:rsidR="008D62B3">
          <w:rPr>
            <w:color w:val="000000"/>
            <w:sz w:val="24"/>
            <w:szCs w:val="24"/>
          </w:rPr>
          <w:t xml:space="preserve"> </w:t>
        </w:r>
      </w:ins>
      <w:r w:rsidR="008D62B3">
        <w:rPr>
          <w:color w:val="000000"/>
          <w:sz w:val="24"/>
          <w:szCs w:val="24"/>
        </w:rPr>
        <w:t>you</w:t>
      </w:r>
      <w:del w:id="1035" w:author="Jordan Wipf" w:date="2018-10-25T20:43:00Z">
        <w:r w:rsidR="008D62B3" w:rsidDel="008D62B3">
          <w:rPr>
            <w:color w:val="000000"/>
            <w:sz w:val="24"/>
            <w:szCs w:val="24"/>
          </w:rPr>
          <w:delText xml:space="preserve">  </w:delText>
        </w:r>
      </w:del>
      <w:ins w:id="1036" w:author="Jordan Wipf" w:date="2018-10-25T20:43:00Z">
        <w:r w:rsidR="008D62B3">
          <w:rPr>
            <w:color w:val="000000"/>
            <w:sz w:val="24"/>
            <w:szCs w:val="24"/>
          </w:rPr>
          <w:t xml:space="preserve"> </w:t>
        </w:r>
      </w:ins>
      <w:r w:rsidR="008D62B3">
        <w:rPr>
          <w:color w:val="000000"/>
          <w:sz w:val="24"/>
          <w:szCs w:val="24"/>
        </w:rPr>
        <w:t>click on a</w:t>
      </w:r>
      <w:del w:id="1037" w:author="Jordan Wipf" w:date="2018-10-25T20:43:00Z">
        <w:r w:rsidR="008D62B3" w:rsidDel="008D62B3">
          <w:rPr>
            <w:color w:val="000000"/>
            <w:sz w:val="24"/>
            <w:szCs w:val="24"/>
          </w:rPr>
          <w:delText xml:space="preserve">  </w:delText>
        </w:r>
      </w:del>
      <w:ins w:id="1038" w:author="Jordan Wipf" w:date="2018-10-25T20:43:00Z">
        <w:r w:rsidR="008D62B3">
          <w:rPr>
            <w:color w:val="000000"/>
            <w:sz w:val="24"/>
            <w:szCs w:val="24"/>
          </w:rPr>
          <w:t xml:space="preserve"> </w:t>
        </w:r>
      </w:ins>
      <w:r w:rsidR="008D62B3">
        <w:rPr>
          <w:color w:val="000000"/>
          <w:sz w:val="24"/>
          <w:szCs w:val="24"/>
        </w:rPr>
        <w:t>company, the app</w:t>
      </w:r>
      <w:del w:id="1039" w:author="Jordan Wipf" w:date="2018-10-25T20:43:00Z">
        <w:r w:rsidR="008D62B3" w:rsidDel="008D62B3">
          <w:rPr>
            <w:color w:val="000000"/>
            <w:sz w:val="24"/>
            <w:szCs w:val="24"/>
          </w:rPr>
          <w:delText xml:space="preserve">  </w:delText>
        </w:r>
      </w:del>
      <w:ins w:id="1040" w:author="Jordan Wipf" w:date="2018-10-25T20:43:00Z">
        <w:r w:rsidR="008D62B3">
          <w:rPr>
            <w:color w:val="000000"/>
            <w:sz w:val="24"/>
            <w:szCs w:val="24"/>
          </w:rPr>
          <w:t xml:space="preserve"> </w:t>
        </w:r>
      </w:ins>
      <w:r w:rsidR="008D62B3">
        <w:rPr>
          <w:color w:val="000000"/>
          <w:sz w:val="24"/>
          <w:szCs w:val="24"/>
        </w:rPr>
        <w:t>or the</w:t>
      </w:r>
      <w:del w:id="1041" w:author="Jordan Wipf" w:date="2018-10-25T20:43:00Z">
        <w:r w:rsidR="008D62B3" w:rsidDel="008D62B3">
          <w:rPr>
            <w:color w:val="000000"/>
            <w:sz w:val="24"/>
            <w:szCs w:val="24"/>
          </w:rPr>
          <w:delText xml:space="preserve">  </w:delText>
        </w:r>
      </w:del>
      <w:ins w:id="1042" w:author="Jordan Wipf" w:date="2018-10-25T20:43:00Z">
        <w:r w:rsidR="008D62B3">
          <w:rPr>
            <w:color w:val="000000"/>
            <w:sz w:val="24"/>
            <w:szCs w:val="24"/>
          </w:rPr>
          <w:t xml:space="preserve"> </w:t>
        </w:r>
      </w:ins>
      <w:r w:rsidR="008D62B3">
        <w:rPr>
          <w:color w:val="000000"/>
          <w:sz w:val="24"/>
          <w:szCs w:val="24"/>
        </w:rPr>
        <w:t>website offers</w:t>
      </w:r>
      <w:del w:id="1043" w:author="Jordan Wipf" w:date="2018-10-25T20:43:00Z">
        <w:r w:rsidR="008D62B3" w:rsidDel="008D62B3">
          <w:rPr>
            <w:color w:val="000000"/>
            <w:sz w:val="24"/>
            <w:szCs w:val="24"/>
          </w:rPr>
          <w:delText xml:space="preserve">  </w:delText>
        </w:r>
      </w:del>
      <w:ins w:id="1044" w:author="Jordan Wipf" w:date="2018-10-25T20:43:00Z">
        <w:r w:rsidR="008D62B3">
          <w:rPr>
            <w:color w:val="000000"/>
            <w:sz w:val="24"/>
            <w:szCs w:val="24"/>
          </w:rPr>
          <w:t xml:space="preserve"> </w:t>
        </w:r>
      </w:ins>
      <w:r w:rsidR="008D62B3">
        <w:rPr>
          <w:color w:val="000000"/>
          <w:sz w:val="24"/>
          <w:szCs w:val="24"/>
        </w:rPr>
        <w:t>a list recommendation of the company. Similar to this:</w:t>
      </w:r>
    </w:p>
    <w:p w14:paraId="67EDB24F" w14:textId="77777777" w:rsidR="005F2E6A" w:rsidRDefault="005F2E6A">
      <w:pPr>
        <w:spacing w:line="200" w:lineRule="exact"/>
      </w:pPr>
    </w:p>
    <w:p w14:paraId="24DE7870" w14:textId="77777777" w:rsidR="005F2E6A" w:rsidRDefault="005F2E6A">
      <w:pPr>
        <w:spacing w:line="200" w:lineRule="exact"/>
      </w:pPr>
    </w:p>
    <w:p w14:paraId="05BF1E35" w14:textId="77777777" w:rsidR="005F2E6A" w:rsidRDefault="005F2E6A">
      <w:pPr>
        <w:spacing w:line="200" w:lineRule="exact"/>
      </w:pPr>
    </w:p>
    <w:p w14:paraId="0FF68F9A" w14:textId="77777777" w:rsidR="005F2E6A" w:rsidRDefault="005F2E6A">
      <w:pPr>
        <w:spacing w:line="200" w:lineRule="exact"/>
      </w:pPr>
    </w:p>
    <w:p w14:paraId="00EFD134" w14:textId="77777777" w:rsidR="005F2E6A" w:rsidRDefault="005F2E6A">
      <w:pPr>
        <w:spacing w:line="200" w:lineRule="exact"/>
      </w:pPr>
    </w:p>
    <w:p w14:paraId="0B396B98" w14:textId="77777777" w:rsidR="005F2E6A" w:rsidRDefault="005F2E6A">
      <w:pPr>
        <w:spacing w:line="200" w:lineRule="exact"/>
      </w:pPr>
    </w:p>
    <w:p w14:paraId="34E1666F" w14:textId="77777777" w:rsidR="005F2E6A" w:rsidRDefault="005F2E6A">
      <w:pPr>
        <w:spacing w:line="200" w:lineRule="exact"/>
      </w:pPr>
    </w:p>
    <w:p w14:paraId="462388DA" w14:textId="77777777" w:rsidR="005F2E6A" w:rsidRDefault="005F2E6A">
      <w:pPr>
        <w:spacing w:line="200" w:lineRule="exact"/>
      </w:pPr>
    </w:p>
    <w:p w14:paraId="5C45F131" w14:textId="77777777" w:rsidR="005F2E6A" w:rsidRDefault="005F2E6A">
      <w:pPr>
        <w:spacing w:line="200" w:lineRule="exact"/>
      </w:pPr>
    </w:p>
    <w:p w14:paraId="0242CCCE" w14:textId="77777777" w:rsidR="005F2E6A" w:rsidRDefault="005F2E6A">
      <w:pPr>
        <w:spacing w:line="200" w:lineRule="exact"/>
      </w:pPr>
    </w:p>
    <w:p w14:paraId="57B7B2CE" w14:textId="77777777" w:rsidR="005F2E6A" w:rsidRDefault="005F2E6A">
      <w:pPr>
        <w:spacing w:line="200" w:lineRule="exact"/>
      </w:pPr>
    </w:p>
    <w:p w14:paraId="3D537CFA" w14:textId="77777777" w:rsidR="005F2E6A" w:rsidRDefault="005F2E6A">
      <w:pPr>
        <w:spacing w:line="200" w:lineRule="exact"/>
      </w:pPr>
    </w:p>
    <w:p w14:paraId="46EE6221" w14:textId="77777777" w:rsidR="005F2E6A" w:rsidRDefault="005F2E6A">
      <w:pPr>
        <w:spacing w:line="200" w:lineRule="exact"/>
      </w:pPr>
    </w:p>
    <w:p w14:paraId="423767A0" w14:textId="77777777" w:rsidR="005F2E6A" w:rsidRDefault="005F2E6A">
      <w:pPr>
        <w:spacing w:line="200" w:lineRule="exact"/>
      </w:pPr>
    </w:p>
    <w:p w14:paraId="628F4495" w14:textId="77777777" w:rsidR="005F2E6A" w:rsidRDefault="005F2E6A">
      <w:pPr>
        <w:spacing w:line="200" w:lineRule="exact"/>
      </w:pPr>
    </w:p>
    <w:p w14:paraId="2D46F1B4" w14:textId="77777777" w:rsidR="005F2E6A" w:rsidRDefault="005F2E6A">
      <w:pPr>
        <w:spacing w:line="200" w:lineRule="exact"/>
      </w:pPr>
    </w:p>
    <w:p w14:paraId="15B35D9C" w14:textId="77777777" w:rsidR="005F2E6A" w:rsidRDefault="005F2E6A">
      <w:pPr>
        <w:spacing w:before="16" w:line="200" w:lineRule="exact"/>
      </w:pPr>
    </w:p>
    <w:p w14:paraId="1D1AEDA2" w14:textId="77777777" w:rsidR="005F2E6A" w:rsidRDefault="008D62B3">
      <w:pPr>
        <w:ind w:left="3370" w:right="3390"/>
        <w:jc w:val="center"/>
        <w:rPr>
          <w:sz w:val="24"/>
          <w:szCs w:val="24"/>
        </w:rPr>
      </w:pPr>
      <w:r>
        <w:rPr>
          <w:sz w:val="24"/>
          <w:szCs w:val="24"/>
        </w:rPr>
        <w:t>Category Example Selection</w:t>
      </w:r>
    </w:p>
    <w:p w14:paraId="2D1B3007" w14:textId="77777777" w:rsidR="005F2E6A" w:rsidRDefault="005F2E6A">
      <w:pPr>
        <w:spacing w:before="2" w:line="180" w:lineRule="exact"/>
        <w:rPr>
          <w:sz w:val="18"/>
          <w:szCs w:val="18"/>
        </w:rPr>
      </w:pPr>
    </w:p>
    <w:p w14:paraId="070E3DA9" w14:textId="77777777" w:rsidR="005F2E6A" w:rsidRDefault="008D62B3">
      <w:pPr>
        <w:spacing w:line="258" w:lineRule="auto"/>
        <w:ind w:left="100" w:right="75"/>
        <w:jc w:val="both"/>
        <w:rPr>
          <w:sz w:val="24"/>
          <w:szCs w:val="24"/>
        </w:rPr>
      </w:pPr>
      <w:r>
        <w:rPr>
          <w:sz w:val="24"/>
          <w:szCs w:val="24"/>
        </w:rPr>
        <w:t>Many industries fall in this category, and each one of them is different in price. However, let us explore the idea on how they behave similarly. First 4 of these stocks are chosen for explanations and shown in the following images:</w:t>
      </w:r>
    </w:p>
    <w:p w14:paraId="486029F3" w14:textId="77777777" w:rsidR="005F2E6A" w:rsidRDefault="005F2E6A">
      <w:pPr>
        <w:spacing w:before="1" w:line="160" w:lineRule="exact"/>
        <w:rPr>
          <w:sz w:val="16"/>
          <w:szCs w:val="16"/>
        </w:rPr>
      </w:pPr>
    </w:p>
    <w:p w14:paraId="2C3639E7" w14:textId="77777777" w:rsidR="005F2E6A" w:rsidRDefault="00D74886">
      <w:pPr>
        <w:ind w:left="154"/>
      </w:pPr>
      <w:r>
        <w:pict w14:anchorId="6E5EA6E0">
          <v:shape id="_x0000_i1031" type="#_x0000_t75" style="width:462.6pt;height:266.4pt">
            <v:imagedata r:id="rId28" o:title=""/>
          </v:shape>
        </w:pict>
      </w:r>
    </w:p>
    <w:p w14:paraId="3758189A" w14:textId="77777777" w:rsidR="005F2E6A" w:rsidRDefault="005F2E6A">
      <w:pPr>
        <w:spacing w:before="8" w:line="180" w:lineRule="exact"/>
        <w:rPr>
          <w:sz w:val="18"/>
          <w:szCs w:val="18"/>
        </w:rPr>
      </w:pPr>
    </w:p>
    <w:p w14:paraId="49B4A2F0" w14:textId="77777777" w:rsidR="005F2E6A" w:rsidRDefault="008D62B3">
      <w:pPr>
        <w:ind w:left="2251" w:right="2275"/>
        <w:jc w:val="center"/>
        <w:rPr>
          <w:sz w:val="24"/>
          <w:szCs w:val="24"/>
        </w:rPr>
      </w:pPr>
      <w:r>
        <w:rPr>
          <w:sz w:val="24"/>
          <w:szCs w:val="24"/>
        </w:rPr>
        <w:t>Stocks Comparison in the Telecommunication Area</w:t>
      </w:r>
    </w:p>
    <w:p w14:paraId="31DBA69B" w14:textId="77777777" w:rsidR="005F2E6A" w:rsidRDefault="005F2E6A">
      <w:pPr>
        <w:spacing w:before="2" w:line="180" w:lineRule="exact"/>
        <w:rPr>
          <w:sz w:val="18"/>
          <w:szCs w:val="18"/>
        </w:rPr>
      </w:pPr>
    </w:p>
    <w:p w14:paraId="529364D8" w14:textId="77777777" w:rsidR="005F2E6A" w:rsidRDefault="008D62B3">
      <w:pPr>
        <w:spacing w:line="258" w:lineRule="auto"/>
        <w:ind w:left="100" w:right="78"/>
        <w:jc w:val="both"/>
        <w:rPr>
          <w:sz w:val="24"/>
          <w:szCs w:val="24"/>
        </w:rPr>
      </w:pPr>
      <w:r>
        <w:rPr>
          <w:sz w:val="24"/>
          <w:szCs w:val="24"/>
        </w:rPr>
        <w:t>Each stock has very different price, and each one of them has very different percentage of return. Also note how we are making this comparison in between each other with the same time frame of</w:t>
      </w:r>
    </w:p>
    <w:p w14:paraId="7B9098D1" w14:textId="77777777" w:rsidR="005F2E6A" w:rsidRDefault="008D62B3">
      <w:pPr>
        <w:spacing w:before="1" w:line="258" w:lineRule="auto"/>
        <w:ind w:left="100" w:right="79"/>
        <w:jc w:val="both"/>
        <w:rPr>
          <w:sz w:val="24"/>
          <w:szCs w:val="24"/>
        </w:rPr>
        <w:sectPr w:rsidR="005F2E6A">
          <w:pgSz w:w="12240" w:h="15840"/>
          <w:pgMar w:top="1380" w:right="1320" w:bottom="280" w:left="1340" w:header="0" w:footer="1040" w:gutter="0"/>
          <w:cols w:space="720"/>
        </w:sectPr>
      </w:pPr>
      <w:r>
        <w:rPr>
          <w:sz w:val="24"/>
          <w:szCs w:val="24"/>
        </w:rPr>
        <w:t xml:space="preserve">5 years. Now, by looking at this information </w:t>
      </w:r>
      <w:r>
        <w:rPr>
          <w:b/>
          <w:sz w:val="24"/>
          <w:szCs w:val="24"/>
          <w:u w:val="thick" w:color="000000"/>
        </w:rPr>
        <w:t>we can infer about telecommunication industries</w:t>
      </w:r>
      <w:r>
        <w:rPr>
          <w:b/>
          <w:sz w:val="24"/>
          <w:szCs w:val="24"/>
        </w:rPr>
        <w:t xml:space="preserve"> </w:t>
      </w:r>
      <w:r>
        <w:rPr>
          <w:b/>
          <w:sz w:val="24"/>
          <w:szCs w:val="24"/>
          <w:u w:val="thick" w:color="000000"/>
        </w:rPr>
        <w:t>is</w:t>
      </w:r>
      <w:del w:id="1045" w:author="Jordan Wipf" w:date="2018-10-25T20:43:00Z">
        <w:r w:rsidDel="008D62B3">
          <w:rPr>
            <w:b/>
            <w:sz w:val="24"/>
            <w:szCs w:val="24"/>
            <w:u w:val="thick" w:color="000000"/>
          </w:rPr>
          <w:delText xml:space="preserve">  </w:delText>
        </w:r>
      </w:del>
      <w:ins w:id="1046" w:author="Jordan Wipf" w:date="2018-10-25T20:43:00Z">
        <w:r>
          <w:rPr>
            <w:b/>
            <w:sz w:val="24"/>
            <w:szCs w:val="24"/>
            <w:u w:val="thick" w:color="000000"/>
          </w:rPr>
          <w:t xml:space="preserve"> </w:t>
        </w:r>
      </w:ins>
      <w:r>
        <w:rPr>
          <w:b/>
          <w:sz w:val="24"/>
          <w:szCs w:val="24"/>
          <w:u w:val="thick" w:color="000000"/>
        </w:rPr>
        <w:t>that</w:t>
      </w:r>
      <w:del w:id="1047" w:author="Jordan Wipf" w:date="2018-10-25T20:43:00Z">
        <w:r w:rsidDel="008D62B3">
          <w:rPr>
            <w:b/>
            <w:sz w:val="24"/>
            <w:szCs w:val="24"/>
            <w:u w:val="thick" w:color="000000"/>
          </w:rPr>
          <w:delText xml:space="preserve">  </w:delText>
        </w:r>
      </w:del>
      <w:ins w:id="1048" w:author="Jordan Wipf" w:date="2018-10-25T20:43:00Z">
        <w:r>
          <w:rPr>
            <w:b/>
            <w:sz w:val="24"/>
            <w:szCs w:val="24"/>
            <w:u w:val="thick" w:color="000000"/>
          </w:rPr>
          <w:t xml:space="preserve"> </w:t>
        </w:r>
      </w:ins>
      <w:r>
        <w:rPr>
          <w:b/>
          <w:sz w:val="24"/>
          <w:szCs w:val="24"/>
          <w:u w:val="thick" w:color="000000"/>
        </w:rPr>
        <w:t>their</w:t>
      </w:r>
      <w:del w:id="1049" w:author="Jordan Wipf" w:date="2018-10-25T20:43:00Z">
        <w:r w:rsidDel="008D62B3">
          <w:rPr>
            <w:b/>
            <w:sz w:val="24"/>
            <w:szCs w:val="24"/>
            <w:u w:val="thick" w:color="000000"/>
          </w:rPr>
          <w:delText xml:space="preserve">  </w:delText>
        </w:r>
      </w:del>
      <w:ins w:id="1050" w:author="Jordan Wipf" w:date="2018-10-25T20:43:00Z">
        <w:r>
          <w:rPr>
            <w:b/>
            <w:sz w:val="24"/>
            <w:szCs w:val="24"/>
            <w:u w:val="thick" w:color="000000"/>
          </w:rPr>
          <w:t xml:space="preserve"> </w:t>
        </w:r>
      </w:ins>
      <w:r>
        <w:rPr>
          <w:b/>
          <w:sz w:val="24"/>
          <w:szCs w:val="24"/>
          <w:u w:val="thick" w:color="000000"/>
        </w:rPr>
        <w:t>behavior</w:t>
      </w:r>
      <w:del w:id="1051" w:author="Jordan Wipf" w:date="2018-10-25T20:43:00Z">
        <w:r w:rsidDel="008D62B3">
          <w:rPr>
            <w:b/>
            <w:sz w:val="24"/>
            <w:szCs w:val="24"/>
            <w:u w:val="thick" w:color="000000"/>
          </w:rPr>
          <w:delText xml:space="preserve">  </w:delText>
        </w:r>
      </w:del>
      <w:ins w:id="1052" w:author="Jordan Wipf" w:date="2018-10-25T20:43:00Z">
        <w:r>
          <w:rPr>
            <w:b/>
            <w:sz w:val="24"/>
            <w:szCs w:val="24"/>
            <w:u w:val="thick" w:color="000000"/>
          </w:rPr>
          <w:t xml:space="preserve"> </w:t>
        </w:r>
      </w:ins>
      <w:r>
        <w:rPr>
          <w:b/>
          <w:sz w:val="24"/>
          <w:szCs w:val="24"/>
          <w:u w:val="thick" w:color="000000"/>
        </w:rPr>
        <w:t>tends</w:t>
      </w:r>
      <w:del w:id="1053" w:author="Jordan Wipf" w:date="2018-10-25T20:43:00Z">
        <w:r w:rsidDel="008D62B3">
          <w:rPr>
            <w:b/>
            <w:sz w:val="24"/>
            <w:szCs w:val="24"/>
            <w:u w:val="thick" w:color="000000"/>
          </w:rPr>
          <w:delText xml:space="preserve">  </w:delText>
        </w:r>
      </w:del>
      <w:ins w:id="1054" w:author="Jordan Wipf" w:date="2018-10-25T20:43:00Z">
        <w:r>
          <w:rPr>
            <w:b/>
            <w:sz w:val="24"/>
            <w:szCs w:val="24"/>
            <w:u w:val="thick" w:color="000000"/>
          </w:rPr>
          <w:t xml:space="preserve"> </w:t>
        </w:r>
      </w:ins>
      <w:r>
        <w:rPr>
          <w:b/>
          <w:sz w:val="24"/>
          <w:szCs w:val="24"/>
          <w:u w:val="thick" w:color="000000"/>
        </w:rPr>
        <w:t>to</w:t>
      </w:r>
      <w:del w:id="1055" w:author="Jordan Wipf" w:date="2018-10-25T20:43:00Z">
        <w:r w:rsidDel="008D62B3">
          <w:rPr>
            <w:b/>
            <w:sz w:val="24"/>
            <w:szCs w:val="24"/>
            <w:u w:val="thick" w:color="000000"/>
          </w:rPr>
          <w:delText xml:space="preserve">  </w:delText>
        </w:r>
      </w:del>
      <w:ins w:id="1056" w:author="Jordan Wipf" w:date="2018-10-25T20:43:00Z">
        <w:r>
          <w:rPr>
            <w:b/>
            <w:sz w:val="24"/>
            <w:szCs w:val="24"/>
            <w:u w:val="thick" w:color="000000"/>
          </w:rPr>
          <w:t xml:space="preserve"> </w:t>
        </w:r>
      </w:ins>
      <w:r>
        <w:rPr>
          <w:b/>
          <w:sz w:val="24"/>
          <w:szCs w:val="24"/>
          <w:u w:val="thick" w:color="000000"/>
        </w:rPr>
        <w:t>be</w:t>
      </w:r>
      <w:del w:id="1057" w:author="Jordan Wipf" w:date="2018-10-25T20:43:00Z">
        <w:r w:rsidDel="008D62B3">
          <w:rPr>
            <w:b/>
            <w:sz w:val="24"/>
            <w:szCs w:val="24"/>
            <w:u w:val="thick" w:color="000000"/>
          </w:rPr>
          <w:delText xml:space="preserve">  </w:delText>
        </w:r>
      </w:del>
      <w:ins w:id="1058" w:author="Jordan Wipf" w:date="2018-10-25T20:43:00Z">
        <w:r>
          <w:rPr>
            <w:b/>
            <w:sz w:val="24"/>
            <w:szCs w:val="24"/>
            <w:u w:val="thick" w:color="000000"/>
          </w:rPr>
          <w:t xml:space="preserve"> </w:t>
        </w:r>
      </w:ins>
      <w:r>
        <w:rPr>
          <w:b/>
          <w:sz w:val="24"/>
          <w:szCs w:val="24"/>
          <w:u w:val="thick" w:color="000000"/>
        </w:rPr>
        <w:t>constant</w:t>
      </w:r>
      <w:del w:id="1059" w:author="Jordan Wipf" w:date="2018-10-25T20:43:00Z">
        <w:r w:rsidDel="008D62B3">
          <w:rPr>
            <w:b/>
            <w:sz w:val="24"/>
            <w:szCs w:val="24"/>
            <w:u w:val="thick" w:color="000000"/>
          </w:rPr>
          <w:delText xml:space="preserve">  </w:delText>
        </w:r>
      </w:del>
      <w:ins w:id="1060" w:author="Jordan Wipf" w:date="2018-10-25T20:43:00Z">
        <w:r>
          <w:rPr>
            <w:b/>
            <w:sz w:val="24"/>
            <w:szCs w:val="24"/>
            <w:u w:val="thick" w:color="000000"/>
          </w:rPr>
          <w:t xml:space="preserve"> </w:t>
        </w:r>
      </w:ins>
      <w:r>
        <w:rPr>
          <w:b/>
          <w:sz w:val="24"/>
          <w:szCs w:val="24"/>
          <w:u w:val="thick" w:color="000000"/>
        </w:rPr>
        <w:t>and</w:t>
      </w:r>
      <w:del w:id="1061" w:author="Jordan Wipf" w:date="2018-10-25T20:43:00Z">
        <w:r w:rsidDel="008D62B3">
          <w:rPr>
            <w:b/>
            <w:sz w:val="24"/>
            <w:szCs w:val="24"/>
            <w:u w:val="thick" w:color="000000"/>
          </w:rPr>
          <w:delText xml:space="preserve">  </w:delText>
        </w:r>
      </w:del>
      <w:ins w:id="1062" w:author="Jordan Wipf" w:date="2018-10-25T20:43:00Z">
        <w:r>
          <w:rPr>
            <w:b/>
            <w:sz w:val="24"/>
            <w:szCs w:val="24"/>
            <w:u w:val="thick" w:color="000000"/>
          </w:rPr>
          <w:t xml:space="preserve"> </w:t>
        </w:r>
      </w:ins>
      <w:r>
        <w:rPr>
          <w:b/>
          <w:sz w:val="24"/>
          <w:szCs w:val="24"/>
          <w:u w:val="thick" w:color="000000"/>
        </w:rPr>
        <w:t>secured.</w:t>
      </w:r>
      <w:del w:id="1063" w:author="Jordan Wipf" w:date="2018-10-25T20:43:00Z">
        <w:r w:rsidDel="008D62B3">
          <w:rPr>
            <w:b/>
            <w:sz w:val="24"/>
            <w:szCs w:val="24"/>
          </w:rPr>
          <w:delText xml:space="preserve">  </w:delText>
        </w:r>
      </w:del>
      <w:ins w:id="1064" w:author="Jordan Wipf" w:date="2018-10-25T20:43:00Z">
        <w:r>
          <w:rPr>
            <w:b/>
            <w:sz w:val="24"/>
            <w:szCs w:val="24"/>
          </w:rPr>
          <w:t xml:space="preserve"> </w:t>
        </w:r>
      </w:ins>
      <w:r>
        <w:rPr>
          <w:sz w:val="24"/>
          <w:szCs w:val="24"/>
        </w:rPr>
        <w:t>As</w:t>
      </w:r>
      <w:del w:id="1065" w:author="Jordan Wipf" w:date="2018-10-25T20:43:00Z">
        <w:r w:rsidDel="008D62B3">
          <w:rPr>
            <w:sz w:val="24"/>
            <w:szCs w:val="24"/>
          </w:rPr>
          <w:delText xml:space="preserve">  </w:delText>
        </w:r>
      </w:del>
      <w:ins w:id="1066" w:author="Jordan Wipf" w:date="2018-10-25T20:43:00Z">
        <w:r>
          <w:rPr>
            <w:sz w:val="24"/>
            <w:szCs w:val="24"/>
          </w:rPr>
          <w:t xml:space="preserve"> </w:t>
        </w:r>
      </w:ins>
      <w:r>
        <w:rPr>
          <w:sz w:val="24"/>
          <w:szCs w:val="24"/>
        </w:rPr>
        <w:t>a</w:t>
      </w:r>
      <w:del w:id="1067" w:author="Jordan Wipf" w:date="2018-10-25T20:43:00Z">
        <w:r w:rsidDel="008D62B3">
          <w:rPr>
            <w:sz w:val="24"/>
            <w:szCs w:val="24"/>
          </w:rPr>
          <w:delText xml:space="preserve">  </w:delText>
        </w:r>
      </w:del>
      <w:ins w:id="1068" w:author="Jordan Wipf" w:date="2018-10-25T20:43:00Z">
        <w:r>
          <w:rPr>
            <w:sz w:val="24"/>
            <w:szCs w:val="24"/>
          </w:rPr>
          <w:t xml:space="preserve"> </w:t>
        </w:r>
      </w:ins>
      <w:r>
        <w:rPr>
          <w:sz w:val="24"/>
          <w:szCs w:val="24"/>
        </w:rPr>
        <w:t>long-term</w:t>
      </w:r>
      <w:del w:id="1069" w:author="Jordan Wipf" w:date="2018-10-25T20:43:00Z">
        <w:r w:rsidDel="008D62B3">
          <w:rPr>
            <w:sz w:val="24"/>
            <w:szCs w:val="24"/>
          </w:rPr>
          <w:delText xml:space="preserve">  </w:delText>
        </w:r>
      </w:del>
      <w:ins w:id="1070" w:author="Jordan Wipf" w:date="2018-10-25T20:43:00Z">
        <w:r>
          <w:rPr>
            <w:sz w:val="24"/>
            <w:szCs w:val="24"/>
          </w:rPr>
          <w:t xml:space="preserve"> </w:t>
        </w:r>
      </w:ins>
      <w:r>
        <w:rPr>
          <w:sz w:val="24"/>
          <w:szCs w:val="24"/>
        </w:rPr>
        <w:t>investor,</w:t>
      </w:r>
      <w:del w:id="1071" w:author="Jordan Wipf" w:date="2018-10-25T20:43:00Z">
        <w:r w:rsidDel="008D62B3">
          <w:rPr>
            <w:sz w:val="24"/>
            <w:szCs w:val="24"/>
          </w:rPr>
          <w:delText xml:space="preserve">  </w:delText>
        </w:r>
      </w:del>
      <w:ins w:id="1072" w:author="Jordan Wipf" w:date="2018-10-25T20:43:00Z">
        <w:r>
          <w:rPr>
            <w:sz w:val="24"/>
            <w:szCs w:val="24"/>
          </w:rPr>
          <w:t xml:space="preserve"> </w:t>
        </w:r>
      </w:ins>
      <w:r>
        <w:rPr>
          <w:sz w:val="24"/>
          <w:szCs w:val="24"/>
        </w:rPr>
        <w:t>the</w:t>
      </w:r>
    </w:p>
    <w:p w14:paraId="75438EC5" w14:textId="77777777" w:rsidR="005F2E6A" w:rsidRDefault="008D62B3">
      <w:pPr>
        <w:spacing w:before="59" w:line="258" w:lineRule="auto"/>
        <w:ind w:left="100" w:right="83"/>
        <w:jc w:val="both"/>
        <w:rPr>
          <w:sz w:val="24"/>
          <w:szCs w:val="24"/>
        </w:rPr>
      </w:pPr>
      <w:r>
        <w:rPr>
          <w:sz w:val="24"/>
          <w:szCs w:val="24"/>
        </w:rPr>
        <w:lastRenderedPageBreak/>
        <w:t xml:space="preserve">telecommunications market seems a profitable constant source of money based on this. Of course, not of all of them will be generating profits as Sprint shows. However, based on our strategies and knowledge we will choose which of these stocks would be the most </w:t>
      </w:r>
      <w:commentRangeStart w:id="1073"/>
      <w:del w:id="1074" w:author="Jordan Wipf" w:date="2018-10-25T21:12:00Z">
        <w:r w:rsidDel="0046529D">
          <w:rPr>
            <w:sz w:val="24"/>
            <w:szCs w:val="24"/>
          </w:rPr>
          <w:delText>fructiferous</w:delText>
        </w:r>
      </w:del>
      <w:ins w:id="1075" w:author="Jordan Wipf" w:date="2018-10-25T21:12:00Z">
        <w:r w:rsidR="0046529D">
          <w:rPr>
            <w:sz w:val="24"/>
            <w:szCs w:val="24"/>
          </w:rPr>
          <w:t>fruitful</w:t>
        </w:r>
      </w:ins>
      <w:commentRangeEnd w:id="1073"/>
      <w:ins w:id="1076" w:author="Jordan Wipf" w:date="2018-10-25T21:13:00Z">
        <w:r w:rsidR="0046529D">
          <w:rPr>
            <w:rStyle w:val="CommentReference"/>
          </w:rPr>
          <w:commentReference w:id="1073"/>
        </w:r>
      </w:ins>
      <w:r>
        <w:rPr>
          <w:sz w:val="24"/>
          <w:szCs w:val="24"/>
        </w:rPr>
        <w:t>.</w:t>
      </w:r>
    </w:p>
    <w:p w14:paraId="3BC91DB8" w14:textId="77777777" w:rsidR="005F2E6A" w:rsidRDefault="005F2E6A">
      <w:pPr>
        <w:spacing w:before="1" w:line="160" w:lineRule="exact"/>
        <w:rPr>
          <w:sz w:val="16"/>
          <w:szCs w:val="16"/>
        </w:rPr>
      </w:pPr>
    </w:p>
    <w:p w14:paraId="2D85E2F4" w14:textId="77777777" w:rsidR="005F2E6A" w:rsidRDefault="008D62B3">
      <w:pPr>
        <w:ind w:left="100" w:right="8192"/>
        <w:jc w:val="both"/>
        <w:rPr>
          <w:sz w:val="32"/>
          <w:szCs w:val="32"/>
        </w:rPr>
      </w:pPr>
      <w:r>
        <w:rPr>
          <w:b/>
          <w:color w:val="0099CC"/>
          <w:w w:val="99"/>
          <w:sz w:val="32"/>
          <w:szCs w:val="32"/>
        </w:rPr>
        <w:t>Remarks</w:t>
      </w:r>
    </w:p>
    <w:p w14:paraId="04606C95" w14:textId="77777777" w:rsidR="005F2E6A" w:rsidRDefault="008D62B3">
      <w:pPr>
        <w:spacing w:before="28" w:line="259" w:lineRule="auto"/>
        <w:ind w:left="100" w:right="77"/>
        <w:jc w:val="both"/>
        <w:rPr>
          <w:sz w:val="24"/>
          <w:szCs w:val="24"/>
        </w:rPr>
      </w:pPr>
      <w:r>
        <w:rPr>
          <w:sz w:val="24"/>
          <w:szCs w:val="24"/>
        </w:rPr>
        <w:t>In general, public services such as water, electricity, and many more, tend to offer a constant and secured cash flow coming to your portfolio. Some other areas such as technology, automotive, or game industries tend to have a higher volatility (or unpredictable behavior). So now, based on the service or product, we can deduce a little bit about how the trends should look. To summarize this chapter, the following graph is provided:</w:t>
      </w:r>
    </w:p>
    <w:p w14:paraId="02323D9D" w14:textId="77777777" w:rsidR="005F2E6A" w:rsidRDefault="005F2E6A">
      <w:pPr>
        <w:spacing w:before="2" w:line="180" w:lineRule="exact"/>
        <w:rPr>
          <w:sz w:val="19"/>
          <w:szCs w:val="19"/>
        </w:rPr>
      </w:pPr>
    </w:p>
    <w:p w14:paraId="5C726D53" w14:textId="77777777" w:rsidR="005F2E6A" w:rsidRDefault="005F2E6A">
      <w:pPr>
        <w:spacing w:line="200" w:lineRule="exact"/>
      </w:pPr>
    </w:p>
    <w:p w14:paraId="2CD8F953" w14:textId="77777777" w:rsidR="005F2E6A" w:rsidRDefault="005F2E6A">
      <w:pPr>
        <w:spacing w:line="200" w:lineRule="exact"/>
        <w:sectPr w:rsidR="005F2E6A">
          <w:pgSz w:w="12240" w:h="15840"/>
          <w:pgMar w:top="1380" w:right="1320" w:bottom="280" w:left="1340" w:header="0" w:footer="1040" w:gutter="0"/>
          <w:cols w:space="720"/>
        </w:sectPr>
      </w:pPr>
    </w:p>
    <w:p w14:paraId="1AE1AC69" w14:textId="77777777" w:rsidR="005F2E6A" w:rsidRDefault="008D62B3">
      <w:pPr>
        <w:spacing w:before="20" w:line="360" w:lineRule="exact"/>
        <w:ind w:left="1953" w:right="-68"/>
        <w:rPr>
          <w:sz w:val="32"/>
          <w:szCs w:val="32"/>
        </w:rPr>
      </w:pPr>
      <w:r>
        <w:rPr>
          <w:i/>
          <w:w w:val="99"/>
          <w:position w:val="-1"/>
          <w:sz w:val="32"/>
          <w:szCs w:val="32"/>
        </w:rPr>
        <w:t>Level</w:t>
      </w:r>
      <w:r>
        <w:rPr>
          <w:i/>
          <w:position w:val="-1"/>
          <w:sz w:val="32"/>
          <w:szCs w:val="32"/>
        </w:rPr>
        <w:t xml:space="preserve"> </w:t>
      </w:r>
      <w:r>
        <w:rPr>
          <w:i/>
          <w:w w:val="99"/>
          <w:position w:val="-1"/>
          <w:sz w:val="32"/>
          <w:szCs w:val="32"/>
        </w:rPr>
        <w:t>1</w:t>
      </w:r>
      <w:del w:id="1077" w:author="Jordan Wipf" w:date="2018-10-25T20:43:00Z">
        <w:r w:rsidDel="008D62B3">
          <w:rPr>
            <w:i/>
            <w:position w:val="-1"/>
            <w:sz w:val="32"/>
            <w:szCs w:val="32"/>
          </w:rPr>
          <w:delText xml:space="preserve">  </w:delText>
        </w:r>
      </w:del>
      <w:ins w:id="1078" w:author="Jordan Wipf" w:date="2018-10-25T20:43:00Z">
        <w:r>
          <w:rPr>
            <w:i/>
            <w:position w:val="-1"/>
            <w:sz w:val="32"/>
            <w:szCs w:val="32"/>
          </w:rPr>
          <w:t xml:space="preserve"> </w:t>
        </w:r>
      </w:ins>
      <w:del w:id="1079" w:author="Jordan Wipf" w:date="2018-10-25T20:43:00Z">
        <w:r w:rsidDel="008D62B3">
          <w:rPr>
            <w:i/>
            <w:position w:val="-1"/>
            <w:sz w:val="32"/>
            <w:szCs w:val="32"/>
          </w:rPr>
          <w:delText xml:space="preserve">  </w:delText>
        </w:r>
      </w:del>
      <w:ins w:id="1080" w:author="Jordan Wipf" w:date="2018-10-25T20:43:00Z">
        <w:r>
          <w:rPr>
            <w:i/>
            <w:position w:val="-1"/>
            <w:sz w:val="32"/>
            <w:szCs w:val="32"/>
          </w:rPr>
          <w:t xml:space="preserve"> </w:t>
        </w:r>
      </w:ins>
      <w:del w:id="1081" w:author="Jordan Wipf" w:date="2018-10-25T20:43:00Z">
        <w:r w:rsidDel="008D62B3">
          <w:rPr>
            <w:i/>
            <w:position w:val="-1"/>
            <w:sz w:val="32"/>
            <w:szCs w:val="32"/>
          </w:rPr>
          <w:delText xml:space="preserve">  </w:delText>
        </w:r>
      </w:del>
      <w:ins w:id="1082" w:author="Jordan Wipf" w:date="2018-10-25T20:43:00Z">
        <w:r>
          <w:rPr>
            <w:i/>
            <w:position w:val="-1"/>
            <w:sz w:val="32"/>
            <w:szCs w:val="32"/>
          </w:rPr>
          <w:t xml:space="preserve"> </w:t>
        </w:r>
      </w:ins>
      <w:del w:id="1083" w:author="Jordan Wipf" w:date="2018-10-25T20:43:00Z">
        <w:r w:rsidDel="008D62B3">
          <w:rPr>
            <w:i/>
            <w:position w:val="-1"/>
            <w:sz w:val="32"/>
            <w:szCs w:val="32"/>
          </w:rPr>
          <w:delText xml:space="preserve">  </w:delText>
        </w:r>
      </w:del>
      <w:ins w:id="1084" w:author="Jordan Wipf" w:date="2018-10-25T20:43:00Z">
        <w:r>
          <w:rPr>
            <w:i/>
            <w:position w:val="-1"/>
            <w:sz w:val="32"/>
            <w:szCs w:val="32"/>
          </w:rPr>
          <w:t xml:space="preserve"> </w:t>
        </w:r>
      </w:ins>
      <w:del w:id="1085" w:author="Jordan Wipf" w:date="2018-10-25T20:43:00Z">
        <w:r w:rsidDel="008D62B3">
          <w:rPr>
            <w:i/>
            <w:position w:val="-1"/>
            <w:sz w:val="32"/>
            <w:szCs w:val="32"/>
          </w:rPr>
          <w:delText xml:space="preserve">  </w:delText>
        </w:r>
      </w:del>
      <w:ins w:id="1086" w:author="Jordan Wipf" w:date="2018-10-25T20:43:00Z">
        <w:r>
          <w:rPr>
            <w:i/>
            <w:position w:val="-1"/>
            <w:sz w:val="32"/>
            <w:szCs w:val="32"/>
          </w:rPr>
          <w:t xml:space="preserve"> </w:t>
        </w:r>
      </w:ins>
      <w:del w:id="1087" w:author="Jordan Wipf" w:date="2018-10-25T20:43:00Z">
        <w:r w:rsidDel="008D62B3">
          <w:rPr>
            <w:i/>
            <w:position w:val="-1"/>
            <w:sz w:val="32"/>
            <w:szCs w:val="32"/>
          </w:rPr>
          <w:delText xml:space="preserve">  </w:delText>
        </w:r>
      </w:del>
      <w:ins w:id="1088" w:author="Jordan Wipf" w:date="2018-10-25T20:43:00Z">
        <w:r>
          <w:rPr>
            <w:i/>
            <w:position w:val="-1"/>
            <w:sz w:val="32"/>
            <w:szCs w:val="32"/>
          </w:rPr>
          <w:t xml:space="preserve"> </w:t>
        </w:r>
      </w:ins>
      <w:del w:id="1089" w:author="Jordan Wipf" w:date="2018-10-25T20:43:00Z">
        <w:r w:rsidDel="008D62B3">
          <w:rPr>
            <w:i/>
            <w:position w:val="-1"/>
            <w:sz w:val="32"/>
            <w:szCs w:val="32"/>
          </w:rPr>
          <w:delText xml:space="preserve">  </w:delText>
        </w:r>
      </w:del>
      <w:ins w:id="1090" w:author="Jordan Wipf" w:date="2018-10-25T20:43:00Z">
        <w:r>
          <w:rPr>
            <w:i/>
            <w:position w:val="-1"/>
            <w:sz w:val="32"/>
            <w:szCs w:val="32"/>
          </w:rPr>
          <w:t xml:space="preserve"> </w:t>
        </w:r>
      </w:ins>
      <w:del w:id="1091" w:author="Jordan Wipf" w:date="2018-10-25T20:43:00Z">
        <w:r w:rsidDel="008D62B3">
          <w:rPr>
            <w:i/>
            <w:position w:val="-1"/>
            <w:sz w:val="32"/>
            <w:szCs w:val="32"/>
          </w:rPr>
          <w:delText xml:space="preserve">  </w:delText>
        </w:r>
      </w:del>
      <w:ins w:id="1092" w:author="Jordan Wipf" w:date="2018-10-25T20:43:00Z">
        <w:r>
          <w:rPr>
            <w:i/>
            <w:position w:val="-1"/>
            <w:sz w:val="32"/>
            <w:szCs w:val="32"/>
          </w:rPr>
          <w:t xml:space="preserve"> </w:t>
        </w:r>
      </w:ins>
      <w:del w:id="1093" w:author="Jordan Wipf" w:date="2018-10-25T20:43:00Z">
        <w:r w:rsidDel="008D62B3">
          <w:rPr>
            <w:i/>
            <w:position w:val="-1"/>
            <w:sz w:val="32"/>
            <w:szCs w:val="32"/>
          </w:rPr>
          <w:delText xml:space="preserve">  </w:delText>
        </w:r>
      </w:del>
      <w:ins w:id="1094" w:author="Jordan Wipf" w:date="2018-10-25T20:43:00Z">
        <w:r>
          <w:rPr>
            <w:i/>
            <w:position w:val="-1"/>
            <w:sz w:val="32"/>
            <w:szCs w:val="32"/>
          </w:rPr>
          <w:t xml:space="preserve"> </w:t>
        </w:r>
      </w:ins>
      <w:del w:id="1095" w:author="Jordan Wipf" w:date="2018-10-25T20:43:00Z">
        <w:r w:rsidDel="008D62B3">
          <w:rPr>
            <w:i/>
            <w:position w:val="-1"/>
            <w:sz w:val="32"/>
            <w:szCs w:val="32"/>
          </w:rPr>
          <w:delText xml:space="preserve">  </w:delText>
        </w:r>
      </w:del>
      <w:ins w:id="1096" w:author="Jordan Wipf" w:date="2018-10-25T20:43:00Z">
        <w:r>
          <w:rPr>
            <w:i/>
            <w:position w:val="-1"/>
            <w:sz w:val="32"/>
            <w:szCs w:val="32"/>
          </w:rPr>
          <w:t xml:space="preserve"> </w:t>
        </w:r>
      </w:ins>
      <w:r>
        <w:rPr>
          <w:i/>
          <w:position w:val="-1"/>
          <w:sz w:val="32"/>
          <w:szCs w:val="32"/>
        </w:rPr>
        <w:t xml:space="preserve"> </w:t>
      </w:r>
      <w:r>
        <w:rPr>
          <w:i/>
          <w:w w:val="99"/>
          <w:position w:val="-1"/>
          <w:sz w:val="32"/>
          <w:szCs w:val="32"/>
        </w:rPr>
        <w:t>Level</w:t>
      </w:r>
      <w:r>
        <w:rPr>
          <w:i/>
          <w:position w:val="-1"/>
          <w:sz w:val="32"/>
          <w:szCs w:val="32"/>
        </w:rPr>
        <w:t xml:space="preserve"> </w:t>
      </w:r>
      <w:r>
        <w:rPr>
          <w:i/>
          <w:w w:val="99"/>
          <w:position w:val="-1"/>
          <w:sz w:val="32"/>
          <w:szCs w:val="32"/>
        </w:rPr>
        <w:t>2</w:t>
      </w:r>
    </w:p>
    <w:p w14:paraId="5EA00804" w14:textId="77777777" w:rsidR="005F2E6A" w:rsidRDefault="008D62B3">
      <w:pPr>
        <w:spacing w:before="18" w:line="360" w:lineRule="exact"/>
        <w:rPr>
          <w:sz w:val="32"/>
          <w:szCs w:val="32"/>
        </w:rPr>
        <w:sectPr w:rsidR="005F2E6A">
          <w:type w:val="continuous"/>
          <w:pgSz w:w="12240" w:h="15840"/>
          <w:pgMar w:top="1380" w:right="1320" w:bottom="280" w:left="1340" w:header="720" w:footer="720" w:gutter="0"/>
          <w:cols w:num="2" w:space="720" w:equalWidth="0">
            <w:col w:w="5513" w:space="1361"/>
            <w:col w:w="2706"/>
          </w:cols>
        </w:sectPr>
      </w:pPr>
      <w:r>
        <w:br w:type="column"/>
      </w:r>
      <w:r>
        <w:rPr>
          <w:i/>
          <w:w w:val="99"/>
          <w:position w:val="-1"/>
          <w:sz w:val="32"/>
          <w:szCs w:val="32"/>
        </w:rPr>
        <w:t>Company</w:t>
      </w:r>
      <w:r>
        <w:rPr>
          <w:i/>
          <w:position w:val="-1"/>
          <w:sz w:val="32"/>
          <w:szCs w:val="32"/>
        </w:rPr>
        <w:t xml:space="preserve"> </w:t>
      </w:r>
      <w:r>
        <w:rPr>
          <w:i/>
          <w:w w:val="99"/>
          <w:position w:val="-1"/>
          <w:sz w:val="32"/>
          <w:szCs w:val="32"/>
        </w:rPr>
        <w:t>Example</w:t>
      </w:r>
    </w:p>
    <w:p w14:paraId="3C60736B" w14:textId="77777777" w:rsidR="005F2E6A" w:rsidRDefault="005F2E6A">
      <w:pPr>
        <w:spacing w:before="1" w:line="100" w:lineRule="exact"/>
        <w:rPr>
          <w:sz w:val="10"/>
          <w:szCs w:val="10"/>
        </w:rPr>
      </w:pPr>
    </w:p>
    <w:p w14:paraId="5B38B446" w14:textId="77777777" w:rsidR="005F2E6A" w:rsidRDefault="005F2E6A">
      <w:pPr>
        <w:spacing w:line="200" w:lineRule="exact"/>
        <w:sectPr w:rsidR="005F2E6A">
          <w:type w:val="continuous"/>
          <w:pgSz w:w="12240" w:h="15840"/>
          <w:pgMar w:top="1380" w:right="1320" w:bottom="280" w:left="1340" w:header="720" w:footer="720" w:gutter="0"/>
          <w:cols w:space="720"/>
        </w:sectPr>
      </w:pPr>
    </w:p>
    <w:p w14:paraId="2968CA8E" w14:textId="77777777" w:rsidR="005F2E6A" w:rsidRDefault="005F2E6A">
      <w:pPr>
        <w:spacing w:before="10" w:line="240" w:lineRule="exact"/>
        <w:rPr>
          <w:sz w:val="24"/>
          <w:szCs w:val="24"/>
        </w:rPr>
      </w:pPr>
    </w:p>
    <w:p w14:paraId="342F7D5B" w14:textId="77777777" w:rsidR="005F2E6A" w:rsidRDefault="008D62B3">
      <w:pPr>
        <w:jc w:val="right"/>
        <w:rPr>
          <w:sz w:val="24"/>
          <w:szCs w:val="24"/>
        </w:rPr>
      </w:pPr>
      <w:r>
        <w:rPr>
          <w:sz w:val="24"/>
          <w:szCs w:val="24"/>
        </w:rPr>
        <w:t>Volatile</w:t>
      </w:r>
    </w:p>
    <w:p w14:paraId="1CE8E8BF" w14:textId="77777777" w:rsidR="005F2E6A" w:rsidRDefault="008D62B3">
      <w:pPr>
        <w:spacing w:before="29"/>
        <w:ind w:right="-56"/>
        <w:rPr>
          <w:sz w:val="24"/>
          <w:szCs w:val="24"/>
        </w:rPr>
      </w:pPr>
      <w:r>
        <w:br w:type="column"/>
      </w:r>
      <w:r>
        <w:rPr>
          <w:sz w:val="24"/>
          <w:szCs w:val="24"/>
        </w:rPr>
        <w:t>Product</w:t>
      </w:r>
    </w:p>
    <w:p w14:paraId="2E35B550" w14:textId="77777777" w:rsidR="005F2E6A" w:rsidRDefault="008D62B3">
      <w:pPr>
        <w:spacing w:before="29"/>
        <w:ind w:left="7"/>
        <w:rPr>
          <w:sz w:val="24"/>
          <w:szCs w:val="24"/>
        </w:rPr>
      </w:pPr>
      <w:r>
        <w:br w:type="column"/>
      </w:r>
      <w:r>
        <w:rPr>
          <w:sz w:val="24"/>
          <w:szCs w:val="24"/>
        </w:rPr>
        <w:t>Virtual</w:t>
      </w:r>
    </w:p>
    <w:p w14:paraId="5D79944E" w14:textId="77777777" w:rsidR="005F2E6A" w:rsidRDefault="008D62B3">
      <w:pPr>
        <w:spacing w:before="21" w:line="260" w:lineRule="exact"/>
        <w:rPr>
          <w:sz w:val="24"/>
          <w:szCs w:val="24"/>
        </w:rPr>
        <w:sectPr w:rsidR="005F2E6A">
          <w:type w:val="continuous"/>
          <w:pgSz w:w="12240" w:h="15840"/>
          <w:pgMar w:top="1380" w:right="1320" w:bottom="280" w:left="1340" w:header="720" w:footer="720" w:gutter="0"/>
          <w:cols w:num="3" w:space="720" w:equalWidth="0">
            <w:col w:w="2816" w:space="1855"/>
            <w:col w:w="746" w:space="2365"/>
            <w:col w:w="1798"/>
          </w:cols>
        </w:sectPr>
      </w:pPr>
      <w:r>
        <w:rPr>
          <w:position w:val="-1"/>
          <w:sz w:val="24"/>
          <w:szCs w:val="24"/>
        </w:rPr>
        <w:t>Reality</w:t>
      </w:r>
    </w:p>
    <w:p w14:paraId="1C3B50CD" w14:textId="77777777" w:rsidR="005F2E6A" w:rsidRDefault="005F2E6A">
      <w:pPr>
        <w:spacing w:line="200" w:lineRule="exact"/>
      </w:pPr>
    </w:p>
    <w:p w14:paraId="2A97817F" w14:textId="77777777" w:rsidR="005F2E6A" w:rsidRDefault="005F2E6A">
      <w:pPr>
        <w:spacing w:before="5" w:line="280" w:lineRule="exact"/>
        <w:rPr>
          <w:sz w:val="28"/>
          <w:szCs w:val="28"/>
        </w:rPr>
        <w:sectPr w:rsidR="005F2E6A">
          <w:type w:val="continuous"/>
          <w:pgSz w:w="12240" w:h="15840"/>
          <w:pgMar w:top="1380" w:right="1320" w:bottom="280" w:left="1340" w:header="720" w:footer="720" w:gutter="0"/>
          <w:cols w:space="720"/>
        </w:sectPr>
      </w:pPr>
    </w:p>
    <w:p w14:paraId="114FA162" w14:textId="77777777" w:rsidR="005F2E6A" w:rsidRDefault="005F2E6A">
      <w:pPr>
        <w:spacing w:before="9" w:line="120" w:lineRule="exact"/>
        <w:rPr>
          <w:sz w:val="13"/>
          <w:szCs w:val="13"/>
        </w:rPr>
      </w:pPr>
    </w:p>
    <w:p w14:paraId="36EEE194" w14:textId="77777777" w:rsidR="005F2E6A" w:rsidRDefault="005F2E6A">
      <w:pPr>
        <w:spacing w:line="200" w:lineRule="exact"/>
      </w:pPr>
    </w:p>
    <w:p w14:paraId="0550AE5B" w14:textId="77777777" w:rsidR="005F2E6A" w:rsidRDefault="008D62B3">
      <w:pPr>
        <w:spacing w:line="260" w:lineRule="exact"/>
        <w:ind w:left="110" w:right="-56"/>
        <w:rPr>
          <w:sz w:val="24"/>
          <w:szCs w:val="24"/>
        </w:rPr>
      </w:pPr>
      <w:r>
        <w:rPr>
          <w:position w:val="-1"/>
          <w:sz w:val="24"/>
          <w:szCs w:val="24"/>
        </w:rPr>
        <w:t>Stocks</w:t>
      </w:r>
    </w:p>
    <w:p w14:paraId="033D8665" w14:textId="77777777" w:rsidR="005F2E6A" w:rsidRDefault="008D62B3">
      <w:pPr>
        <w:spacing w:before="29"/>
        <w:ind w:right="-56"/>
        <w:rPr>
          <w:sz w:val="24"/>
          <w:szCs w:val="24"/>
        </w:rPr>
      </w:pPr>
      <w:r>
        <w:br w:type="column"/>
      </w:r>
      <w:r>
        <w:rPr>
          <w:sz w:val="24"/>
          <w:szCs w:val="24"/>
        </w:rPr>
        <w:t>Service</w:t>
      </w:r>
    </w:p>
    <w:p w14:paraId="6A59800B" w14:textId="77777777" w:rsidR="005F2E6A" w:rsidRDefault="008D62B3">
      <w:pPr>
        <w:spacing w:before="29"/>
        <w:ind w:left="79" w:right="1111"/>
        <w:jc w:val="center"/>
        <w:rPr>
          <w:sz w:val="24"/>
          <w:szCs w:val="24"/>
        </w:rPr>
      </w:pPr>
      <w:r>
        <w:br w:type="column"/>
      </w:r>
      <w:r>
        <w:rPr>
          <w:sz w:val="24"/>
          <w:szCs w:val="24"/>
        </w:rPr>
        <w:t>Drone</w:t>
      </w:r>
    </w:p>
    <w:p w14:paraId="06921E69" w14:textId="77777777" w:rsidR="005F2E6A" w:rsidRDefault="008D62B3">
      <w:pPr>
        <w:spacing w:before="21"/>
        <w:ind w:left="-38" w:right="991"/>
        <w:jc w:val="center"/>
        <w:rPr>
          <w:sz w:val="24"/>
          <w:szCs w:val="24"/>
        </w:rPr>
        <w:sectPr w:rsidR="005F2E6A">
          <w:type w:val="continuous"/>
          <w:pgSz w:w="12240" w:h="15840"/>
          <w:pgMar w:top="1380" w:right="1320" w:bottom="280" w:left="1340" w:header="720" w:footer="720" w:gutter="0"/>
          <w:cols w:num="3" w:space="720" w:equalWidth="0">
            <w:col w:w="751" w:space="3934"/>
            <w:col w:w="719" w:space="2306"/>
            <w:col w:w="1870"/>
          </w:cols>
        </w:sectPr>
      </w:pPr>
      <w:r>
        <w:rPr>
          <w:sz w:val="24"/>
          <w:szCs w:val="24"/>
        </w:rPr>
        <w:t>Delivery</w:t>
      </w:r>
    </w:p>
    <w:p w14:paraId="2EA568A7" w14:textId="77777777" w:rsidR="005F2E6A" w:rsidRDefault="005F2E6A">
      <w:pPr>
        <w:spacing w:before="4" w:line="140" w:lineRule="exact"/>
        <w:rPr>
          <w:sz w:val="15"/>
          <w:szCs w:val="15"/>
        </w:rPr>
      </w:pPr>
    </w:p>
    <w:p w14:paraId="1AACA596" w14:textId="77777777" w:rsidR="005F2E6A" w:rsidRDefault="005F2E6A">
      <w:pPr>
        <w:spacing w:line="200" w:lineRule="exact"/>
      </w:pPr>
    </w:p>
    <w:p w14:paraId="6C5939F1" w14:textId="77777777" w:rsidR="005F2E6A" w:rsidRDefault="005F2E6A">
      <w:pPr>
        <w:spacing w:line="200" w:lineRule="exact"/>
        <w:sectPr w:rsidR="005F2E6A">
          <w:type w:val="continuous"/>
          <w:pgSz w:w="12240" w:h="15840"/>
          <w:pgMar w:top="1380" w:right="1320" w:bottom="280" w:left="1340" w:header="720" w:footer="720" w:gutter="0"/>
          <w:cols w:space="720"/>
        </w:sectPr>
      </w:pPr>
    </w:p>
    <w:p w14:paraId="3610B336" w14:textId="77777777" w:rsidR="005F2E6A" w:rsidRDefault="005F2E6A">
      <w:pPr>
        <w:spacing w:before="3" w:line="180" w:lineRule="exact"/>
        <w:rPr>
          <w:sz w:val="18"/>
          <w:szCs w:val="18"/>
        </w:rPr>
      </w:pPr>
    </w:p>
    <w:p w14:paraId="39B7DE62" w14:textId="77777777" w:rsidR="005F2E6A" w:rsidRDefault="008D62B3">
      <w:pPr>
        <w:ind w:left="1872"/>
        <w:rPr>
          <w:sz w:val="24"/>
          <w:szCs w:val="24"/>
        </w:rPr>
      </w:pPr>
      <w:r>
        <w:rPr>
          <w:sz w:val="24"/>
          <w:szCs w:val="24"/>
        </w:rPr>
        <w:t>Constant or</w:t>
      </w:r>
    </w:p>
    <w:p w14:paraId="5DDB1F2E" w14:textId="77777777" w:rsidR="005F2E6A" w:rsidRDefault="008D62B3">
      <w:pPr>
        <w:spacing w:before="21"/>
        <w:ind w:left="1780" w:right="-56"/>
        <w:rPr>
          <w:sz w:val="24"/>
          <w:szCs w:val="24"/>
        </w:rPr>
      </w:pPr>
      <w:r>
        <w:rPr>
          <w:sz w:val="24"/>
          <w:szCs w:val="24"/>
        </w:rPr>
        <w:t>Low-Volatile</w:t>
      </w:r>
    </w:p>
    <w:p w14:paraId="3A480FC9" w14:textId="77777777" w:rsidR="005F2E6A" w:rsidRDefault="008D62B3">
      <w:pPr>
        <w:spacing w:before="29"/>
        <w:ind w:right="-56"/>
        <w:rPr>
          <w:sz w:val="24"/>
          <w:szCs w:val="24"/>
        </w:rPr>
      </w:pPr>
      <w:r>
        <w:br w:type="column"/>
      </w:r>
      <w:r>
        <w:rPr>
          <w:sz w:val="24"/>
          <w:szCs w:val="24"/>
        </w:rPr>
        <w:t>Product</w:t>
      </w:r>
    </w:p>
    <w:p w14:paraId="79927752" w14:textId="77777777" w:rsidR="005F2E6A" w:rsidRDefault="005F2E6A">
      <w:pPr>
        <w:spacing w:line="200" w:lineRule="exact"/>
      </w:pPr>
    </w:p>
    <w:p w14:paraId="02F874D0" w14:textId="77777777" w:rsidR="005F2E6A" w:rsidRDefault="005F2E6A">
      <w:pPr>
        <w:spacing w:line="200" w:lineRule="exact"/>
      </w:pPr>
    </w:p>
    <w:p w14:paraId="10A5F1F5" w14:textId="77777777" w:rsidR="005F2E6A" w:rsidRDefault="005F2E6A">
      <w:pPr>
        <w:spacing w:before="16" w:line="220" w:lineRule="exact"/>
        <w:rPr>
          <w:sz w:val="22"/>
          <w:szCs w:val="22"/>
        </w:rPr>
      </w:pPr>
    </w:p>
    <w:p w14:paraId="494005CB" w14:textId="77777777" w:rsidR="005F2E6A" w:rsidRDefault="008D62B3">
      <w:pPr>
        <w:ind w:left="14" w:right="-43"/>
        <w:rPr>
          <w:sz w:val="24"/>
          <w:szCs w:val="24"/>
        </w:rPr>
      </w:pPr>
      <w:r>
        <w:rPr>
          <w:sz w:val="24"/>
          <w:szCs w:val="24"/>
        </w:rPr>
        <w:t>Service</w:t>
      </w:r>
    </w:p>
    <w:p w14:paraId="382B19A8" w14:textId="77777777" w:rsidR="005F2E6A" w:rsidRDefault="008D62B3">
      <w:pPr>
        <w:spacing w:before="29"/>
        <w:ind w:left="79"/>
        <w:rPr>
          <w:sz w:val="24"/>
          <w:szCs w:val="24"/>
        </w:rPr>
      </w:pPr>
      <w:r>
        <w:br w:type="column"/>
      </w:r>
      <w:r>
        <w:rPr>
          <w:sz w:val="24"/>
          <w:szCs w:val="24"/>
        </w:rPr>
        <w:t>Food and</w:t>
      </w:r>
    </w:p>
    <w:p w14:paraId="688424DC" w14:textId="77777777" w:rsidR="005F2E6A" w:rsidRDefault="008D62B3">
      <w:pPr>
        <w:spacing w:before="21"/>
        <w:rPr>
          <w:sz w:val="24"/>
          <w:szCs w:val="24"/>
        </w:rPr>
      </w:pPr>
      <w:r>
        <w:rPr>
          <w:sz w:val="24"/>
          <w:szCs w:val="24"/>
        </w:rPr>
        <w:t>Computers</w:t>
      </w:r>
    </w:p>
    <w:p w14:paraId="3086FC2A" w14:textId="77777777" w:rsidR="005F2E6A" w:rsidRDefault="005F2E6A">
      <w:pPr>
        <w:spacing w:before="9" w:line="120" w:lineRule="exact"/>
        <w:rPr>
          <w:sz w:val="13"/>
          <w:szCs w:val="13"/>
        </w:rPr>
      </w:pPr>
    </w:p>
    <w:p w14:paraId="4584B4D8" w14:textId="77777777" w:rsidR="005F2E6A" w:rsidRDefault="005F2E6A">
      <w:pPr>
        <w:spacing w:line="200" w:lineRule="exact"/>
      </w:pPr>
    </w:p>
    <w:p w14:paraId="0F1A974A" w14:textId="77777777" w:rsidR="005F2E6A" w:rsidRDefault="008D62B3">
      <w:pPr>
        <w:spacing w:line="258" w:lineRule="auto"/>
        <w:ind w:left="31" w:right="908" w:hanging="2"/>
        <w:rPr>
          <w:sz w:val="24"/>
          <w:szCs w:val="24"/>
        </w:rPr>
        <w:sectPr w:rsidR="005F2E6A">
          <w:type w:val="continuous"/>
          <w:pgSz w:w="12240" w:h="15840"/>
          <w:pgMar w:top="1380" w:right="1320" w:bottom="280" w:left="1340" w:header="720" w:footer="720" w:gutter="0"/>
          <w:cols w:num="3" w:space="720" w:equalWidth="0">
            <w:col w:w="3072" w:space="1598"/>
            <w:col w:w="746" w:space="2185"/>
            <w:col w:w="1979"/>
          </w:cols>
        </w:sectPr>
      </w:pPr>
      <w:r>
        <w:rPr>
          <w:sz w:val="24"/>
          <w:szCs w:val="24"/>
        </w:rPr>
        <w:t>Electricity and Water</w:t>
      </w:r>
    </w:p>
    <w:p w14:paraId="0A2ABD0A" w14:textId="77777777" w:rsidR="005F2E6A" w:rsidRDefault="008179B1">
      <w:pPr>
        <w:spacing w:before="9" w:line="160" w:lineRule="exact"/>
        <w:rPr>
          <w:sz w:val="16"/>
          <w:szCs w:val="16"/>
        </w:rPr>
      </w:pPr>
      <w:r>
        <w:pict w14:anchorId="4034D05E">
          <v:group id="_x0000_s1027" style="position:absolute;margin-left:60.1pt;margin-top:240.55pt;width:481.85pt;height:249.3pt;z-index:-1045;mso-position-horizontal-relative:page;mso-position-vertical-relative:page" coordorigin="1202,4811" coordsize="9637,4986">
            <v:shape id="_x0000_s1067" style="position:absolute;left:4728;top:4828;width:3228;height:4956" coordorigin="4728,4828" coordsize="3228,4956" path="m4728,9784r3228,l7956,4828r-3228,l4728,9784xe" fillcolor="#fff1cc" stroked="f">
              <v:path arrowok="t"/>
            </v:shape>
            <v:shape id="_x0000_s1066" style="position:absolute;left:1212;top:4826;width:3516;height:4956" coordorigin="1212,4826" coordsize="3516,4956" path="m1212,9782r3516,l4728,4826r-3516,l1212,9782xe" fillcolor="#e1efd9" stroked="f">
              <v:path arrowok="t"/>
            </v:shape>
            <v:shape id="_x0000_s1065" style="position:absolute;left:1284;top:6998;width:972;height:528" coordorigin="1284,6998" coordsize="972,528" path="m1284,7526r972,l2256,6998r-972,l1284,7526xe" stroked="f">
              <v:path arrowok="t"/>
            </v:shape>
            <v:shape id="_x0000_s1064" style="position:absolute;left:1284;top:6998;width:972;height:528" coordorigin="1284,6998" coordsize="972,528" path="m1284,7526r972,l2256,6998r-972,l1284,7526xe" filled="f" strokeweight=".5pt">
              <v:path arrowok="t"/>
            </v:shape>
            <v:shape id="_x0000_s1063" style="position:absolute;left:2964;top:5827;width:1608;height:612" coordorigin="2964,5827" coordsize="1608,612" path="m2964,6439r1608,l4572,5827r-1608,l2964,6439xe" stroked="f">
              <v:path arrowok="t"/>
            </v:shape>
            <v:shape id="_x0000_s1062" style="position:absolute;left:2964;top:5827;width:1608;height:612" coordorigin="2964,5827" coordsize="1608,612" path="m2964,6439r1608,l4572,5827r-1608,l2964,6439xe" filled="f" strokeweight=".5pt">
              <v:path arrowok="t"/>
            </v:shape>
            <v:shape id="_x0000_s1061" style="position:absolute;left:2964;top:8007;width:1608;height:756" coordorigin="2964,8007" coordsize="1608,756" path="m2964,8763r1608,l4572,8007r-1608,l2964,8763xe" stroked="f">
              <v:path arrowok="t"/>
            </v:shape>
            <v:shape id="_x0000_s1060" style="position:absolute;left:2964;top:8007;width:1608;height:756" coordorigin="2964,8007" coordsize="1608,756" path="m2964,8763r1608,l4572,8007r-1608,l2964,8763xe" filled="f" strokeweight=".5pt">
              <v:path arrowok="t"/>
            </v:shape>
            <v:shape id="_x0000_s1059" style="position:absolute;left:2412;top:6002;width:480;height:2472" coordorigin="2412,6002" coordsize="480,2472" path="m2892,8474r-63,-1l2772,8469r-48,-6l2672,8450r-20,-16l2652,7237r-2,-6l2644,7226r-10,-5l2620,7217r-17,-5l2583,7209r-22,-4l2536,7202r-27,-2l2480,7198r-31,-1l2417,7197r-5,l2444,7196r60,-2l2557,7189r43,-8l2642,7168r10,-11l2652,6042r2,-5l2660,6032r10,-5l2684,6022r17,-4l2721,6014r22,-3l2768,6008r27,-2l2824,6004r31,-1l2887,6002r5,e" filled="f" strokeweight="1.5pt">
              <v:path arrowok="t"/>
            </v:shape>
            <v:shape id="_x0000_s1058" style="position:absolute;left:7956;top:4826;width:2868;height:4956" coordorigin="7956,4826" coordsize="2868,4956" path="m7956,9782r2868,l10824,4826r-2868,l7956,9782xe" fillcolor="#deebf7" stroked="f">
              <v:path arrowok="t"/>
            </v:shape>
            <v:shape id="_x0000_s1057" style="position:absolute;left:4728;top:5823;width:792;height:1044" coordorigin="4728,5823" coordsize="792,1044" path="m5520,6867r-32,l5456,6867r-31,-2l5395,6864r-29,-2l5338,6860r-27,-3l5286,6855r-24,-4l5240,6848r-21,-4l5200,6840r-17,-4l5168,6832r-24,-10l5129,6812r-5,-11l5124,6411r-1,-5l5112,6396r-19,-10l5080,6381r-15,-4l5048,6372r-19,-4l5008,6365r-22,-4l4962,6358r-25,-3l4910,6353r-28,-2l4853,6349r-30,-2l4792,6346r-32,l4728,6345r32,l4792,6345r31,-2l4853,6342r29,-2l4910,6338r27,-3l4962,6333r24,-4l5008,6326r21,-4l5048,6318r17,-4l5080,6310r24,-10l5119,6290r5,-11l5124,5889r1,-5l5136,5874r19,-10l5168,5859r15,-4l5200,5850r19,-4l5240,5843r22,-4l5286,5836r25,-3l5338,5831r28,-2l5395,5827r30,-2l5456,5824r32,l5520,5823e" filled="f" strokeweight="1.5pt">
              <v:path arrowok="t"/>
            </v:shape>
            <v:shape id="_x0000_s1056" style="position:absolute;left:4728;top:7984;width:852;height:996" coordorigin="4728,7984" coordsize="852,996" path="m5580,8980r-35,-1l5511,8979r-33,-1l5445,8976r-31,-2l5384,8972r-28,-3l5328,8966r-25,-3l5279,8959r-22,-4l5236,8951r-18,-5l5202,8941r-15,-5l5166,8926r-11,-12l5154,8909r,-356l5153,8547r-11,-12l5121,8525r-15,-5l5090,8515r-18,-4l5051,8506r-22,-4l5005,8499r-25,-4l4952,8492r-28,-3l4894,8487r-31,-2l4830,8484r-33,-1l4763,8482r-35,l4763,8481r34,l4830,8480r33,-2l4894,8476r30,-2l4952,8471r28,-3l5005,8465r24,-4l5051,8457r21,-4l5090,8448r16,-5l5121,8438r21,-10l5153,8416r1,-5l5154,8055r1,-6l5166,8037r21,-10l5202,8022r16,-5l5236,8013r21,-5l5279,8004r24,-3l5328,7997r28,-3l5384,7991r30,-2l5445,7987r33,-1l5511,7985r34,-1l5580,7984e" filled="f" strokeweight="1.5pt">
              <v:path arrowok="t"/>
            </v:shape>
            <v:shape id="_x0000_s1055" style="position:absolute;left:5580;top:5607;width:1608;height:396" coordorigin="5580,5607" coordsize="1608,396" path="m5580,6003r1608,l7188,5607r-1608,l5580,6003xe" stroked="f">
              <v:path arrowok="t"/>
            </v:shape>
            <v:shape id="_x0000_s1054" style="position:absolute;left:5580;top:5607;width:1608;height:396" coordorigin="5580,5607" coordsize="1608,396" path="m5580,6003r1608,l7188,5607r-1608,l5580,6003xe" filled="f" strokeweight=".5pt">
              <v:path arrowok="t"/>
            </v:shape>
            <v:shape id="_x0000_s1053" style="position:absolute;left:5580;top:6688;width:1608;height:396" coordorigin="5580,6688" coordsize="1608,396" path="m5580,7084r1608,l7188,6688r-1608,l5580,7084xe" stroked="f">
              <v:path arrowok="t"/>
            </v:shape>
            <v:shape id="_x0000_s1052" style="position:absolute;left:5580;top:6688;width:1608;height:396" coordorigin="5580,6688" coordsize="1608,396" path="m5580,7084r1608,l7188,6688r-1608,l5580,7084xe" filled="f" strokeweight=".5pt">
              <v:path arrowok="t"/>
            </v:shape>
            <v:shape id="_x0000_s1051" style="position:absolute;left:5580;top:7852;width:1608;height:396" coordorigin="5580,7852" coordsize="1608,396" path="m5580,8248r1608,l7188,7852r-1608,l5580,8248xe" stroked="f">
              <v:path arrowok="t"/>
            </v:shape>
            <v:shape id="_x0000_s1050" style="position:absolute;left:5580;top:7852;width:1608;height:396" coordorigin="5580,7852" coordsize="1608,396" path="m5580,8248r1608,l7188,7852r-1608,l5580,8248xe" filled="f" strokeweight=".5pt">
              <v:path arrowok="t"/>
            </v:shape>
            <v:shape id="_x0000_s1049" style="position:absolute;left:5580;top:8764;width:1608;height:396" coordorigin="5580,8764" coordsize="1608,396" path="m5580,9160r1608,l7188,8764r-1608,l5580,9160xe" stroked="f">
              <v:path arrowok="t"/>
            </v:shape>
            <v:shape id="_x0000_s1048" style="position:absolute;left:5580;top:8764;width:1608;height:396" coordorigin="5580,8764" coordsize="1608,396" path="m5580,9160r1608,l7188,8764r-1608,l5580,9160xe" filled="f" strokeweight=".5pt">
              <v:path arrowok="t"/>
            </v:shape>
            <v:shape id="_x0000_s1047" style="position:absolute;left:7188;top:5748;width:1476;height:150" coordorigin="7188,5748" coordsize="1476,150" path="m8539,5848r-25,l8514,5898r150,-75l8539,5848xe" fillcolor="black" stroked="f">
              <v:path arrowok="t"/>
            </v:shape>
            <v:shape id="_x0000_s1046" style="position:absolute;left:7188;top:5748;width:1476;height:150" coordorigin="7188,5748" coordsize="1476,150" path="m8539,5798r-25,-50l8514,5798r25,xe" fillcolor="black" stroked="f">
              <v:path arrowok="t"/>
            </v:shape>
            <v:shape id="_x0000_s1045" style="position:absolute;left:7188;top:5748;width:1476;height:150" coordorigin="7188,5748" coordsize="1476,150" path="m7188,5798r,50l8539,5848r125,-25l8514,5748r25,50l7188,5798xe" fillcolor="black" stroked="f">
              <v:path arrowok="t"/>
            </v:shape>
            <v:shape id="_x0000_s1044" style="position:absolute;left:7188;top:6793;width:1476;height:150" coordorigin="7188,6793" coordsize="1476,150" path="m8539,6893r-25,l8514,6943r150,-75l8539,6893xe" fillcolor="black" stroked="f">
              <v:path arrowok="t"/>
            </v:shape>
            <v:shape id="_x0000_s1043" style="position:absolute;left:7188;top:6793;width:1476;height:150" coordorigin="7188,6793" coordsize="1476,150" path="m8539,6843r-25,-50l8514,6843r25,xe" fillcolor="black" stroked="f">
              <v:path arrowok="t"/>
            </v:shape>
            <v:shape id="_x0000_s1042" style="position:absolute;left:7188;top:6793;width:1476;height:150" coordorigin="7188,6793" coordsize="1476,150" path="m7188,6843r,50l8539,6893r125,-25l8514,6793r25,50l7188,6843xe" fillcolor="black" stroked="f">
              <v:path arrowok="t"/>
            </v:shape>
            <v:shape id="_x0000_s1041" style="position:absolute;left:7188;top:7981;width:1476;height:150" coordorigin="7188,7981" coordsize="1476,150" path="m8539,8081r-25,l8514,8131r150,-75l8539,8081xe" fillcolor="black" stroked="f">
              <v:path arrowok="t"/>
            </v:shape>
            <v:shape id="_x0000_s1040" style="position:absolute;left:7188;top:7981;width:1476;height:150" coordorigin="7188,7981" coordsize="1476,150" path="m8539,8031r-25,-50l8514,8031r25,xe" fillcolor="black" stroked="f">
              <v:path arrowok="t"/>
            </v:shape>
            <v:shape id="_x0000_s1039" style="position:absolute;left:7188;top:7981;width:1476;height:150" coordorigin="7188,7981" coordsize="1476,150" path="m7188,8031r,50l8539,8081r125,-25l8514,7981r25,50l7188,8031xe" fillcolor="black" stroked="f">
              <v:path arrowok="t"/>
            </v:shape>
            <v:shape id="_x0000_s1038" style="position:absolute;left:7188;top:8917;width:1476;height:150" coordorigin="7188,8917" coordsize="1476,150" path="m8539,9017r-25,l8514,9067r150,-75l8539,9017xe" fillcolor="black" stroked="f">
              <v:path arrowok="t"/>
            </v:shape>
            <v:shape id="_x0000_s1037" style="position:absolute;left:7188;top:8917;width:1476;height:150" coordorigin="7188,8917" coordsize="1476,150" path="m8539,8967r-25,-50l8514,8967r25,xe" fillcolor="black" stroked="f">
              <v:path arrowok="t"/>
            </v:shape>
            <v:shape id="_x0000_s1036" style="position:absolute;left:7188;top:8917;width:1476;height:150" coordorigin="7188,8917" coordsize="1476,150" path="m7188,8967r,50l8539,9017r125,-25l8514,8917r25,50l7188,8967xe" fillcolor="black" stroked="f">
              <v:path arrowok="t"/>
            </v:shape>
            <v:shape id="_x0000_s1035" style="position:absolute;left:8664;top:5607;width:1608;height:720" coordorigin="8664,5607" coordsize="1608,720" path="m8664,6327r1608,l10272,5607r-1608,l8664,6327xe" stroked="f">
              <v:path arrowok="t"/>
            </v:shape>
            <v:shape id="_x0000_s1034" style="position:absolute;left:8664;top:5607;width:1608;height:720" coordorigin="8664,5607" coordsize="1608,720" path="m8664,6327r1608,l10272,5607r-1608,l8664,6327xe" filled="f" strokeweight=".5pt">
              <v:path arrowok="t"/>
            </v:shape>
            <v:shape id="_x0000_s1033" style="position:absolute;left:8664;top:6688;width:1608;height:732" coordorigin="8664,6688" coordsize="1608,732" path="m8664,7420r1608,l10272,6688r-1608,l8664,7420xe" stroked="f">
              <v:path arrowok="t"/>
            </v:shape>
            <v:shape id="_x0000_s1032" style="position:absolute;left:8664;top:6688;width:1608;height:732" coordorigin="8664,6688" coordsize="1608,732" path="m8664,7420r1608,l10272,6688r-1608,l8664,7420xe" filled="f" strokeweight=".5pt">
              <v:path arrowok="t"/>
            </v:shape>
            <v:shape id="_x0000_s1031" style="position:absolute;left:8664;top:7852;width:1608;height:720" coordorigin="8664,7852" coordsize="1608,720" path="m8664,8572r1608,l10272,7852r-1608,l8664,8572xe" stroked="f">
              <v:path arrowok="t"/>
            </v:shape>
            <v:shape id="_x0000_s1030" style="position:absolute;left:8664;top:7852;width:1608;height:720" coordorigin="8664,7852" coordsize="1608,720" path="m8664,8572r1608,l10272,7852r-1608,l8664,8572xe" filled="f" strokeweight=".5pt">
              <v:path arrowok="t"/>
            </v:shape>
            <v:shape id="_x0000_s1029" style="position:absolute;left:8664;top:8764;width:1608;height:732" coordorigin="8664,8764" coordsize="1608,732" path="m8664,9496r1608,l10272,8764r-1608,l8664,9496xe" stroked="f">
              <v:path arrowok="t"/>
            </v:shape>
            <v:shape id="_x0000_s1028" style="position:absolute;left:8664;top:8764;width:1608;height:732" coordorigin="8664,8764" coordsize="1608,732" path="m8664,9496r1608,l10272,8764r-1608,l8664,9496xe" filled="f" strokeweight=".5pt">
              <v:path arrowok="t"/>
            </v:shape>
            <w10:wrap anchorx="page" anchory="page"/>
          </v:group>
        </w:pict>
      </w:r>
    </w:p>
    <w:p w14:paraId="24A2E33B" w14:textId="77777777" w:rsidR="005F2E6A" w:rsidRDefault="005F2E6A">
      <w:pPr>
        <w:spacing w:line="200" w:lineRule="exact"/>
      </w:pPr>
    </w:p>
    <w:p w14:paraId="17F4038F" w14:textId="77777777" w:rsidR="005F2E6A" w:rsidRDefault="005F2E6A">
      <w:pPr>
        <w:spacing w:line="200" w:lineRule="exact"/>
      </w:pPr>
    </w:p>
    <w:p w14:paraId="0739567A" w14:textId="77777777" w:rsidR="005F2E6A" w:rsidRDefault="008D62B3">
      <w:pPr>
        <w:spacing w:before="29"/>
        <w:ind w:left="2289"/>
        <w:rPr>
          <w:sz w:val="24"/>
          <w:szCs w:val="24"/>
        </w:rPr>
      </w:pPr>
      <w:r>
        <w:rPr>
          <w:sz w:val="24"/>
          <w:szCs w:val="24"/>
        </w:rPr>
        <w:t>Stocks Comparison in the Telecommunication Area</w:t>
      </w:r>
    </w:p>
    <w:p w14:paraId="3DB72B69" w14:textId="77777777" w:rsidR="005F2E6A" w:rsidRDefault="005F2E6A">
      <w:pPr>
        <w:spacing w:line="180" w:lineRule="exact"/>
        <w:rPr>
          <w:sz w:val="18"/>
          <w:szCs w:val="18"/>
        </w:rPr>
      </w:pPr>
    </w:p>
    <w:p w14:paraId="3709319D" w14:textId="77777777" w:rsidR="005F2E6A" w:rsidRDefault="008D62B3">
      <w:pPr>
        <w:spacing w:line="260" w:lineRule="auto"/>
        <w:ind w:left="100" w:right="83"/>
        <w:jc w:val="both"/>
        <w:rPr>
          <w:sz w:val="24"/>
          <w:szCs w:val="24"/>
        </w:rPr>
      </w:pPr>
      <w:r>
        <w:rPr>
          <w:sz w:val="24"/>
          <w:szCs w:val="24"/>
        </w:rPr>
        <w:t>Sometimes, companies can offer both products or services, in which deducing their volatility can be trickier. Note that the examples above could be simplified as:</w:t>
      </w:r>
    </w:p>
    <w:p w14:paraId="76C11F09" w14:textId="77777777" w:rsidR="005F2E6A" w:rsidRDefault="005F2E6A">
      <w:pPr>
        <w:spacing w:before="9" w:line="140" w:lineRule="exact"/>
        <w:rPr>
          <w:sz w:val="15"/>
          <w:szCs w:val="15"/>
        </w:rPr>
      </w:pPr>
    </w:p>
    <w:p w14:paraId="69D095A7" w14:textId="77777777" w:rsidR="005F2E6A" w:rsidRDefault="008D62B3">
      <w:pPr>
        <w:ind w:left="460"/>
        <w:rPr>
          <w:sz w:val="24"/>
          <w:szCs w:val="24"/>
        </w:rPr>
      </w:pPr>
      <w:del w:id="1097" w:author="Jordan Wipf" w:date="2018-10-25T20:43:00Z">
        <w:r w:rsidDel="008D62B3">
          <w:rPr>
            <w:sz w:val="24"/>
            <w:szCs w:val="24"/>
          </w:rPr>
          <w:delText xml:space="preserve">  </w:delText>
        </w:r>
      </w:del>
      <w:ins w:id="1098" w:author="Jordan Wipf" w:date="2018-10-25T20:43:00Z">
        <w:r>
          <w:rPr>
            <w:sz w:val="24"/>
            <w:szCs w:val="24"/>
          </w:rPr>
          <w:t xml:space="preserve"> </w:t>
        </w:r>
      </w:ins>
      <w:del w:id="1099" w:author="Jordan Wipf" w:date="2018-10-25T20:43:00Z">
        <w:r w:rsidDel="008D62B3">
          <w:rPr>
            <w:sz w:val="24"/>
            <w:szCs w:val="24"/>
          </w:rPr>
          <w:delText xml:space="preserve">  </w:delText>
        </w:r>
      </w:del>
      <w:ins w:id="1100" w:author="Jordan Wipf" w:date="2018-10-25T20:43:00Z">
        <w:r>
          <w:rPr>
            <w:sz w:val="24"/>
            <w:szCs w:val="24"/>
          </w:rPr>
          <w:t xml:space="preserve"> </w:t>
        </w:r>
      </w:ins>
      <w:r>
        <w:rPr>
          <w:sz w:val="24"/>
          <w:szCs w:val="24"/>
        </w:rPr>
        <w:t>Everyday products and services tend to be constant</w:t>
      </w:r>
    </w:p>
    <w:p w14:paraId="020A0B67" w14:textId="77777777" w:rsidR="005F2E6A" w:rsidRDefault="008D62B3">
      <w:pPr>
        <w:spacing w:before="22"/>
        <w:ind w:left="460"/>
        <w:rPr>
          <w:sz w:val="24"/>
          <w:szCs w:val="24"/>
        </w:rPr>
      </w:pPr>
      <w:del w:id="1101" w:author="Jordan Wipf" w:date="2018-10-25T20:43:00Z">
        <w:r w:rsidDel="008D62B3">
          <w:rPr>
            <w:sz w:val="24"/>
            <w:szCs w:val="24"/>
          </w:rPr>
          <w:delText xml:space="preserve">  </w:delText>
        </w:r>
      </w:del>
      <w:ins w:id="1102" w:author="Jordan Wipf" w:date="2018-10-25T20:43:00Z">
        <w:r>
          <w:rPr>
            <w:sz w:val="24"/>
            <w:szCs w:val="24"/>
          </w:rPr>
          <w:t xml:space="preserve"> </w:t>
        </w:r>
      </w:ins>
      <w:del w:id="1103" w:author="Jordan Wipf" w:date="2018-10-25T20:43:00Z">
        <w:r w:rsidDel="008D62B3">
          <w:rPr>
            <w:sz w:val="24"/>
            <w:szCs w:val="24"/>
          </w:rPr>
          <w:delText xml:space="preserve">  </w:delText>
        </w:r>
      </w:del>
      <w:ins w:id="1104" w:author="Jordan Wipf" w:date="2018-10-25T20:43:00Z">
        <w:r>
          <w:rPr>
            <w:sz w:val="24"/>
            <w:szCs w:val="24"/>
          </w:rPr>
          <w:t xml:space="preserve"> </w:t>
        </w:r>
      </w:ins>
      <w:r>
        <w:rPr>
          <w:sz w:val="24"/>
          <w:szCs w:val="24"/>
        </w:rPr>
        <w:t>New Technology tend</w:t>
      </w:r>
      <w:ins w:id="1105" w:author="Jordan Wipf" w:date="2018-10-25T21:14:00Z">
        <w:r w:rsidR="0046529D">
          <w:rPr>
            <w:sz w:val="24"/>
            <w:szCs w:val="24"/>
          </w:rPr>
          <w:t>s</w:t>
        </w:r>
      </w:ins>
      <w:r>
        <w:rPr>
          <w:sz w:val="24"/>
          <w:szCs w:val="24"/>
        </w:rPr>
        <w:t xml:space="preserve"> to have volatile behavior</w:t>
      </w:r>
    </w:p>
    <w:p w14:paraId="566418D4" w14:textId="77777777" w:rsidR="005F2E6A" w:rsidRDefault="005F2E6A">
      <w:pPr>
        <w:spacing w:before="10" w:line="160" w:lineRule="exact"/>
        <w:rPr>
          <w:sz w:val="17"/>
          <w:szCs w:val="17"/>
        </w:rPr>
      </w:pPr>
    </w:p>
    <w:p w14:paraId="59194F83" w14:textId="77777777" w:rsidR="005F2E6A" w:rsidRDefault="008D62B3">
      <w:pPr>
        <w:spacing w:line="258" w:lineRule="auto"/>
        <w:ind w:left="100" w:right="79"/>
        <w:jc w:val="both"/>
        <w:rPr>
          <w:sz w:val="24"/>
          <w:szCs w:val="24"/>
        </w:rPr>
        <w:sectPr w:rsidR="005F2E6A">
          <w:type w:val="continuous"/>
          <w:pgSz w:w="12240" w:h="15840"/>
          <w:pgMar w:top="1380" w:right="1320" w:bottom="280" w:left="1340" w:header="720" w:footer="720" w:gutter="0"/>
          <w:cols w:space="720"/>
        </w:sectPr>
      </w:pPr>
      <w:r>
        <w:rPr>
          <w:sz w:val="24"/>
          <w:szCs w:val="24"/>
        </w:rPr>
        <w:t xml:space="preserve">The list examples on the blue area could be going on for many categories, but the idea is to be able to see how different companies can have a somewhat “predictable behavior” before even looking at their history. </w:t>
      </w:r>
      <w:r>
        <w:rPr>
          <w:b/>
          <w:sz w:val="24"/>
          <w:szCs w:val="24"/>
          <w:u w:val="thick" w:color="000000"/>
        </w:rPr>
        <w:t>The reason for new technology or new companies to be so volatile is because</w:t>
      </w:r>
      <w:r>
        <w:rPr>
          <w:b/>
          <w:sz w:val="24"/>
          <w:szCs w:val="24"/>
        </w:rPr>
        <w:t xml:space="preserve"> </w:t>
      </w:r>
      <w:r>
        <w:rPr>
          <w:b/>
          <w:sz w:val="24"/>
          <w:szCs w:val="24"/>
          <w:u w:val="thick" w:color="000000"/>
        </w:rPr>
        <w:t>both</w:t>
      </w:r>
      <w:del w:id="1106" w:author="Jordan Wipf" w:date="2018-10-25T20:43:00Z">
        <w:r w:rsidDel="008D62B3">
          <w:rPr>
            <w:b/>
            <w:sz w:val="24"/>
            <w:szCs w:val="24"/>
            <w:u w:val="thick" w:color="000000"/>
          </w:rPr>
          <w:delText xml:space="preserve">  </w:delText>
        </w:r>
      </w:del>
      <w:ins w:id="1107" w:author="Jordan Wipf" w:date="2018-10-25T20:43:00Z">
        <w:r>
          <w:rPr>
            <w:b/>
            <w:sz w:val="24"/>
            <w:szCs w:val="24"/>
            <w:u w:val="thick" w:color="000000"/>
          </w:rPr>
          <w:t xml:space="preserve"> </w:t>
        </w:r>
      </w:ins>
      <w:r>
        <w:rPr>
          <w:b/>
          <w:sz w:val="24"/>
          <w:szCs w:val="24"/>
          <w:u w:val="thick" w:color="000000"/>
        </w:rPr>
        <w:t>options</w:t>
      </w:r>
      <w:del w:id="1108" w:author="Jordan Wipf" w:date="2018-10-25T20:43:00Z">
        <w:r w:rsidDel="008D62B3">
          <w:rPr>
            <w:b/>
            <w:sz w:val="24"/>
            <w:szCs w:val="24"/>
            <w:u w:val="thick" w:color="000000"/>
          </w:rPr>
          <w:delText xml:space="preserve">  </w:delText>
        </w:r>
      </w:del>
      <w:ins w:id="1109" w:author="Jordan Wipf" w:date="2018-10-25T20:43:00Z">
        <w:r>
          <w:rPr>
            <w:b/>
            <w:sz w:val="24"/>
            <w:szCs w:val="24"/>
            <w:u w:val="thick" w:color="000000"/>
          </w:rPr>
          <w:t xml:space="preserve"> </w:t>
        </w:r>
      </w:ins>
      <w:r>
        <w:rPr>
          <w:b/>
          <w:sz w:val="24"/>
          <w:szCs w:val="24"/>
          <w:u w:val="thick" w:color="000000"/>
        </w:rPr>
        <w:t>of</w:t>
      </w:r>
      <w:del w:id="1110" w:author="Jordan Wipf" w:date="2018-10-25T20:43:00Z">
        <w:r w:rsidDel="008D62B3">
          <w:rPr>
            <w:b/>
            <w:sz w:val="24"/>
            <w:szCs w:val="24"/>
            <w:u w:val="thick" w:color="000000"/>
          </w:rPr>
          <w:delText xml:space="preserve">  </w:delText>
        </w:r>
      </w:del>
      <w:ins w:id="1111" w:author="Jordan Wipf" w:date="2018-10-25T20:43:00Z">
        <w:r>
          <w:rPr>
            <w:b/>
            <w:sz w:val="24"/>
            <w:szCs w:val="24"/>
            <w:u w:val="thick" w:color="000000"/>
          </w:rPr>
          <w:t xml:space="preserve"> </w:t>
        </w:r>
      </w:ins>
      <w:r>
        <w:rPr>
          <w:b/>
          <w:sz w:val="24"/>
          <w:szCs w:val="24"/>
          <w:u w:val="thick" w:color="000000"/>
        </w:rPr>
        <w:t>success</w:t>
      </w:r>
      <w:del w:id="1112" w:author="Jordan Wipf" w:date="2018-10-25T20:43:00Z">
        <w:r w:rsidDel="008D62B3">
          <w:rPr>
            <w:b/>
            <w:sz w:val="24"/>
            <w:szCs w:val="24"/>
            <w:u w:val="thick" w:color="000000"/>
          </w:rPr>
          <w:delText xml:space="preserve">  </w:delText>
        </w:r>
      </w:del>
      <w:ins w:id="1113" w:author="Jordan Wipf" w:date="2018-10-25T20:43:00Z">
        <w:r>
          <w:rPr>
            <w:b/>
            <w:sz w:val="24"/>
            <w:szCs w:val="24"/>
            <w:u w:val="thick" w:color="000000"/>
          </w:rPr>
          <w:t xml:space="preserve"> </w:t>
        </w:r>
      </w:ins>
      <w:r>
        <w:rPr>
          <w:b/>
          <w:sz w:val="24"/>
          <w:szCs w:val="24"/>
          <w:u w:val="thick" w:color="000000"/>
        </w:rPr>
        <w:t>or</w:t>
      </w:r>
      <w:del w:id="1114" w:author="Jordan Wipf" w:date="2018-10-25T20:43:00Z">
        <w:r w:rsidDel="008D62B3">
          <w:rPr>
            <w:b/>
            <w:sz w:val="24"/>
            <w:szCs w:val="24"/>
            <w:u w:val="thick" w:color="000000"/>
          </w:rPr>
          <w:delText xml:space="preserve">  </w:delText>
        </w:r>
      </w:del>
      <w:ins w:id="1115" w:author="Jordan Wipf" w:date="2018-10-25T20:43:00Z">
        <w:r>
          <w:rPr>
            <w:b/>
            <w:sz w:val="24"/>
            <w:szCs w:val="24"/>
            <w:u w:val="thick" w:color="000000"/>
          </w:rPr>
          <w:t xml:space="preserve"> </w:t>
        </w:r>
      </w:ins>
      <w:r>
        <w:rPr>
          <w:b/>
          <w:sz w:val="24"/>
          <w:szCs w:val="24"/>
          <w:u w:val="thick" w:color="000000"/>
        </w:rPr>
        <w:t>failure</w:t>
      </w:r>
      <w:del w:id="1116" w:author="Jordan Wipf" w:date="2018-10-25T20:43:00Z">
        <w:r w:rsidDel="008D62B3">
          <w:rPr>
            <w:b/>
            <w:sz w:val="24"/>
            <w:szCs w:val="24"/>
            <w:u w:val="thick" w:color="000000"/>
          </w:rPr>
          <w:delText xml:space="preserve">  </w:delText>
        </w:r>
      </w:del>
      <w:ins w:id="1117" w:author="Jordan Wipf" w:date="2018-10-25T20:43:00Z">
        <w:r>
          <w:rPr>
            <w:b/>
            <w:sz w:val="24"/>
            <w:szCs w:val="24"/>
            <w:u w:val="thick" w:color="000000"/>
          </w:rPr>
          <w:t xml:space="preserve"> </w:t>
        </w:r>
      </w:ins>
      <w:r>
        <w:rPr>
          <w:b/>
          <w:sz w:val="24"/>
          <w:szCs w:val="24"/>
          <w:u w:val="thick" w:color="000000"/>
        </w:rPr>
        <w:t>are</w:t>
      </w:r>
      <w:del w:id="1118" w:author="Jordan Wipf" w:date="2018-10-25T20:43:00Z">
        <w:r w:rsidDel="008D62B3">
          <w:rPr>
            <w:b/>
            <w:sz w:val="24"/>
            <w:szCs w:val="24"/>
            <w:u w:val="thick" w:color="000000"/>
          </w:rPr>
          <w:delText xml:space="preserve">  </w:delText>
        </w:r>
      </w:del>
      <w:ins w:id="1119" w:author="Jordan Wipf" w:date="2018-10-25T20:43:00Z">
        <w:r>
          <w:rPr>
            <w:b/>
            <w:sz w:val="24"/>
            <w:szCs w:val="24"/>
            <w:u w:val="thick" w:color="000000"/>
          </w:rPr>
          <w:t xml:space="preserve"> </w:t>
        </w:r>
      </w:ins>
      <w:r>
        <w:rPr>
          <w:b/>
          <w:sz w:val="24"/>
          <w:szCs w:val="24"/>
          <w:u w:val="thick" w:color="000000"/>
        </w:rPr>
        <w:t>somewhat</w:t>
      </w:r>
      <w:del w:id="1120" w:author="Jordan Wipf" w:date="2018-10-25T20:43:00Z">
        <w:r w:rsidDel="008D62B3">
          <w:rPr>
            <w:b/>
            <w:sz w:val="24"/>
            <w:szCs w:val="24"/>
            <w:u w:val="thick" w:color="000000"/>
          </w:rPr>
          <w:delText xml:space="preserve">  </w:delText>
        </w:r>
      </w:del>
      <w:ins w:id="1121" w:author="Jordan Wipf" w:date="2018-10-25T20:43:00Z">
        <w:r>
          <w:rPr>
            <w:b/>
            <w:sz w:val="24"/>
            <w:szCs w:val="24"/>
            <w:u w:val="thick" w:color="000000"/>
          </w:rPr>
          <w:t xml:space="preserve"> </w:t>
        </w:r>
      </w:ins>
      <w:r>
        <w:rPr>
          <w:b/>
          <w:sz w:val="24"/>
          <w:szCs w:val="24"/>
          <w:u w:val="thick" w:color="000000"/>
        </w:rPr>
        <w:t>equal.</w:t>
      </w:r>
      <w:del w:id="1122" w:author="Jordan Wipf" w:date="2018-10-25T20:43:00Z">
        <w:r w:rsidDel="008D62B3">
          <w:rPr>
            <w:b/>
            <w:sz w:val="24"/>
            <w:szCs w:val="24"/>
          </w:rPr>
          <w:delText xml:space="preserve">  </w:delText>
        </w:r>
      </w:del>
      <w:ins w:id="1123" w:author="Jordan Wipf" w:date="2018-10-25T20:43:00Z">
        <w:r>
          <w:rPr>
            <w:b/>
            <w:sz w:val="24"/>
            <w:szCs w:val="24"/>
          </w:rPr>
          <w:t xml:space="preserve"> </w:t>
        </w:r>
      </w:ins>
      <w:r>
        <w:rPr>
          <w:sz w:val="24"/>
          <w:szCs w:val="24"/>
        </w:rPr>
        <w:t>There</w:t>
      </w:r>
      <w:del w:id="1124" w:author="Jordan Wipf" w:date="2018-10-25T20:43:00Z">
        <w:r w:rsidDel="008D62B3">
          <w:rPr>
            <w:sz w:val="24"/>
            <w:szCs w:val="24"/>
          </w:rPr>
          <w:delText xml:space="preserve">  </w:delText>
        </w:r>
      </w:del>
      <w:ins w:id="1125" w:author="Jordan Wipf" w:date="2018-10-25T20:43:00Z">
        <w:r>
          <w:rPr>
            <w:sz w:val="24"/>
            <w:szCs w:val="24"/>
          </w:rPr>
          <w:t xml:space="preserve"> </w:t>
        </w:r>
      </w:ins>
      <w:r>
        <w:rPr>
          <w:sz w:val="24"/>
          <w:szCs w:val="24"/>
        </w:rPr>
        <w:t>are</w:t>
      </w:r>
      <w:del w:id="1126" w:author="Jordan Wipf" w:date="2018-10-25T20:43:00Z">
        <w:r w:rsidDel="008D62B3">
          <w:rPr>
            <w:sz w:val="24"/>
            <w:szCs w:val="24"/>
          </w:rPr>
          <w:delText xml:space="preserve">  </w:delText>
        </w:r>
      </w:del>
      <w:ins w:id="1127" w:author="Jordan Wipf" w:date="2018-10-25T20:43:00Z">
        <w:r>
          <w:rPr>
            <w:sz w:val="24"/>
            <w:szCs w:val="24"/>
          </w:rPr>
          <w:t xml:space="preserve"> </w:t>
        </w:r>
      </w:ins>
      <w:r>
        <w:rPr>
          <w:sz w:val="24"/>
          <w:szCs w:val="24"/>
        </w:rPr>
        <w:t>cases</w:t>
      </w:r>
      <w:del w:id="1128" w:author="Jordan Wipf" w:date="2018-10-25T20:43:00Z">
        <w:r w:rsidDel="008D62B3">
          <w:rPr>
            <w:sz w:val="24"/>
            <w:szCs w:val="24"/>
          </w:rPr>
          <w:delText xml:space="preserve">  </w:delText>
        </w:r>
      </w:del>
      <w:ins w:id="1129" w:author="Jordan Wipf" w:date="2018-10-25T20:43:00Z">
        <w:r>
          <w:rPr>
            <w:sz w:val="24"/>
            <w:szCs w:val="24"/>
          </w:rPr>
          <w:t xml:space="preserve"> </w:t>
        </w:r>
      </w:ins>
      <w:r>
        <w:rPr>
          <w:sz w:val="24"/>
          <w:szCs w:val="24"/>
        </w:rPr>
        <w:t>where</w:t>
      </w:r>
      <w:del w:id="1130" w:author="Jordan Wipf" w:date="2018-10-25T20:43:00Z">
        <w:r w:rsidDel="008D62B3">
          <w:rPr>
            <w:sz w:val="24"/>
            <w:szCs w:val="24"/>
          </w:rPr>
          <w:delText xml:space="preserve">  </w:delText>
        </w:r>
      </w:del>
      <w:ins w:id="1131" w:author="Jordan Wipf" w:date="2018-10-25T20:43:00Z">
        <w:r>
          <w:rPr>
            <w:sz w:val="24"/>
            <w:szCs w:val="24"/>
          </w:rPr>
          <w:t xml:space="preserve"> </w:t>
        </w:r>
      </w:ins>
      <w:r>
        <w:rPr>
          <w:sz w:val="24"/>
          <w:szCs w:val="24"/>
        </w:rPr>
        <w:t>one</w:t>
      </w:r>
      <w:del w:id="1132" w:author="Jordan Wipf" w:date="2018-10-25T20:43:00Z">
        <w:r w:rsidDel="008D62B3">
          <w:rPr>
            <w:sz w:val="24"/>
            <w:szCs w:val="24"/>
          </w:rPr>
          <w:delText xml:space="preserve">  </w:delText>
        </w:r>
      </w:del>
      <w:ins w:id="1133" w:author="Jordan Wipf" w:date="2018-10-25T20:43:00Z">
        <w:r>
          <w:rPr>
            <w:sz w:val="24"/>
            <w:szCs w:val="24"/>
          </w:rPr>
          <w:t xml:space="preserve"> </w:t>
        </w:r>
      </w:ins>
      <w:r>
        <w:rPr>
          <w:sz w:val="24"/>
          <w:szCs w:val="24"/>
        </w:rPr>
        <w:t>or</w:t>
      </w:r>
      <w:del w:id="1134" w:author="Jordan Wipf" w:date="2018-10-25T20:43:00Z">
        <w:r w:rsidDel="008D62B3">
          <w:rPr>
            <w:sz w:val="24"/>
            <w:szCs w:val="24"/>
          </w:rPr>
          <w:delText xml:space="preserve">  </w:delText>
        </w:r>
      </w:del>
      <w:ins w:id="1135" w:author="Jordan Wipf" w:date="2018-10-25T20:43:00Z">
        <w:r>
          <w:rPr>
            <w:sz w:val="24"/>
            <w:szCs w:val="24"/>
          </w:rPr>
          <w:t xml:space="preserve"> </w:t>
        </w:r>
      </w:ins>
      <w:r>
        <w:rPr>
          <w:sz w:val="24"/>
          <w:szCs w:val="24"/>
        </w:rPr>
        <w:t>two companies might be ahead of the technology race than others. But that is the job of investors to find those companies before their products or services become a huge success.</w:t>
      </w:r>
    </w:p>
    <w:p w14:paraId="3B0C44E8" w14:textId="77777777" w:rsidR="005F2E6A" w:rsidRDefault="008D62B3">
      <w:pPr>
        <w:spacing w:before="59" w:line="259" w:lineRule="auto"/>
        <w:ind w:left="100" w:right="80"/>
        <w:jc w:val="both"/>
        <w:rPr>
          <w:sz w:val="24"/>
          <w:szCs w:val="24"/>
        </w:rPr>
        <w:sectPr w:rsidR="005F2E6A">
          <w:pgSz w:w="12240" w:h="15840"/>
          <w:pgMar w:top="1380" w:right="1320" w:bottom="280" w:left="1340" w:header="0" w:footer="1040" w:gutter="0"/>
          <w:cols w:space="720"/>
        </w:sectPr>
      </w:pPr>
      <w:r>
        <w:rPr>
          <w:color w:val="009999"/>
          <w:sz w:val="24"/>
          <w:szCs w:val="24"/>
        </w:rPr>
        <w:lastRenderedPageBreak/>
        <w:t xml:space="preserve">Robinhood note: </w:t>
      </w:r>
      <w:r>
        <w:rPr>
          <w:color w:val="000000"/>
          <w:sz w:val="24"/>
          <w:szCs w:val="24"/>
        </w:rPr>
        <w:t>By looking into Robinhood, it offers a section to see the volatility of a stock. Robinhood</w:t>
      </w:r>
      <w:del w:id="1136" w:author="Jordan Wipf" w:date="2018-10-25T20:43:00Z">
        <w:r w:rsidDel="008D62B3">
          <w:rPr>
            <w:color w:val="000000"/>
            <w:sz w:val="24"/>
            <w:szCs w:val="24"/>
          </w:rPr>
          <w:delText xml:space="preserve">  </w:delText>
        </w:r>
      </w:del>
      <w:ins w:id="1137" w:author="Jordan Wipf" w:date="2018-10-25T20:43:00Z">
        <w:r>
          <w:rPr>
            <w:color w:val="000000"/>
            <w:sz w:val="24"/>
            <w:szCs w:val="24"/>
          </w:rPr>
          <w:t xml:space="preserve"> </w:t>
        </w:r>
      </w:ins>
      <w:r>
        <w:rPr>
          <w:color w:val="000000"/>
          <w:sz w:val="24"/>
          <w:szCs w:val="24"/>
        </w:rPr>
        <w:t>categorizes</w:t>
      </w:r>
      <w:del w:id="1138" w:author="Jordan Wipf" w:date="2018-10-25T20:43:00Z">
        <w:r w:rsidDel="008D62B3">
          <w:rPr>
            <w:color w:val="000000"/>
            <w:sz w:val="24"/>
            <w:szCs w:val="24"/>
          </w:rPr>
          <w:delText xml:space="preserve">  </w:delText>
        </w:r>
      </w:del>
      <w:ins w:id="1139" w:author="Jordan Wipf" w:date="2018-10-25T20:43:00Z">
        <w:r>
          <w:rPr>
            <w:color w:val="000000"/>
            <w:sz w:val="24"/>
            <w:szCs w:val="24"/>
          </w:rPr>
          <w:t xml:space="preserve"> </w:t>
        </w:r>
      </w:ins>
      <w:r>
        <w:rPr>
          <w:color w:val="000000"/>
          <w:sz w:val="24"/>
          <w:szCs w:val="24"/>
        </w:rPr>
        <w:t>stocks</w:t>
      </w:r>
      <w:del w:id="1140" w:author="Jordan Wipf" w:date="2018-10-25T20:43:00Z">
        <w:r w:rsidDel="008D62B3">
          <w:rPr>
            <w:color w:val="000000"/>
            <w:sz w:val="24"/>
            <w:szCs w:val="24"/>
          </w:rPr>
          <w:delText xml:space="preserve">  </w:delText>
        </w:r>
      </w:del>
      <w:ins w:id="1141" w:author="Jordan Wipf" w:date="2018-10-25T20:43:00Z">
        <w:r>
          <w:rPr>
            <w:color w:val="000000"/>
            <w:sz w:val="24"/>
            <w:szCs w:val="24"/>
          </w:rPr>
          <w:t xml:space="preserve"> </w:t>
        </w:r>
      </w:ins>
      <w:r>
        <w:rPr>
          <w:color w:val="000000"/>
          <w:sz w:val="24"/>
          <w:szCs w:val="24"/>
        </w:rPr>
        <w:t>as</w:t>
      </w:r>
      <w:del w:id="1142" w:author="Jordan Wipf" w:date="2018-10-25T20:43:00Z">
        <w:r w:rsidDel="008D62B3">
          <w:rPr>
            <w:color w:val="000000"/>
            <w:sz w:val="24"/>
            <w:szCs w:val="24"/>
          </w:rPr>
          <w:delText xml:space="preserve">  </w:delText>
        </w:r>
      </w:del>
      <w:ins w:id="1143" w:author="Jordan Wipf" w:date="2018-10-25T20:43:00Z">
        <w:r>
          <w:rPr>
            <w:color w:val="000000"/>
            <w:sz w:val="24"/>
            <w:szCs w:val="24"/>
          </w:rPr>
          <w:t xml:space="preserve"> </w:t>
        </w:r>
      </w:ins>
      <w:r>
        <w:rPr>
          <w:color w:val="000000"/>
          <w:sz w:val="24"/>
          <w:szCs w:val="24"/>
        </w:rPr>
        <w:t>High,</w:t>
      </w:r>
      <w:del w:id="1144" w:author="Jordan Wipf" w:date="2018-10-25T20:43:00Z">
        <w:r w:rsidDel="008D62B3">
          <w:rPr>
            <w:color w:val="000000"/>
            <w:sz w:val="24"/>
            <w:szCs w:val="24"/>
          </w:rPr>
          <w:delText xml:space="preserve">  </w:delText>
        </w:r>
      </w:del>
      <w:ins w:id="1145" w:author="Jordan Wipf" w:date="2018-10-25T20:43:00Z">
        <w:r>
          <w:rPr>
            <w:color w:val="000000"/>
            <w:sz w:val="24"/>
            <w:szCs w:val="24"/>
          </w:rPr>
          <w:t xml:space="preserve"> </w:t>
        </w:r>
      </w:ins>
      <w:r>
        <w:rPr>
          <w:color w:val="000000"/>
          <w:sz w:val="24"/>
          <w:szCs w:val="24"/>
        </w:rPr>
        <w:t>Medium</w:t>
      </w:r>
      <w:del w:id="1146" w:author="Jordan Wipf" w:date="2018-10-25T20:43:00Z">
        <w:r w:rsidDel="008D62B3">
          <w:rPr>
            <w:color w:val="000000"/>
            <w:sz w:val="24"/>
            <w:szCs w:val="24"/>
          </w:rPr>
          <w:delText xml:space="preserve">  </w:delText>
        </w:r>
      </w:del>
      <w:ins w:id="1147" w:author="Jordan Wipf" w:date="2018-10-25T20:43:00Z">
        <w:r>
          <w:rPr>
            <w:color w:val="000000"/>
            <w:sz w:val="24"/>
            <w:szCs w:val="24"/>
          </w:rPr>
          <w:t xml:space="preserve"> </w:t>
        </w:r>
      </w:ins>
      <w:r>
        <w:rPr>
          <w:color w:val="000000"/>
          <w:sz w:val="24"/>
          <w:szCs w:val="24"/>
        </w:rPr>
        <w:t>or</w:t>
      </w:r>
      <w:del w:id="1148" w:author="Jordan Wipf" w:date="2018-10-25T20:43:00Z">
        <w:r w:rsidDel="008D62B3">
          <w:rPr>
            <w:color w:val="000000"/>
            <w:sz w:val="24"/>
            <w:szCs w:val="24"/>
          </w:rPr>
          <w:delText xml:space="preserve">  </w:delText>
        </w:r>
      </w:del>
      <w:ins w:id="1149" w:author="Jordan Wipf" w:date="2018-10-25T20:43:00Z">
        <w:r>
          <w:rPr>
            <w:color w:val="000000"/>
            <w:sz w:val="24"/>
            <w:szCs w:val="24"/>
          </w:rPr>
          <w:t xml:space="preserve"> </w:t>
        </w:r>
      </w:ins>
      <w:r>
        <w:rPr>
          <w:color w:val="000000"/>
          <w:sz w:val="24"/>
          <w:szCs w:val="24"/>
        </w:rPr>
        <w:t>Low</w:t>
      </w:r>
      <w:del w:id="1150" w:author="Jordan Wipf" w:date="2018-10-25T20:43:00Z">
        <w:r w:rsidDel="008D62B3">
          <w:rPr>
            <w:color w:val="000000"/>
            <w:sz w:val="24"/>
            <w:szCs w:val="24"/>
          </w:rPr>
          <w:delText xml:space="preserve">  </w:delText>
        </w:r>
      </w:del>
      <w:ins w:id="1151" w:author="Jordan Wipf" w:date="2018-10-25T20:43:00Z">
        <w:r>
          <w:rPr>
            <w:color w:val="000000"/>
            <w:sz w:val="24"/>
            <w:szCs w:val="24"/>
          </w:rPr>
          <w:t xml:space="preserve"> </w:t>
        </w:r>
      </w:ins>
      <w:r>
        <w:rPr>
          <w:color w:val="000000"/>
          <w:sz w:val="24"/>
          <w:szCs w:val="24"/>
        </w:rPr>
        <w:t>Volatility.</w:t>
      </w:r>
      <w:del w:id="1152" w:author="Jordan Wipf" w:date="2018-10-25T20:43:00Z">
        <w:r w:rsidDel="008D62B3">
          <w:rPr>
            <w:color w:val="000000"/>
            <w:sz w:val="24"/>
            <w:szCs w:val="24"/>
          </w:rPr>
          <w:delText xml:space="preserve">  </w:delText>
        </w:r>
      </w:del>
      <w:ins w:id="1153" w:author="Jordan Wipf" w:date="2018-10-25T20:43:00Z">
        <w:r>
          <w:rPr>
            <w:color w:val="000000"/>
            <w:sz w:val="24"/>
            <w:szCs w:val="24"/>
          </w:rPr>
          <w:t xml:space="preserve"> </w:t>
        </w:r>
      </w:ins>
      <w:r>
        <w:rPr>
          <w:color w:val="000000"/>
          <w:sz w:val="24"/>
          <w:szCs w:val="24"/>
        </w:rPr>
        <w:t>They</w:t>
      </w:r>
      <w:del w:id="1154" w:author="Jordan Wipf" w:date="2018-10-25T20:43:00Z">
        <w:r w:rsidDel="008D62B3">
          <w:rPr>
            <w:color w:val="000000"/>
            <w:sz w:val="24"/>
            <w:szCs w:val="24"/>
          </w:rPr>
          <w:delText xml:space="preserve">  </w:delText>
        </w:r>
      </w:del>
      <w:ins w:id="1155" w:author="Jordan Wipf" w:date="2018-10-25T20:43:00Z">
        <w:r>
          <w:rPr>
            <w:color w:val="000000"/>
            <w:sz w:val="24"/>
            <w:szCs w:val="24"/>
          </w:rPr>
          <w:t xml:space="preserve"> </w:t>
        </w:r>
      </w:ins>
      <w:r>
        <w:rPr>
          <w:color w:val="000000"/>
          <w:sz w:val="24"/>
          <w:szCs w:val="24"/>
        </w:rPr>
        <w:t>use</w:t>
      </w:r>
      <w:del w:id="1156" w:author="Jordan Wipf" w:date="2018-10-25T20:43:00Z">
        <w:r w:rsidDel="008D62B3">
          <w:rPr>
            <w:color w:val="000000"/>
            <w:sz w:val="24"/>
            <w:szCs w:val="24"/>
          </w:rPr>
          <w:delText xml:space="preserve">  </w:delText>
        </w:r>
      </w:del>
      <w:ins w:id="1157" w:author="Jordan Wipf" w:date="2018-10-25T20:43:00Z">
        <w:r>
          <w:rPr>
            <w:color w:val="000000"/>
            <w:sz w:val="24"/>
            <w:szCs w:val="24"/>
          </w:rPr>
          <w:t xml:space="preserve"> </w:t>
        </w:r>
      </w:ins>
      <w:r>
        <w:rPr>
          <w:color w:val="000000"/>
          <w:sz w:val="24"/>
          <w:szCs w:val="24"/>
        </w:rPr>
        <w:t>a</w:t>
      </w:r>
      <w:del w:id="1158" w:author="Jordan Wipf" w:date="2018-10-25T20:43:00Z">
        <w:r w:rsidDel="008D62B3">
          <w:rPr>
            <w:color w:val="000000"/>
            <w:sz w:val="24"/>
            <w:szCs w:val="24"/>
          </w:rPr>
          <w:delText xml:space="preserve">  </w:delText>
        </w:r>
      </w:del>
      <w:ins w:id="1159" w:author="Jordan Wipf" w:date="2018-10-25T20:43:00Z">
        <w:r>
          <w:rPr>
            <w:color w:val="000000"/>
            <w:sz w:val="24"/>
            <w:szCs w:val="24"/>
          </w:rPr>
          <w:t xml:space="preserve"> </w:t>
        </w:r>
      </w:ins>
      <w:r>
        <w:rPr>
          <w:color w:val="000000"/>
          <w:sz w:val="24"/>
          <w:szCs w:val="24"/>
        </w:rPr>
        <w:t>different methodology for this classification. For example, in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t>
      </w:r>
    </w:p>
    <w:p w14:paraId="60BC5CD5" w14:textId="77777777" w:rsidR="005F2E6A" w:rsidRDefault="008D62B3">
      <w:pPr>
        <w:spacing w:before="40"/>
        <w:ind w:left="100" w:right="2598"/>
        <w:jc w:val="both"/>
        <w:rPr>
          <w:sz w:val="44"/>
          <w:szCs w:val="44"/>
        </w:rPr>
      </w:pPr>
      <w:r>
        <w:rPr>
          <w:b/>
          <w:color w:val="009999"/>
          <w:w w:val="99"/>
          <w:sz w:val="44"/>
          <w:szCs w:val="44"/>
        </w:rPr>
        <w:lastRenderedPageBreak/>
        <w:t>Chapter</w:t>
      </w:r>
      <w:r>
        <w:rPr>
          <w:b/>
          <w:color w:val="009999"/>
          <w:sz w:val="44"/>
          <w:szCs w:val="44"/>
        </w:rPr>
        <w:t xml:space="preserve"> </w:t>
      </w:r>
      <w:r>
        <w:rPr>
          <w:b/>
          <w:color w:val="009999"/>
          <w:w w:val="99"/>
          <w:sz w:val="44"/>
          <w:szCs w:val="44"/>
        </w:rPr>
        <w:t>5:</w:t>
      </w:r>
      <w:r>
        <w:rPr>
          <w:b/>
          <w:color w:val="009999"/>
          <w:sz w:val="44"/>
          <w:szCs w:val="44"/>
        </w:rPr>
        <w:t xml:space="preserve"> </w:t>
      </w:r>
      <w:r>
        <w:rPr>
          <w:b/>
          <w:color w:val="009999"/>
          <w:w w:val="99"/>
          <w:sz w:val="44"/>
          <w:szCs w:val="44"/>
        </w:rPr>
        <w:t>Stock</w:t>
      </w:r>
      <w:r>
        <w:rPr>
          <w:b/>
          <w:color w:val="009999"/>
          <w:sz w:val="44"/>
          <w:szCs w:val="44"/>
        </w:rPr>
        <w:t xml:space="preserve"> </w:t>
      </w:r>
      <w:r>
        <w:rPr>
          <w:b/>
          <w:color w:val="009999"/>
          <w:w w:val="99"/>
          <w:sz w:val="44"/>
          <w:szCs w:val="44"/>
        </w:rPr>
        <w:t>Trading</w:t>
      </w:r>
      <w:r>
        <w:rPr>
          <w:b/>
          <w:color w:val="009999"/>
          <w:sz w:val="44"/>
          <w:szCs w:val="44"/>
        </w:rPr>
        <w:t xml:space="preserve"> </w:t>
      </w:r>
      <w:r>
        <w:rPr>
          <w:b/>
          <w:color w:val="009999"/>
          <w:w w:val="99"/>
          <w:sz w:val="44"/>
          <w:szCs w:val="44"/>
        </w:rPr>
        <w:t>Strategies</w:t>
      </w:r>
    </w:p>
    <w:p w14:paraId="35424E71" w14:textId="77777777" w:rsidR="005F2E6A" w:rsidRDefault="005F2E6A">
      <w:pPr>
        <w:spacing w:line="200" w:lineRule="exact"/>
      </w:pPr>
    </w:p>
    <w:p w14:paraId="4BC81094" w14:textId="77777777" w:rsidR="005F2E6A" w:rsidRDefault="005F2E6A">
      <w:pPr>
        <w:spacing w:before="17" w:line="280" w:lineRule="exact"/>
        <w:rPr>
          <w:sz w:val="28"/>
          <w:szCs w:val="28"/>
        </w:rPr>
      </w:pPr>
    </w:p>
    <w:p w14:paraId="5530DB33" w14:textId="77777777" w:rsidR="005F2E6A" w:rsidRDefault="008D62B3">
      <w:pPr>
        <w:spacing w:line="259" w:lineRule="auto"/>
        <w:ind w:left="100" w:right="81"/>
        <w:jc w:val="both"/>
        <w:rPr>
          <w:sz w:val="24"/>
          <w:szCs w:val="24"/>
        </w:rPr>
      </w:pPr>
      <w:r>
        <w:rPr>
          <w:sz w:val="24"/>
          <w:szCs w:val="24"/>
        </w:rPr>
        <w:t>Now that we now all investment types, and we know how stocks behave, we need to understand what to do with those behaviors. This chapter will briefly explain how different trading strategies were first developed, and then give a brief overview on different strategies and how they work. This information will not be enough to do trading on the specific strategy, but to give general knowledge about them to the reader.</w:t>
      </w:r>
    </w:p>
    <w:p w14:paraId="4E5620C6" w14:textId="77777777" w:rsidR="005F2E6A" w:rsidRDefault="005F2E6A">
      <w:pPr>
        <w:spacing w:before="8" w:line="140" w:lineRule="exact"/>
        <w:rPr>
          <w:sz w:val="15"/>
          <w:szCs w:val="15"/>
        </w:rPr>
      </w:pPr>
    </w:p>
    <w:p w14:paraId="59341F53" w14:textId="77777777" w:rsidR="005F2E6A" w:rsidRDefault="008D62B3">
      <w:pPr>
        <w:ind w:left="100" w:right="6155"/>
        <w:jc w:val="both"/>
        <w:rPr>
          <w:sz w:val="32"/>
          <w:szCs w:val="32"/>
        </w:rPr>
      </w:pPr>
      <w:r>
        <w:rPr>
          <w:b/>
          <w:color w:val="0099CC"/>
          <w:w w:val="99"/>
          <w:sz w:val="32"/>
          <w:szCs w:val="32"/>
        </w:rPr>
        <w:t>How</w:t>
      </w:r>
      <w:r>
        <w:rPr>
          <w:b/>
          <w:color w:val="0099CC"/>
          <w:sz w:val="32"/>
          <w:szCs w:val="32"/>
        </w:rPr>
        <w:t xml:space="preserve"> </w:t>
      </w:r>
      <w:r>
        <w:rPr>
          <w:b/>
          <w:color w:val="0099CC"/>
          <w:w w:val="99"/>
          <w:sz w:val="32"/>
          <w:szCs w:val="32"/>
        </w:rPr>
        <w:t>to</w:t>
      </w:r>
      <w:r>
        <w:rPr>
          <w:b/>
          <w:color w:val="0099CC"/>
          <w:sz w:val="32"/>
          <w:szCs w:val="32"/>
        </w:rPr>
        <w:t xml:space="preserve"> </w:t>
      </w:r>
      <w:r>
        <w:rPr>
          <w:b/>
          <w:color w:val="0099CC"/>
          <w:w w:val="99"/>
          <w:sz w:val="32"/>
          <w:szCs w:val="32"/>
        </w:rPr>
        <w:t>Predict</w:t>
      </w:r>
      <w:r>
        <w:rPr>
          <w:b/>
          <w:color w:val="0099CC"/>
          <w:sz w:val="32"/>
          <w:szCs w:val="32"/>
        </w:rPr>
        <w:t xml:space="preserve"> </w:t>
      </w:r>
      <w:r>
        <w:rPr>
          <w:b/>
          <w:color w:val="0099CC"/>
          <w:w w:val="99"/>
          <w:sz w:val="32"/>
          <w:szCs w:val="32"/>
        </w:rPr>
        <w:t>Trends?</w:t>
      </w:r>
    </w:p>
    <w:p w14:paraId="3FA2935C" w14:textId="77777777" w:rsidR="005F2E6A" w:rsidRDefault="008D62B3">
      <w:pPr>
        <w:spacing w:before="30" w:line="258" w:lineRule="auto"/>
        <w:ind w:left="100" w:right="75"/>
        <w:jc w:val="both"/>
        <w:rPr>
          <w:sz w:val="24"/>
          <w:szCs w:val="24"/>
        </w:rPr>
      </w:pPr>
      <w:r>
        <w:rPr>
          <w:sz w:val="24"/>
          <w:szCs w:val="24"/>
        </w:rPr>
        <w:t xml:space="preserve">For starters, </w:t>
      </w:r>
      <w:r>
        <w:rPr>
          <w:b/>
          <w:sz w:val="24"/>
          <w:szCs w:val="24"/>
          <w:u w:val="thick" w:color="000000"/>
        </w:rPr>
        <w:t>there is no absolute way to predict trends in this world.</w:t>
      </w:r>
      <w:r>
        <w:rPr>
          <w:b/>
          <w:sz w:val="24"/>
          <w:szCs w:val="24"/>
        </w:rPr>
        <w:t xml:space="preserve"> </w:t>
      </w:r>
      <w:r>
        <w:rPr>
          <w:sz w:val="24"/>
          <w:szCs w:val="24"/>
        </w:rPr>
        <w:t>Even the most famous and successful</w:t>
      </w:r>
      <w:del w:id="1160" w:author="Jordan Wipf" w:date="2018-10-25T20:43:00Z">
        <w:r w:rsidDel="008D62B3">
          <w:rPr>
            <w:sz w:val="24"/>
            <w:szCs w:val="24"/>
          </w:rPr>
          <w:delText xml:space="preserve">  </w:delText>
        </w:r>
      </w:del>
      <w:ins w:id="1161" w:author="Jordan Wipf" w:date="2018-10-25T20:43:00Z">
        <w:r>
          <w:rPr>
            <w:sz w:val="24"/>
            <w:szCs w:val="24"/>
          </w:rPr>
          <w:t xml:space="preserve"> </w:t>
        </w:r>
      </w:ins>
      <w:r>
        <w:rPr>
          <w:sz w:val="24"/>
          <w:szCs w:val="24"/>
        </w:rPr>
        <w:t>investors</w:t>
      </w:r>
      <w:del w:id="1162" w:author="Jordan Wipf" w:date="2018-10-25T20:43:00Z">
        <w:r w:rsidDel="008D62B3">
          <w:rPr>
            <w:sz w:val="24"/>
            <w:szCs w:val="24"/>
          </w:rPr>
          <w:delText xml:space="preserve">  </w:delText>
        </w:r>
      </w:del>
      <w:ins w:id="1163" w:author="Jordan Wipf" w:date="2018-10-25T20:43:00Z">
        <w:r>
          <w:rPr>
            <w:sz w:val="24"/>
            <w:szCs w:val="24"/>
          </w:rPr>
          <w:t xml:space="preserve"> </w:t>
        </w:r>
      </w:ins>
      <w:r>
        <w:rPr>
          <w:sz w:val="24"/>
          <w:szCs w:val="24"/>
        </w:rPr>
        <w:t>like</w:t>
      </w:r>
      <w:del w:id="1164" w:author="Jordan Wipf" w:date="2018-10-25T20:43:00Z">
        <w:r w:rsidDel="008D62B3">
          <w:rPr>
            <w:sz w:val="24"/>
            <w:szCs w:val="24"/>
          </w:rPr>
          <w:delText xml:space="preserve">  </w:delText>
        </w:r>
      </w:del>
      <w:ins w:id="1165" w:author="Jordan Wipf" w:date="2018-10-25T20:43:00Z">
        <w:r>
          <w:rPr>
            <w:sz w:val="24"/>
            <w:szCs w:val="24"/>
          </w:rPr>
          <w:t xml:space="preserve"> </w:t>
        </w:r>
      </w:ins>
      <w:r>
        <w:rPr>
          <w:sz w:val="24"/>
          <w:szCs w:val="24"/>
        </w:rPr>
        <w:t>Warren</w:t>
      </w:r>
      <w:del w:id="1166" w:author="Jordan Wipf" w:date="2018-10-25T20:43:00Z">
        <w:r w:rsidDel="008D62B3">
          <w:rPr>
            <w:sz w:val="24"/>
            <w:szCs w:val="24"/>
          </w:rPr>
          <w:delText xml:space="preserve">  </w:delText>
        </w:r>
      </w:del>
      <w:ins w:id="1167" w:author="Jordan Wipf" w:date="2018-10-25T20:43:00Z">
        <w:r>
          <w:rPr>
            <w:sz w:val="24"/>
            <w:szCs w:val="24"/>
          </w:rPr>
          <w:t xml:space="preserve"> </w:t>
        </w:r>
      </w:ins>
      <w:r>
        <w:rPr>
          <w:sz w:val="24"/>
          <w:szCs w:val="24"/>
        </w:rPr>
        <w:t>Buffet</w:t>
      </w:r>
      <w:del w:id="1168" w:author="Jordan Wipf" w:date="2018-10-25T20:43:00Z">
        <w:r w:rsidDel="008D62B3">
          <w:rPr>
            <w:sz w:val="24"/>
            <w:szCs w:val="24"/>
          </w:rPr>
          <w:delText xml:space="preserve">  </w:delText>
        </w:r>
      </w:del>
      <w:ins w:id="1169" w:author="Jordan Wipf" w:date="2018-10-25T20:43:00Z">
        <w:r>
          <w:rPr>
            <w:sz w:val="24"/>
            <w:szCs w:val="24"/>
          </w:rPr>
          <w:t xml:space="preserve"> </w:t>
        </w:r>
      </w:ins>
      <w:r>
        <w:rPr>
          <w:sz w:val="24"/>
          <w:szCs w:val="24"/>
        </w:rPr>
        <w:t>have</w:t>
      </w:r>
      <w:del w:id="1170" w:author="Jordan Wipf" w:date="2018-10-25T20:43:00Z">
        <w:r w:rsidDel="008D62B3">
          <w:rPr>
            <w:sz w:val="24"/>
            <w:szCs w:val="24"/>
          </w:rPr>
          <w:delText xml:space="preserve">  </w:delText>
        </w:r>
      </w:del>
      <w:ins w:id="1171" w:author="Jordan Wipf" w:date="2018-10-25T20:43:00Z">
        <w:r>
          <w:rPr>
            <w:sz w:val="24"/>
            <w:szCs w:val="24"/>
          </w:rPr>
          <w:t xml:space="preserve"> </w:t>
        </w:r>
      </w:ins>
      <w:r>
        <w:rPr>
          <w:sz w:val="24"/>
          <w:szCs w:val="24"/>
        </w:rPr>
        <w:t>failed</w:t>
      </w:r>
      <w:del w:id="1172" w:author="Jordan Wipf" w:date="2018-10-25T20:43:00Z">
        <w:r w:rsidDel="008D62B3">
          <w:rPr>
            <w:sz w:val="24"/>
            <w:szCs w:val="24"/>
          </w:rPr>
          <w:delText xml:space="preserve">  </w:delText>
        </w:r>
      </w:del>
      <w:ins w:id="1173" w:author="Jordan Wipf" w:date="2018-10-25T20:43:00Z">
        <w:r>
          <w:rPr>
            <w:sz w:val="24"/>
            <w:szCs w:val="24"/>
          </w:rPr>
          <w:t xml:space="preserve"> </w:t>
        </w:r>
      </w:ins>
      <w:r>
        <w:rPr>
          <w:sz w:val="24"/>
          <w:szCs w:val="24"/>
        </w:rPr>
        <w:t>to</w:t>
      </w:r>
      <w:del w:id="1174" w:author="Jordan Wipf" w:date="2018-10-25T20:43:00Z">
        <w:r w:rsidDel="008D62B3">
          <w:rPr>
            <w:sz w:val="24"/>
            <w:szCs w:val="24"/>
          </w:rPr>
          <w:delText xml:space="preserve">  </w:delText>
        </w:r>
      </w:del>
      <w:ins w:id="1175" w:author="Jordan Wipf" w:date="2018-10-25T20:43:00Z">
        <w:r>
          <w:rPr>
            <w:sz w:val="24"/>
            <w:szCs w:val="24"/>
          </w:rPr>
          <w:t xml:space="preserve"> </w:t>
        </w:r>
      </w:ins>
      <w:r>
        <w:rPr>
          <w:sz w:val="24"/>
          <w:szCs w:val="24"/>
        </w:rPr>
        <w:t>predict</w:t>
      </w:r>
      <w:del w:id="1176" w:author="Jordan Wipf" w:date="2018-10-25T20:43:00Z">
        <w:r w:rsidDel="008D62B3">
          <w:rPr>
            <w:sz w:val="24"/>
            <w:szCs w:val="24"/>
          </w:rPr>
          <w:delText xml:space="preserve">  </w:delText>
        </w:r>
      </w:del>
      <w:ins w:id="1177" w:author="Jordan Wipf" w:date="2018-10-25T20:43:00Z">
        <w:r>
          <w:rPr>
            <w:sz w:val="24"/>
            <w:szCs w:val="24"/>
          </w:rPr>
          <w:t xml:space="preserve"> </w:t>
        </w:r>
      </w:ins>
      <w:r>
        <w:rPr>
          <w:sz w:val="24"/>
          <w:szCs w:val="24"/>
        </w:rPr>
        <w:t>stock</w:t>
      </w:r>
      <w:del w:id="1178" w:author="Jordan Wipf" w:date="2018-10-25T20:43:00Z">
        <w:r w:rsidDel="008D62B3">
          <w:rPr>
            <w:sz w:val="24"/>
            <w:szCs w:val="24"/>
          </w:rPr>
          <w:delText xml:space="preserve">  </w:delText>
        </w:r>
      </w:del>
      <w:ins w:id="1179" w:author="Jordan Wipf" w:date="2018-10-25T20:43:00Z">
        <w:r>
          <w:rPr>
            <w:sz w:val="24"/>
            <w:szCs w:val="24"/>
          </w:rPr>
          <w:t xml:space="preserve"> </w:t>
        </w:r>
      </w:ins>
      <w:r>
        <w:rPr>
          <w:sz w:val="24"/>
          <w:szCs w:val="24"/>
        </w:rPr>
        <w:t>prices.</w:t>
      </w:r>
      <w:del w:id="1180" w:author="Jordan Wipf" w:date="2018-10-25T20:43:00Z">
        <w:r w:rsidDel="008D62B3">
          <w:rPr>
            <w:sz w:val="24"/>
            <w:szCs w:val="24"/>
          </w:rPr>
          <w:delText xml:space="preserve">  </w:delText>
        </w:r>
      </w:del>
      <w:ins w:id="1181" w:author="Jordan Wipf" w:date="2018-10-25T20:43:00Z">
        <w:r>
          <w:rPr>
            <w:sz w:val="24"/>
            <w:szCs w:val="24"/>
          </w:rPr>
          <w:t xml:space="preserve"> </w:t>
        </w:r>
      </w:ins>
      <w:r>
        <w:rPr>
          <w:sz w:val="24"/>
          <w:szCs w:val="24"/>
        </w:rPr>
        <w:t>Also,</w:t>
      </w:r>
      <w:del w:id="1182" w:author="Jordan Wipf" w:date="2018-10-25T20:43:00Z">
        <w:r w:rsidDel="008D62B3">
          <w:rPr>
            <w:sz w:val="24"/>
            <w:szCs w:val="24"/>
          </w:rPr>
          <w:delText xml:space="preserve">  </w:delText>
        </w:r>
      </w:del>
      <w:ins w:id="1183" w:author="Jordan Wipf" w:date="2018-10-25T20:43:00Z">
        <w:r>
          <w:rPr>
            <w:sz w:val="24"/>
            <w:szCs w:val="24"/>
          </w:rPr>
          <w:t xml:space="preserve"> </w:t>
        </w:r>
      </w:ins>
      <w:r>
        <w:rPr>
          <w:sz w:val="24"/>
          <w:szCs w:val="24"/>
        </w:rPr>
        <w:t>every single person is different, and the predictions of everyone will be different as well. For this reason, Stock Trading Strategies were created. These strategies vary depending on many questions such as:</w:t>
      </w:r>
    </w:p>
    <w:p w14:paraId="5AFC12F4" w14:textId="77777777" w:rsidR="005F2E6A" w:rsidRDefault="005F2E6A">
      <w:pPr>
        <w:spacing w:before="3" w:line="160" w:lineRule="exact"/>
        <w:rPr>
          <w:sz w:val="16"/>
          <w:szCs w:val="16"/>
        </w:rPr>
      </w:pPr>
    </w:p>
    <w:p w14:paraId="136FEF03" w14:textId="77777777" w:rsidR="005F2E6A" w:rsidRDefault="008D62B3">
      <w:pPr>
        <w:ind w:left="460"/>
        <w:rPr>
          <w:sz w:val="24"/>
          <w:szCs w:val="24"/>
        </w:rPr>
      </w:pPr>
      <w:del w:id="1184" w:author="Jordan Wipf" w:date="2018-10-25T20:43:00Z">
        <w:r w:rsidDel="008D62B3">
          <w:rPr>
            <w:sz w:val="24"/>
            <w:szCs w:val="24"/>
          </w:rPr>
          <w:delText xml:space="preserve">  </w:delText>
        </w:r>
      </w:del>
      <w:ins w:id="1185" w:author="Jordan Wipf" w:date="2018-10-25T20:43:00Z">
        <w:r>
          <w:rPr>
            <w:sz w:val="24"/>
            <w:szCs w:val="24"/>
          </w:rPr>
          <w:t xml:space="preserve"> </w:t>
        </w:r>
      </w:ins>
      <w:del w:id="1186" w:author="Jordan Wipf" w:date="2018-10-25T20:43:00Z">
        <w:r w:rsidDel="008D62B3">
          <w:rPr>
            <w:sz w:val="24"/>
            <w:szCs w:val="24"/>
          </w:rPr>
          <w:delText xml:space="preserve">  </w:delText>
        </w:r>
      </w:del>
      <w:ins w:id="1187" w:author="Jordan Wipf" w:date="2018-10-25T20:43:00Z">
        <w:r>
          <w:rPr>
            <w:sz w:val="24"/>
            <w:szCs w:val="24"/>
          </w:rPr>
          <w:t xml:space="preserve"> </w:t>
        </w:r>
      </w:ins>
      <w:r>
        <w:rPr>
          <w:sz w:val="24"/>
          <w:szCs w:val="24"/>
        </w:rPr>
        <w:t>How fast do you want to make money?</w:t>
      </w:r>
    </w:p>
    <w:p w14:paraId="48310DCC" w14:textId="77777777" w:rsidR="005F2E6A" w:rsidRDefault="008D62B3">
      <w:pPr>
        <w:spacing w:before="20"/>
        <w:ind w:left="460"/>
        <w:rPr>
          <w:sz w:val="24"/>
          <w:szCs w:val="24"/>
        </w:rPr>
      </w:pPr>
      <w:del w:id="1188" w:author="Jordan Wipf" w:date="2018-10-25T20:43:00Z">
        <w:r w:rsidDel="008D62B3">
          <w:rPr>
            <w:sz w:val="24"/>
            <w:szCs w:val="24"/>
          </w:rPr>
          <w:delText xml:space="preserve">  </w:delText>
        </w:r>
      </w:del>
      <w:ins w:id="1189" w:author="Jordan Wipf" w:date="2018-10-25T20:43:00Z">
        <w:r>
          <w:rPr>
            <w:sz w:val="24"/>
            <w:szCs w:val="24"/>
          </w:rPr>
          <w:t xml:space="preserve"> </w:t>
        </w:r>
      </w:ins>
      <w:del w:id="1190" w:author="Jordan Wipf" w:date="2018-10-25T20:43:00Z">
        <w:r w:rsidDel="008D62B3">
          <w:rPr>
            <w:sz w:val="24"/>
            <w:szCs w:val="24"/>
          </w:rPr>
          <w:delText xml:space="preserve">  </w:delText>
        </w:r>
      </w:del>
      <w:ins w:id="1191" w:author="Jordan Wipf" w:date="2018-10-25T20:43:00Z">
        <w:r>
          <w:rPr>
            <w:sz w:val="24"/>
            <w:szCs w:val="24"/>
          </w:rPr>
          <w:t xml:space="preserve"> </w:t>
        </w:r>
      </w:ins>
      <w:r>
        <w:rPr>
          <w:sz w:val="24"/>
          <w:szCs w:val="24"/>
        </w:rPr>
        <w:t>How much money am I willing to risk?</w:t>
      </w:r>
    </w:p>
    <w:p w14:paraId="1CEB1E6F" w14:textId="77777777" w:rsidR="005F2E6A" w:rsidRDefault="008D62B3">
      <w:pPr>
        <w:spacing w:before="20"/>
        <w:ind w:left="460"/>
        <w:rPr>
          <w:sz w:val="24"/>
          <w:szCs w:val="24"/>
        </w:rPr>
      </w:pPr>
      <w:del w:id="1192" w:author="Jordan Wipf" w:date="2018-10-25T20:43:00Z">
        <w:r w:rsidDel="008D62B3">
          <w:rPr>
            <w:sz w:val="24"/>
            <w:szCs w:val="24"/>
          </w:rPr>
          <w:delText xml:space="preserve">  </w:delText>
        </w:r>
      </w:del>
      <w:ins w:id="1193" w:author="Jordan Wipf" w:date="2018-10-25T20:43:00Z">
        <w:r>
          <w:rPr>
            <w:sz w:val="24"/>
            <w:szCs w:val="24"/>
          </w:rPr>
          <w:t xml:space="preserve"> </w:t>
        </w:r>
      </w:ins>
      <w:del w:id="1194" w:author="Jordan Wipf" w:date="2018-10-25T20:43:00Z">
        <w:r w:rsidDel="008D62B3">
          <w:rPr>
            <w:sz w:val="24"/>
            <w:szCs w:val="24"/>
          </w:rPr>
          <w:delText xml:space="preserve">  </w:delText>
        </w:r>
      </w:del>
      <w:ins w:id="1195" w:author="Jordan Wipf" w:date="2018-10-25T20:43:00Z">
        <w:r>
          <w:rPr>
            <w:sz w:val="24"/>
            <w:szCs w:val="24"/>
          </w:rPr>
          <w:t xml:space="preserve"> </w:t>
        </w:r>
      </w:ins>
      <w:r>
        <w:rPr>
          <w:sz w:val="24"/>
          <w:szCs w:val="24"/>
        </w:rPr>
        <w:t>How secure do I want my investments to be?</w:t>
      </w:r>
    </w:p>
    <w:p w14:paraId="02FB3B34" w14:textId="77777777" w:rsidR="005F2E6A" w:rsidRDefault="008D62B3">
      <w:pPr>
        <w:spacing w:before="22"/>
        <w:ind w:left="460"/>
        <w:rPr>
          <w:sz w:val="24"/>
          <w:szCs w:val="24"/>
        </w:rPr>
      </w:pPr>
      <w:del w:id="1196" w:author="Jordan Wipf" w:date="2018-10-25T20:43:00Z">
        <w:r w:rsidDel="008D62B3">
          <w:rPr>
            <w:sz w:val="24"/>
            <w:szCs w:val="24"/>
          </w:rPr>
          <w:delText xml:space="preserve">  </w:delText>
        </w:r>
      </w:del>
      <w:ins w:id="1197" w:author="Jordan Wipf" w:date="2018-10-25T20:43:00Z">
        <w:r>
          <w:rPr>
            <w:sz w:val="24"/>
            <w:szCs w:val="24"/>
          </w:rPr>
          <w:t xml:space="preserve"> </w:t>
        </w:r>
      </w:ins>
      <w:del w:id="1198" w:author="Jordan Wipf" w:date="2018-10-25T20:43:00Z">
        <w:r w:rsidDel="008D62B3">
          <w:rPr>
            <w:sz w:val="24"/>
            <w:szCs w:val="24"/>
          </w:rPr>
          <w:delText xml:space="preserve">  </w:delText>
        </w:r>
      </w:del>
      <w:ins w:id="1199" w:author="Jordan Wipf" w:date="2018-10-25T20:43:00Z">
        <w:r>
          <w:rPr>
            <w:sz w:val="24"/>
            <w:szCs w:val="24"/>
          </w:rPr>
          <w:t xml:space="preserve"> </w:t>
        </w:r>
      </w:ins>
      <w:r>
        <w:rPr>
          <w:sz w:val="24"/>
          <w:szCs w:val="24"/>
        </w:rPr>
        <w:t>How much time am I going to dedicate to stock trading?</w:t>
      </w:r>
    </w:p>
    <w:p w14:paraId="7B1AFA2D" w14:textId="77777777" w:rsidR="005F2E6A" w:rsidRDefault="005F2E6A">
      <w:pPr>
        <w:spacing w:before="9" w:line="160" w:lineRule="exact"/>
        <w:rPr>
          <w:sz w:val="17"/>
          <w:szCs w:val="17"/>
        </w:rPr>
      </w:pPr>
    </w:p>
    <w:p w14:paraId="54FC8AB5" w14:textId="77777777" w:rsidR="005F2E6A" w:rsidRDefault="008D62B3">
      <w:pPr>
        <w:spacing w:line="258" w:lineRule="auto"/>
        <w:ind w:left="100" w:right="83"/>
        <w:jc w:val="both"/>
        <w:rPr>
          <w:sz w:val="24"/>
          <w:szCs w:val="24"/>
        </w:rPr>
      </w:pPr>
      <w:r>
        <w:rPr>
          <w:sz w:val="24"/>
          <w:szCs w:val="24"/>
        </w:rP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776223FB" w14:textId="77777777" w:rsidR="005F2E6A" w:rsidRDefault="005F2E6A">
      <w:pPr>
        <w:spacing w:before="1" w:line="160" w:lineRule="exact"/>
        <w:rPr>
          <w:sz w:val="16"/>
          <w:szCs w:val="16"/>
        </w:rPr>
      </w:pPr>
    </w:p>
    <w:p w14:paraId="0B0B5969" w14:textId="77777777" w:rsidR="005F2E6A" w:rsidRDefault="008D62B3">
      <w:pPr>
        <w:ind w:left="100" w:right="6269"/>
        <w:jc w:val="both"/>
        <w:rPr>
          <w:sz w:val="32"/>
          <w:szCs w:val="32"/>
        </w:rPr>
      </w:pPr>
      <w:r>
        <w:rPr>
          <w:b/>
          <w:color w:val="0099CC"/>
          <w:w w:val="99"/>
          <w:sz w:val="32"/>
          <w:szCs w:val="32"/>
        </w:rPr>
        <w:t>Trading</w:t>
      </w:r>
      <w:r>
        <w:rPr>
          <w:b/>
          <w:color w:val="0099CC"/>
          <w:sz w:val="32"/>
          <w:szCs w:val="32"/>
        </w:rPr>
        <w:t xml:space="preserve"> </w:t>
      </w:r>
      <w:r>
        <w:rPr>
          <w:b/>
          <w:color w:val="0099CC"/>
          <w:w w:val="99"/>
          <w:sz w:val="32"/>
          <w:szCs w:val="32"/>
        </w:rPr>
        <w:t>Strategies</w:t>
      </w:r>
      <w:r>
        <w:rPr>
          <w:b/>
          <w:color w:val="0099CC"/>
          <w:sz w:val="32"/>
          <w:szCs w:val="32"/>
        </w:rPr>
        <w:t xml:space="preserve"> </w:t>
      </w:r>
      <w:r>
        <w:rPr>
          <w:b/>
          <w:color w:val="0099CC"/>
          <w:w w:val="99"/>
          <w:sz w:val="32"/>
          <w:szCs w:val="32"/>
        </w:rPr>
        <w:t>List</w:t>
      </w:r>
    </w:p>
    <w:p w14:paraId="4D71C31F" w14:textId="77777777" w:rsidR="005F2E6A" w:rsidRDefault="008D62B3">
      <w:pPr>
        <w:spacing w:before="28" w:line="258" w:lineRule="auto"/>
        <w:ind w:left="100" w:right="77"/>
        <w:jc w:val="both"/>
        <w:rPr>
          <w:sz w:val="24"/>
          <w:szCs w:val="24"/>
        </w:rPr>
      </w:pPr>
      <w:r>
        <w:rPr>
          <w:b/>
          <w:sz w:val="24"/>
          <w:szCs w:val="24"/>
        </w:rPr>
        <w:t xml:space="preserve">Day Trading: </w:t>
      </w:r>
      <w:r>
        <w:rPr>
          <w:sz w:val="24"/>
          <w:szCs w:val="24"/>
        </w:rPr>
        <w:t xml:space="preserve">Focuses on finding upwards trends in short amounts of time (hours) and then buy when the price is predicted to keep going up. Then sell when the value of the stock is starting to decrease. The method is risky because it </w:t>
      </w:r>
      <w:del w:id="1200" w:author="Jordan Wipf" w:date="2018-10-25T21:16:00Z">
        <w:r w:rsidDel="0046529D">
          <w:rPr>
            <w:sz w:val="24"/>
            <w:szCs w:val="24"/>
          </w:rPr>
          <w:delText>determines to be</w:delText>
        </w:r>
      </w:del>
      <w:ins w:id="1201" w:author="Jordan Wipf" w:date="2018-10-25T21:16:00Z">
        <w:r w:rsidR="0046529D">
          <w:rPr>
            <w:sz w:val="24"/>
            <w:szCs w:val="24"/>
          </w:rPr>
          <w:t>requires</w:t>
        </w:r>
      </w:ins>
      <w:r>
        <w:rPr>
          <w:sz w:val="24"/>
          <w:szCs w:val="24"/>
        </w:rPr>
        <w:t xml:space="preserve"> constantly trading to generate profits.</w:t>
      </w:r>
    </w:p>
    <w:p w14:paraId="20575C06" w14:textId="77777777" w:rsidR="005F2E6A" w:rsidRDefault="005F2E6A">
      <w:pPr>
        <w:spacing w:before="2" w:line="160" w:lineRule="exact"/>
        <w:rPr>
          <w:sz w:val="16"/>
          <w:szCs w:val="16"/>
        </w:rPr>
      </w:pPr>
    </w:p>
    <w:p w14:paraId="52720AE6" w14:textId="77777777" w:rsidR="005F2E6A" w:rsidRDefault="008D62B3">
      <w:pPr>
        <w:spacing w:line="258" w:lineRule="auto"/>
        <w:ind w:left="100" w:right="78"/>
        <w:jc w:val="both"/>
        <w:rPr>
          <w:sz w:val="24"/>
          <w:szCs w:val="24"/>
        </w:rPr>
      </w:pPr>
      <w:r>
        <w:rPr>
          <w:b/>
          <w:sz w:val="24"/>
          <w:szCs w:val="24"/>
        </w:rPr>
        <w:t xml:space="preserve">Swing Trading: </w:t>
      </w:r>
      <w:r>
        <w:rPr>
          <w:sz w:val="24"/>
          <w:szCs w:val="24"/>
        </w:rPr>
        <w:t>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w:t>
      </w:r>
    </w:p>
    <w:p w14:paraId="7C1906A6" w14:textId="77777777" w:rsidR="005F2E6A" w:rsidRDefault="005F2E6A">
      <w:pPr>
        <w:spacing w:before="2" w:line="160" w:lineRule="exact"/>
        <w:rPr>
          <w:sz w:val="16"/>
          <w:szCs w:val="16"/>
        </w:rPr>
      </w:pPr>
    </w:p>
    <w:p w14:paraId="6720FA20" w14:textId="77777777" w:rsidR="005F2E6A" w:rsidRDefault="008D62B3">
      <w:pPr>
        <w:spacing w:line="258" w:lineRule="auto"/>
        <w:ind w:left="100" w:right="80"/>
        <w:jc w:val="both"/>
        <w:rPr>
          <w:sz w:val="24"/>
          <w:szCs w:val="24"/>
        </w:rPr>
      </w:pPr>
      <w:r>
        <w:rPr>
          <w:b/>
          <w:sz w:val="24"/>
          <w:szCs w:val="24"/>
        </w:rPr>
        <w:t xml:space="preserve">Trend Trading: </w:t>
      </w:r>
      <w:r>
        <w:rPr>
          <w:sz w:val="24"/>
          <w:szCs w:val="24"/>
        </w:rPr>
        <w:t>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p>
    <w:p w14:paraId="77288626" w14:textId="77777777" w:rsidR="005F2E6A" w:rsidRDefault="005F2E6A">
      <w:pPr>
        <w:spacing w:before="1" w:line="160" w:lineRule="exact"/>
        <w:rPr>
          <w:sz w:val="16"/>
          <w:szCs w:val="16"/>
        </w:rPr>
      </w:pPr>
    </w:p>
    <w:p w14:paraId="68AF488D" w14:textId="77777777" w:rsidR="005F2E6A" w:rsidRDefault="008D62B3">
      <w:pPr>
        <w:spacing w:line="258" w:lineRule="auto"/>
        <w:ind w:left="100" w:right="78"/>
        <w:jc w:val="both"/>
        <w:rPr>
          <w:sz w:val="24"/>
          <w:szCs w:val="24"/>
        </w:rPr>
      </w:pPr>
      <w:r>
        <w:rPr>
          <w:b/>
          <w:sz w:val="24"/>
          <w:szCs w:val="24"/>
        </w:rPr>
        <w:t>Momentum</w:t>
      </w:r>
      <w:del w:id="1202" w:author="Jordan Wipf" w:date="2018-10-25T20:43:00Z">
        <w:r w:rsidDel="008D62B3">
          <w:rPr>
            <w:b/>
            <w:sz w:val="24"/>
            <w:szCs w:val="24"/>
          </w:rPr>
          <w:delText xml:space="preserve">  </w:delText>
        </w:r>
      </w:del>
      <w:ins w:id="1203" w:author="Jordan Wipf" w:date="2018-10-25T20:43:00Z">
        <w:r>
          <w:rPr>
            <w:b/>
            <w:sz w:val="24"/>
            <w:szCs w:val="24"/>
          </w:rPr>
          <w:t xml:space="preserve"> </w:t>
        </w:r>
      </w:ins>
      <w:r>
        <w:rPr>
          <w:b/>
          <w:sz w:val="24"/>
          <w:szCs w:val="24"/>
        </w:rPr>
        <w:t>Trading:</w:t>
      </w:r>
      <w:del w:id="1204" w:author="Jordan Wipf" w:date="2018-10-25T20:43:00Z">
        <w:r w:rsidDel="008D62B3">
          <w:rPr>
            <w:b/>
            <w:sz w:val="24"/>
            <w:szCs w:val="24"/>
          </w:rPr>
          <w:delText xml:space="preserve">  </w:delText>
        </w:r>
      </w:del>
      <w:ins w:id="1205" w:author="Jordan Wipf" w:date="2018-10-25T20:43:00Z">
        <w:r>
          <w:rPr>
            <w:b/>
            <w:sz w:val="24"/>
            <w:szCs w:val="24"/>
          </w:rPr>
          <w:t xml:space="preserve"> </w:t>
        </w:r>
      </w:ins>
      <w:r>
        <w:rPr>
          <w:sz w:val="24"/>
          <w:szCs w:val="24"/>
        </w:rPr>
        <w:t>Usually investors</w:t>
      </w:r>
      <w:del w:id="1206" w:author="Jordan Wipf" w:date="2018-10-25T20:43:00Z">
        <w:r w:rsidDel="008D62B3">
          <w:rPr>
            <w:sz w:val="24"/>
            <w:szCs w:val="24"/>
          </w:rPr>
          <w:delText xml:space="preserve">  </w:delText>
        </w:r>
      </w:del>
      <w:ins w:id="1207" w:author="Jordan Wipf" w:date="2018-10-25T20:43:00Z">
        <w:r>
          <w:rPr>
            <w:sz w:val="24"/>
            <w:szCs w:val="24"/>
          </w:rPr>
          <w:t xml:space="preserve"> </w:t>
        </w:r>
      </w:ins>
      <w:r>
        <w:rPr>
          <w:sz w:val="24"/>
          <w:szCs w:val="24"/>
        </w:rPr>
        <w:t>always</w:t>
      </w:r>
      <w:del w:id="1208" w:author="Jordan Wipf" w:date="2018-10-25T20:43:00Z">
        <w:r w:rsidDel="008D62B3">
          <w:rPr>
            <w:sz w:val="24"/>
            <w:szCs w:val="24"/>
          </w:rPr>
          <w:delText xml:space="preserve">  </w:delText>
        </w:r>
      </w:del>
      <w:ins w:id="1209" w:author="Jordan Wipf" w:date="2018-10-25T20:43:00Z">
        <w:r>
          <w:rPr>
            <w:sz w:val="24"/>
            <w:szCs w:val="24"/>
          </w:rPr>
          <w:t xml:space="preserve"> </w:t>
        </w:r>
      </w:ins>
      <w:r>
        <w:rPr>
          <w:sz w:val="24"/>
          <w:szCs w:val="24"/>
        </w:rPr>
        <w:t>seek</w:t>
      </w:r>
      <w:del w:id="1210" w:author="Jordan Wipf" w:date="2018-10-25T20:43:00Z">
        <w:r w:rsidDel="008D62B3">
          <w:rPr>
            <w:sz w:val="24"/>
            <w:szCs w:val="24"/>
          </w:rPr>
          <w:delText xml:space="preserve">  </w:delText>
        </w:r>
      </w:del>
      <w:ins w:id="1211" w:author="Jordan Wipf" w:date="2018-10-25T20:43:00Z">
        <w:r>
          <w:rPr>
            <w:sz w:val="24"/>
            <w:szCs w:val="24"/>
          </w:rPr>
          <w:t xml:space="preserve"> </w:t>
        </w:r>
      </w:ins>
      <w:r>
        <w:rPr>
          <w:sz w:val="24"/>
          <w:szCs w:val="24"/>
        </w:rPr>
        <w:t>to</w:t>
      </w:r>
      <w:del w:id="1212" w:author="Jordan Wipf" w:date="2018-10-25T20:43:00Z">
        <w:r w:rsidDel="008D62B3">
          <w:rPr>
            <w:sz w:val="24"/>
            <w:szCs w:val="24"/>
          </w:rPr>
          <w:delText xml:space="preserve">  </w:delText>
        </w:r>
      </w:del>
      <w:ins w:id="1213" w:author="Jordan Wipf" w:date="2018-10-25T20:43:00Z">
        <w:r>
          <w:rPr>
            <w:sz w:val="24"/>
            <w:szCs w:val="24"/>
          </w:rPr>
          <w:t xml:space="preserve"> </w:t>
        </w:r>
      </w:ins>
      <w:r>
        <w:rPr>
          <w:sz w:val="24"/>
          <w:szCs w:val="24"/>
        </w:rPr>
        <w:t>“buy low</w:t>
      </w:r>
      <w:del w:id="1214" w:author="Jordan Wipf" w:date="2018-10-25T20:43:00Z">
        <w:r w:rsidDel="008D62B3">
          <w:rPr>
            <w:sz w:val="24"/>
            <w:szCs w:val="24"/>
          </w:rPr>
          <w:delText xml:space="preserve">  </w:delText>
        </w:r>
      </w:del>
      <w:ins w:id="1215" w:author="Jordan Wipf" w:date="2018-10-25T20:43:00Z">
        <w:r>
          <w:rPr>
            <w:sz w:val="24"/>
            <w:szCs w:val="24"/>
          </w:rPr>
          <w:t xml:space="preserve"> </w:t>
        </w:r>
      </w:ins>
      <w:r>
        <w:rPr>
          <w:sz w:val="24"/>
          <w:szCs w:val="24"/>
        </w:rPr>
        <w:t>and</w:t>
      </w:r>
      <w:del w:id="1216" w:author="Jordan Wipf" w:date="2018-10-25T20:43:00Z">
        <w:r w:rsidDel="008D62B3">
          <w:rPr>
            <w:sz w:val="24"/>
            <w:szCs w:val="24"/>
          </w:rPr>
          <w:delText xml:space="preserve">  </w:delText>
        </w:r>
      </w:del>
      <w:ins w:id="1217" w:author="Jordan Wipf" w:date="2018-10-25T20:43:00Z">
        <w:r>
          <w:rPr>
            <w:sz w:val="24"/>
            <w:szCs w:val="24"/>
          </w:rPr>
          <w:t xml:space="preserve"> </w:t>
        </w:r>
      </w:ins>
      <w:r>
        <w:rPr>
          <w:sz w:val="24"/>
          <w:szCs w:val="24"/>
        </w:rPr>
        <w:t>sell</w:t>
      </w:r>
      <w:del w:id="1218" w:author="Jordan Wipf" w:date="2018-10-25T20:43:00Z">
        <w:r w:rsidDel="008D62B3">
          <w:rPr>
            <w:sz w:val="24"/>
            <w:szCs w:val="24"/>
          </w:rPr>
          <w:delText xml:space="preserve">  </w:delText>
        </w:r>
      </w:del>
      <w:ins w:id="1219" w:author="Jordan Wipf" w:date="2018-10-25T20:43:00Z">
        <w:r>
          <w:rPr>
            <w:sz w:val="24"/>
            <w:szCs w:val="24"/>
          </w:rPr>
          <w:t xml:space="preserve"> </w:t>
        </w:r>
      </w:ins>
      <w:r>
        <w:rPr>
          <w:sz w:val="24"/>
          <w:szCs w:val="24"/>
        </w:rPr>
        <w:t>high”.</w:t>
      </w:r>
      <w:del w:id="1220" w:author="Jordan Wipf" w:date="2018-10-25T20:43:00Z">
        <w:r w:rsidDel="008D62B3">
          <w:rPr>
            <w:sz w:val="24"/>
            <w:szCs w:val="24"/>
          </w:rPr>
          <w:delText xml:space="preserve">  </w:delText>
        </w:r>
      </w:del>
      <w:ins w:id="1221" w:author="Jordan Wipf" w:date="2018-10-25T20:43:00Z">
        <w:r>
          <w:rPr>
            <w:sz w:val="24"/>
            <w:szCs w:val="24"/>
          </w:rPr>
          <w:t xml:space="preserve"> </w:t>
        </w:r>
      </w:ins>
      <w:r>
        <w:rPr>
          <w:sz w:val="24"/>
          <w:szCs w:val="24"/>
        </w:rPr>
        <w:t>Momentum Trading instead focuses on trends that are “buying high and sell higher”. The time for this strategy can vary from hours to days. The longer a stock is h</w:t>
      </w:r>
      <w:ins w:id="1222" w:author="Jordan Wipf" w:date="2018-10-25T21:17:00Z">
        <w:r w:rsidR="0046529D">
          <w:rPr>
            <w:sz w:val="24"/>
            <w:szCs w:val="24"/>
          </w:rPr>
          <w:t>e</w:t>
        </w:r>
      </w:ins>
      <w:del w:id="1223" w:author="Jordan Wipf" w:date="2018-10-25T21:17:00Z">
        <w:r w:rsidDel="0046529D">
          <w:rPr>
            <w:sz w:val="24"/>
            <w:szCs w:val="24"/>
          </w:rPr>
          <w:delText>o</w:delText>
        </w:r>
      </w:del>
      <w:r>
        <w:rPr>
          <w:sz w:val="24"/>
          <w:szCs w:val="24"/>
        </w:rPr>
        <w:t>ld, the longer the risk is.</w:t>
      </w:r>
    </w:p>
    <w:p w14:paraId="277F4707" w14:textId="77777777" w:rsidR="005F2E6A" w:rsidRDefault="005F2E6A">
      <w:pPr>
        <w:spacing w:before="2" w:line="160" w:lineRule="exact"/>
        <w:rPr>
          <w:sz w:val="16"/>
          <w:szCs w:val="16"/>
        </w:rPr>
      </w:pPr>
    </w:p>
    <w:p w14:paraId="58D4B068" w14:textId="77777777" w:rsidR="005F2E6A" w:rsidRDefault="008D62B3">
      <w:pPr>
        <w:spacing w:line="258" w:lineRule="auto"/>
        <w:ind w:left="100" w:right="82"/>
        <w:jc w:val="both"/>
        <w:rPr>
          <w:sz w:val="24"/>
          <w:szCs w:val="24"/>
        </w:rPr>
        <w:sectPr w:rsidR="005F2E6A">
          <w:pgSz w:w="12240" w:h="15840"/>
          <w:pgMar w:top="1400" w:right="1320" w:bottom="280" w:left="1340" w:header="0" w:footer="1040" w:gutter="0"/>
          <w:cols w:space="720"/>
        </w:sectPr>
      </w:pPr>
      <w:r>
        <w:rPr>
          <w:b/>
          <w:sz w:val="24"/>
          <w:szCs w:val="24"/>
        </w:rPr>
        <w:lastRenderedPageBreak/>
        <w:t xml:space="preserve">Reversal Trading: </w:t>
      </w:r>
      <w:r>
        <w:rPr>
          <w:sz w:val="24"/>
          <w:szCs w:val="24"/>
        </w:rPr>
        <w:t>Reversal means that the stock price is going up, then it goes down, and then will go up again.</w:t>
      </w:r>
      <w:del w:id="1224" w:author="Jordan Wipf" w:date="2018-10-25T20:43:00Z">
        <w:r w:rsidDel="008D62B3">
          <w:rPr>
            <w:sz w:val="24"/>
            <w:szCs w:val="24"/>
          </w:rPr>
          <w:delText xml:space="preserve">  </w:delText>
        </w:r>
      </w:del>
      <w:ins w:id="1225" w:author="Jordan Wipf" w:date="2018-10-25T20:43:00Z">
        <w:r>
          <w:rPr>
            <w:sz w:val="24"/>
            <w:szCs w:val="24"/>
          </w:rPr>
          <w:t xml:space="preserve"> </w:t>
        </w:r>
      </w:ins>
      <w:r>
        <w:rPr>
          <w:sz w:val="24"/>
          <w:szCs w:val="24"/>
        </w:rPr>
        <w:t xml:space="preserve"> Investors that look for this pattern concentrate on finding the cheapest price</w:t>
      </w:r>
    </w:p>
    <w:p w14:paraId="72806FF4" w14:textId="77777777" w:rsidR="005F2E6A" w:rsidRDefault="008D62B3">
      <w:pPr>
        <w:spacing w:before="59" w:line="259" w:lineRule="auto"/>
        <w:ind w:left="100" w:right="77"/>
        <w:jc w:val="both"/>
        <w:rPr>
          <w:sz w:val="24"/>
          <w:szCs w:val="24"/>
        </w:rPr>
      </w:pPr>
      <w:r>
        <w:rPr>
          <w:sz w:val="24"/>
          <w:szCs w:val="24"/>
        </w:rPr>
        <w:lastRenderedPageBreak/>
        <w:t>before</w:t>
      </w:r>
      <w:del w:id="1226" w:author="Jordan Wipf" w:date="2018-10-25T20:43:00Z">
        <w:r w:rsidDel="008D62B3">
          <w:rPr>
            <w:sz w:val="24"/>
            <w:szCs w:val="24"/>
          </w:rPr>
          <w:delText xml:space="preserve">  </w:delText>
        </w:r>
      </w:del>
      <w:ins w:id="1227" w:author="Jordan Wipf" w:date="2018-10-25T20:43:00Z">
        <w:r>
          <w:rPr>
            <w:sz w:val="24"/>
            <w:szCs w:val="24"/>
          </w:rPr>
          <w:t xml:space="preserve"> </w:t>
        </w:r>
      </w:ins>
      <w:r>
        <w:rPr>
          <w:sz w:val="24"/>
          <w:szCs w:val="24"/>
        </w:rPr>
        <w:t>it</w:t>
      </w:r>
      <w:del w:id="1228" w:author="Jordan Wipf" w:date="2018-10-25T20:43:00Z">
        <w:r w:rsidDel="008D62B3">
          <w:rPr>
            <w:sz w:val="24"/>
            <w:szCs w:val="24"/>
          </w:rPr>
          <w:delText xml:space="preserve">  </w:delText>
        </w:r>
      </w:del>
      <w:ins w:id="1229" w:author="Jordan Wipf" w:date="2018-10-25T20:43:00Z">
        <w:r>
          <w:rPr>
            <w:sz w:val="24"/>
            <w:szCs w:val="24"/>
          </w:rPr>
          <w:t xml:space="preserve"> </w:t>
        </w:r>
      </w:ins>
      <w:r>
        <w:rPr>
          <w:sz w:val="24"/>
          <w:szCs w:val="24"/>
        </w:rPr>
        <w:t>goes</w:t>
      </w:r>
      <w:del w:id="1230" w:author="Jordan Wipf" w:date="2018-10-25T20:43:00Z">
        <w:r w:rsidDel="008D62B3">
          <w:rPr>
            <w:sz w:val="24"/>
            <w:szCs w:val="24"/>
          </w:rPr>
          <w:delText xml:space="preserve">  </w:delText>
        </w:r>
      </w:del>
      <w:ins w:id="1231" w:author="Jordan Wipf" w:date="2018-10-25T20:43:00Z">
        <w:r>
          <w:rPr>
            <w:sz w:val="24"/>
            <w:szCs w:val="24"/>
          </w:rPr>
          <w:t xml:space="preserve"> </w:t>
        </w:r>
      </w:ins>
      <w:r>
        <w:rPr>
          <w:sz w:val="24"/>
          <w:szCs w:val="24"/>
        </w:rPr>
        <w:t>back</w:t>
      </w:r>
      <w:del w:id="1232" w:author="Jordan Wipf" w:date="2018-10-25T20:43:00Z">
        <w:r w:rsidDel="008D62B3">
          <w:rPr>
            <w:sz w:val="24"/>
            <w:szCs w:val="24"/>
          </w:rPr>
          <w:delText xml:space="preserve">  </w:delText>
        </w:r>
      </w:del>
      <w:ins w:id="1233" w:author="Jordan Wipf" w:date="2018-10-25T20:43:00Z">
        <w:r>
          <w:rPr>
            <w:sz w:val="24"/>
            <w:szCs w:val="24"/>
          </w:rPr>
          <w:t xml:space="preserve"> </w:t>
        </w:r>
      </w:ins>
      <w:r>
        <w:rPr>
          <w:sz w:val="24"/>
          <w:szCs w:val="24"/>
        </w:rPr>
        <w:t>up.</w:t>
      </w:r>
      <w:del w:id="1234" w:author="Jordan Wipf" w:date="2018-10-25T20:43:00Z">
        <w:r w:rsidDel="008D62B3">
          <w:rPr>
            <w:sz w:val="24"/>
            <w:szCs w:val="24"/>
          </w:rPr>
          <w:delText xml:space="preserve">  </w:delText>
        </w:r>
      </w:del>
      <w:ins w:id="1235" w:author="Jordan Wipf" w:date="2018-10-25T20:43:00Z">
        <w:r>
          <w:rPr>
            <w:sz w:val="24"/>
            <w:szCs w:val="24"/>
          </w:rPr>
          <w:t xml:space="preserve"> </w:t>
        </w:r>
      </w:ins>
      <w:r>
        <w:rPr>
          <w:sz w:val="24"/>
          <w:szCs w:val="24"/>
        </w:rPr>
        <w:t>This</w:t>
      </w:r>
      <w:del w:id="1236" w:author="Jordan Wipf" w:date="2018-10-25T20:43:00Z">
        <w:r w:rsidDel="008D62B3">
          <w:rPr>
            <w:sz w:val="24"/>
            <w:szCs w:val="24"/>
          </w:rPr>
          <w:delText xml:space="preserve">  </w:delText>
        </w:r>
      </w:del>
      <w:ins w:id="1237" w:author="Jordan Wipf" w:date="2018-10-25T20:43:00Z">
        <w:r>
          <w:rPr>
            <w:sz w:val="24"/>
            <w:szCs w:val="24"/>
          </w:rPr>
          <w:t xml:space="preserve"> </w:t>
        </w:r>
      </w:ins>
      <w:r>
        <w:rPr>
          <w:sz w:val="24"/>
          <w:szCs w:val="24"/>
        </w:rPr>
        <w:t>technique</w:t>
      </w:r>
      <w:del w:id="1238" w:author="Jordan Wipf" w:date="2018-10-25T20:43:00Z">
        <w:r w:rsidDel="008D62B3">
          <w:rPr>
            <w:sz w:val="24"/>
            <w:szCs w:val="24"/>
          </w:rPr>
          <w:delText xml:space="preserve">  </w:delText>
        </w:r>
      </w:del>
      <w:ins w:id="1239" w:author="Jordan Wipf" w:date="2018-10-25T20:43:00Z">
        <w:r>
          <w:rPr>
            <w:sz w:val="24"/>
            <w:szCs w:val="24"/>
          </w:rPr>
          <w:t xml:space="preserve"> </w:t>
        </w:r>
      </w:ins>
      <w:r>
        <w:rPr>
          <w:sz w:val="24"/>
          <w:szCs w:val="24"/>
        </w:rPr>
        <w:t>again</w:t>
      </w:r>
      <w:del w:id="1240" w:author="Jordan Wipf" w:date="2018-10-25T20:43:00Z">
        <w:r w:rsidDel="008D62B3">
          <w:rPr>
            <w:sz w:val="24"/>
            <w:szCs w:val="24"/>
          </w:rPr>
          <w:delText xml:space="preserve">  </w:delText>
        </w:r>
      </w:del>
      <w:ins w:id="1241" w:author="Jordan Wipf" w:date="2018-10-25T20:43:00Z">
        <w:r>
          <w:rPr>
            <w:sz w:val="24"/>
            <w:szCs w:val="24"/>
          </w:rPr>
          <w:t xml:space="preserve"> </w:t>
        </w:r>
      </w:ins>
      <w:r>
        <w:rPr>
          <w:sz w:val="24"/>
          <w:szCs w:val="24"/>
        </w:rPr>
        <w:t>serves</w:t>
      </w:r>
      <w:del w:id="1242" w:author="Jordan Wipf" w:date="2018-10-25T20:43:00Z">
        <w:r w:rsidDel="008D62B3">
          <w:rPr>
            <w:sz w:val="24"/>
            <w:szCs w:val="24"/>
          </w:rPr>
          <w:delText xml:space="preserve">  </w:delText>
        </w:r>
      </w:del>
      <w:ins w:id="1243" w:author="Jordan Wipf" w:date="2018-10-25T20:43:00Z">
        <w:r>
          <w:rPr>
            <w:sz w:val="24"/>
            <w:szCs w:val="24"/>
          </w:rPr>
          <w:t xml:space="preserve"> </w:t>
        </w:r>
      </w:ins>
      <w:r>
        <w:rPr>
          <w:sz w:val="24"/>
          <w:szCs w:val="24"/>
        </w:rPr>
        <w:t>from</w:t>
      </w:r>
      <w:del w:id="1244" w:author="Jordan Wipf" w:date="2018-10-25T20:43:00Z">
        <w:r w:rsidDel="008D62B3">
          <w:rPr>
            <w:sz w:val="24"/>
            <w:szCs w:val="24"/>
          </w:rPr>
          <w:delText xml:space="preserve">  </w:delText>
        </w:r>
      </w:del>
      <w:ins w:id="1245" w:author="Jordan Wipf" w:date="2018-10-25T20:43:00Z">
        <w:r>
          <w:rPr>
            <w:sz w:val="24"/>
            <w:szCs w:val="24"/>
          </w:rPr>
          <w:t xml:space="preserve"> </w:t>
        </w:r>
      </w:ins>
      <w:r>
        <w:rPr>
          <w:sz w:val="24"/>
          <w:szCs w:val="24"/>
        </w:rPr>
        <w:t>hours</w:t>
      </w:r>
      <w:del w:id="1246" w:author="Jordan Wipf" w:date="2018-10-25T20:43:00Z">
        <w:r w:rsidDel="008D62B3">
          <w:rPr>
            <w:sz w:val="24"/>
            <w:szCs w:val="24"/>
          </w:rPr>
          <w:delText xml:space="preserve">  </w:delText>
        </w:r>
      </w:del>
      <w:ins w:id="1247" w:author="Jordan Wipf" w:date="2018-10-25T20:43:00Z">
        <w:r>
          <w:rPr>
            <w:sz w:val="24"/>
            <w:szCs w:val="24"/>
          </w:rPr>
          <w:t xml:space="preserve"> </w:t>
        </w:r>
      </w:ins>
      <w:r>
        <w:rPr>
          <w:sz w:val="24"/>
          <w:szCs w:val="24"/>
        </w:rPr>
        <w:t>to</w:t>
      </w:r>
      <w:del w:id="1248" w:author="Jordan Wipf" w:date="2018-10-25T20:43:00Z">
        <w:r w:rsidDel="008D62B3">
          <w:rPr>
            <w:sz w:val="24"/>
            <w:szCs w:val="24"/>
          </w:rPr>
          <w:delText xml:space="preserve">  </w:delText>
        </w:r>
      </w:del>
      <w:ins w:id="1249" w:author="Jordan Wipf" w:date="2018-10-25T20:43:00Z">
        <w:r>
          <w:rPr>
            <w:sz w:val="24"/>
            <w:szCs w:val="24"/>
          </w:rPr>
          <w:t xml:space="preserve"> </w:t>
        </w:r>
      </w:ins>
      <w:r>
        <w:rPr>
          <w:sz w:val="24"/>
          <w:szCs w:val="24"/>
        </w:rPr>
        <w:t>weeks.</w:t>
      </w:r>
      <w:del w:id="1250" w:author="Jordan Wipf" w:date="2018-10-25T20:43:00Z">
        <w:r w:rsidDel="008D62B3">
          <w:rPr>
            <w:sz w:val="24"/>
            <w:szCs w:val="24"/>
          </w:rPr>
          <w:delText xml:space="preserve">  </w:delText>
        </w:r>
      </w:del>
      <w:ins w:id="1251" w:author="Jordan Wipf" w:date="2018-10-25T20:43:00Z">
        <w:r>
          <w:rPr>
            <w:sz w:val="24"/>
            <w:szCs w:val="24"/>
          </w:rPr>
          <w:t xml:space="preserve"> </w:t>
        </w:r>
      </w:ins>
      <w:r>
        <w:rPr>
          <w:sz w:val="24"/>
          <w:szCs w:val="24"/>
        </w:rPr>
        <w:t>Similarly,</w:t>
      </w:r>
      <w:del w:id="1252" w:author="Jordan Wipf" w:date="2018-10-25T20:43:00Z">
        <w:r w:rsidDel="008D62B3">
          <w:rPr>
            <w:sz w:val="24"/>
            <w:szCs w:val="24"/>
          </w:rPr>
          <w:delText xml:space="preserve">  </w:delText>
        </w:r>
      </w:del>
      <w:ins w:id="1253" w:author="Jordan Wipf" w:date="2018-10-25T20:43:00Z">
        <w:r>
          <w:rPr>
            <w:sz w:val="24"/>
            <w:szCs w:val="24"/>
          </w:rPr>
          <w:t xml:space="preserve"> </w:t>
        </w:r>
      </w:ins>
      <w:r>
        <w:rPr>
          <w:sz w:val="24"/>
          <w:szCs w:val="24"/>
        </w:rPr>
        <w:t>to</w:t>
      </w:r>
      <w:del w:id="1254" w:author="Jordan Wipf" w:date="2018-10-25T20:43:00Z">
        <w:r w:rsidDel="008D62B3">
          <w:rPr>
            <w:sz w:val="24"/>
            <w:szCs w:val="24"/>
          </w:rPr>
          <w:delText xml:space="preserve">  </w:delText>
        </w:r>
      </w:del>
      <w:ins w:id="1255" w:author="Jordan Wipf" w:date="2018-10-25T20:43:00Z">
        <w:r>
          <w:rPr>
            <w:sz w:val="24"/>
            <w:szCs w:val="24"/>
          </w:rPr>
          <w:t xml:space="preserve"> </w:t>
        </w:r>
      </w:ins>
      <w:r>
        <w:rPr>
          <w:sz w:val="24"/>
          <w:szCs w:val="24"/>
        </w:rPr>
        <w:t>other strategies, the longer the stock is hold, the higher the risk it entails.</w:t>
      </w:r>
    </w:p>
    <w:p w14:paraId="4453CC3E" w14:textId="77777777" w:rsidR="005F2E6A" w:rsidRDefault="005F2E6A">
      <w:pPr>
        <w:spacing w:before="1" w:line="160" w:lineRule="exact"/>
        <w:rPr>
          <w:sz w:val="16"/>
          <w:szCs w:val="16"/>
        </w:rPr>
      </w:pPr>
    </w:p>
    <w:p w14:paraId="5DCF2FE0" w14:textId="77777777" w:rsidR="005F2E6A" w:rsidRDefault="008D62B3">
      <w:pPr>
        <w:spacing w:line="258" w:lineRule="auto"/>
        <w:ind w:left="100" w:right="79"/>
        <w:jc w:val="both"/>
        <w:rPr>
          <w:sz w:val="24"/>
          <w:szCs w:val="24"/>
        </w:rPr>
      </w:pPr>
      <w:r>
        <w:rPr>
          <w:sz w:val="24"/>
          <w:szCs w:val="24"/>
        </w:rPr>
        <w:t>Remember that if you want to use any of these strategies, you need to research in detail for the one you want to focus. This was just an overview of some (but not all) strategies. Some people come up with their own trading style that is different from what exists.</w:t>
      </w:r>
    </w:p>
    <w:p w14:paraId="706C9DE8" w14:textId="77777777" w:rsidR="005F2E6A" w:rsidRDefault="005F2E6A">
      <w:pPr>
        <w:spacing w:before="2" w:line="160" w:lineRule="exact"/>
        <w:rPr>
          <w:sz w:val="16"/>
          <w:szCs w:val="16"/>
        </w:rPr>
      </w:pPr>
    </w:p>
    <w:p w14:paraId="11F2BEF3" w14:textId="77777777" w:rsidR="005F2E6A" w:rsidRDefault="008D62B3">
      <w:pPr>
        <w:spacing w:line="258" w:lineRule="auto"/>
        <w:ind w:left="100" w:right="79"/>
        <w:jc w:val="both"/>
        <w:rPr>
          <w:sz w:val="24"/>
          <w:szCs w:val="24"/>
        </w:rPr>
        <w:sectPr w:rsidR="005F2E6A">
          <w:pgSz w:w="12240" w:h="15840"/>
          <w:pgMar w:top="1380" w:right="1320" w:bottom="280" w:left="1340" w:header="0" w:footer="1040" w:gutter="0"/>
          <w:cols w:space="720"/>
        </w:sectPr>
      </w:pPr>
      <w:r>
        <w:rPr>
          <w:sz w:val="24"/>
          <w:szCs w:val="24"/>
        </w:rPr>
        <w:t xml:space="preserve">For the rest of this guide we will focus on one single trading style that can generate secure profits if used wisely. If you want to learn more about other trading styles, </w:t>
      </w:r>
      <w:r>
        <w:rPr>
          <w:color w:val="00AFEF"/>
          <w:sz w:val="24"/>
          <w:szCs w:val="24"/>
        </w:rPr>
        <w:t xml:space="preserve">Suggested Readings </w:t>
      </w:r>
      <w:r>
        <w:rPr>
          <w:color w:val="000000"/>
          <w:sz w:val="24"/>
          <w:szCs w:val="24"/>
        </w:rPr>
        <w:t>have some recommendations for that.</w:t>
      </w:r>
    </w:p>
    <w:p w14:paraId="289438E2" w14:textId="77777777" w:rsidR="005F2E6A" w:rsidRDefault="008D62B3">
      <w:pPr>
        <w:spacing w:before="40"/>
        <w:ind w:left="100" w:right="51"/>
        <w:jc w:val="both"/>
        <w:rPr>
          <w:sz w:val="44"/>
          <w:szCs w:val="44"/>
        </w:rPr>
      </w:pPr>
      <w:r>
        <w:rPr>
          <w:b/>
          <w:color w:val="009999"/>
          <w:w w:val="99"/>
          <w:sz w:val="44"/>
          <w:szCs w:val="44"/>
        </w:rPr>
        <w:lastRenderedPageBreak/>
        <w:t>Chapter</w:t>
      </w:r>
      <w:r>
        <w:rPr>
          <w:b/>
          <w:color w:val="009999"/>
          <w:sz w:val="44"/>
          <w:szCs w:val="44"/>
        </w:rPr>
        <w:t xml:space="preserve"> </w:t>
      </w:r>
      <w:r>
        <w:rPr>
          <w:b/>
          <w:color w:val="009999"/>
          <w:w w:val="99"/>
          <w:sz w:val="44"/>
          <w:szCs w:val="44"/>
        </w:rPr>
        <w:t>6:</w:t>
      </w:r>
      <w:r>
        <w:rPr>
          <w:b/>
          <w:color w:val="009999"/>
          <w:sz w:val="44"/>
          <w:szCs w:val="44"/>
        </w:rPr>
        <w:t xml:space="preserve"> </w:t>
      </w:r>
      <w:r>
        <w:rPr>
          <w:b/>
          <w:color w:val="009999"/>
          <w:w w:val="99"/>
          <w:sz w:val="44"/>
          <w:szCs w:val="44"/>
        </w:rPr>
        <w:t>The</w:t>
      </w:r>
      <w:r>
        <w:rPr>
          <w:b/>
          <w:color w:val="009999"/>
          <w:sz w:val="44"/>
          <w:szCs w:val="44"/>
        </w:rPr>
        <w:t xml:space="preserve"> </w:t>
      </w:r>
      <w:r>
        <w:rPr>
          <w:b/>
          <w:color w:val="009999"/>
          <w:w w:val="99"/>
          <w:sz w:val="44"/>
          <w:szCs w:val="44"/>
        </w:rPr>
        <w:t>Suggested</w:t>
      </w:r>
      <w:r>
        <w:rPr>
          <w:b/>
          <w:color w:val="009999"/>
          <w:sz w:val="44"/>
          <w:szCs w:val="44"/>
        </w:rPr>
        <w:t xml:space="preserve"> </w:t>
      </w:r>
      <w:r>
        <w:rPr>
          <w:b/>
          <w:color w:val="009999"/>
          <w:w w:val="99"/>
          <w:sz w:val="44"/>
          <w:szCs w:val="44"/>
        </w:rPr>
        <w:t>Stock</w:t>
      </w:r>
      <w:r>
        <w:rPr>
          <w:b/>
          <w:color w:val="009999"/>
          <w:sz w:val="44"/>
          <w:szCs w:val="44"/>
        </w:rPr>
        <w:t xml:space="preserve"> </w:t>
      </w:r>
      <w:r>
        <w:rPr>
          <w:b/>
          <w:color w:val="009999"/>
          <w:w w:val="99"/>
          <w:sz w:val="44"/>
          <w:szCs w:val="44"/>
        </w:rPr>
        <w:t>Trading</w:t>
      </w:r>
      <w:r>
        <w:rPr>
          <w:b/>
          <w:color w:val="009999"/>
          <w:sz w:val="44"/>
          <w:szCs w:val="44"/>
        </w:rPr>
        <w:t xml:space="preserve"> </w:t>
      </w:r>
      <w:r>
        <w:rPr>
          <w:b/>
          <w:color w:val="009999"/>
          <w:w w:val="99"/>
          <w:sz w:val="44"/>
          <w:szCs w:val="44"/>
        </w:rPr>
        <w:t>Strategy</w:t>
      </w:r>
    </w:p>
    <w:p w14:paraId="59571050" w14:textId="77777777" w:rsidR="005F2E6A" w:rsidRDefault="005F2E6A">
      <w:pPr>
        <w:spacing w:line="200" w:lineRule="exact"/>
      </w:pPr>
    </w:p>
    <w:p w14:paraId="7C19C193" w14:textId="77777777" w:rsidR="005F2E6A" w:rsidRDefault="005F2E6A">
      <w:pPr>
        <w:spacing w:before="17" w:line="280" w:lineRule="exact"/>
        <w:rPr>
          <w:sz w:val="28"/>
          <w:szCs w:val="28"/>
        </w:rPr>
      </w:pPr>
    </w:p>
    <w:p w14:paraId="03240F8E" w14:textId="77777777" w:rsidR="005F2E6A" w:rsidRDefault="008D62B3">
      <w:pPr>
        <w:spacing w:line="259" w:lineRule="auto"/>
        <w:ind w:left="100" w:right="82"/>
        <w:jc w:val="both"/>
        <w:rPr>
          <w:sz w:val="24"/>
          <w:szCs w:val="24"/>
        </w:rPr>
      </w:pPr>
      <w:r>
        <w:rPr>
          <w:sz w:val="24"/>
          <w:szCs w:val="24"/>
        </w:rPr>
        <w:t>The</w:t>
      </w:r>
      <w:del w:id="1256" w:author="Jordan Wipf" w:date="2018-10-25T20:43:00Z">
        <w:r w:rsidDel="008D62B3">
          <w:rPr>
            <w:sz w:val="24"/>
            <w:szCs w:val="24"/>
          </w:rPr>
          <w:delText xml:space="preserve">  </w:delText>
        </w:r>
      </w:del>
      <w:ins w:id="1257" w:author="Jordan Wipf" w:date="2018-10-25T20:43:00Z">
        <w:r>
          <w:rPr>
            <w:sz w:val="24"/>
            <w:szCs w:val="24"/>
          </w:rPr>
          <w:t xml:space="preserve"> </w:t>
        </w:r>
      </w:ins>
      <w:r>
        <w:rPr>
          <w:sz w:val="24"/>
          <w:szCs w:val="24"/>
        </w:rPr>
        <w:t>first</w:t>
      </w:r>
      <w:del w:id="1258" w:author="Jordan Wipf" w:date="2018-10-25T20:43:00Z">
        <w:r w:rsidDel="008D62B3">
          <w:rPr>
            <w:sz w:val="24"/>
            <w:szCs w:val="24"/>
          </w:rPr>
          <w:delText xml:space="preserve">  </w:delText>
        </w:r>
      </w:del>
      <w:ins w:id="1259" w:author="Jordan Wipf" w:date="2018-10-25T20:43:00Z">
        <w:r>
          <w:rPr>
            <w:sz w:val="24"/>
            <w:szCs w:val="24"/>
          </w:rPr>
          <w:t xml:space="preserve"> </w:t>
        </w:r>
      </w:ins>
      <w:r>
        <w:rPr>
          <w:sz w:val="24"/>
          <w:szCs w:val="24"/>
        </w:rPr>
        <w:t>5</w:t>
      </w:r>
      <w:del w:id="1260" w:author="Jordan Wipf" w:date="2018-10-25T20:43:00Z">
        <w:r w:rsidDel="008D62B3">
          <w:rPr>
            <w:sz w:val="24"/>
            <w:szCs w:val="24"/>
          </w:rPr>
          <w:delText xml:space="preserve">  </w:delText>
        </w:r>
      </w:del>
      <w:ins w:id="1261" w:author="Jordan Wipf" w:date="2018-10-25T20:43:00Z">
        <w:r>
          <w:rPr>
            <w:sz w:val="24"/>
            <w:szCs w:val="24"/>
          </w:rPr>
          <w:t xml:space="preserve"> </w:t>
        </w:r>
      </w:ins>
      <w:r>
        <w:rPr>
          <w:sz w:val="24"/>
          <w:szCs w:val="24"/>
        </w:rPr>
        <w:t>chapters</w:t>
      </w:r>
      <w:del w:id="1262" w:author="Jordan Wipf" w:date="2018-10-25T20:43:00Z">
        <w:r w:rsidDel="008D62B3">
          <w:rPr>
            <w:sz w:val="24"/>
            <w:szCs w:val="24"/>
          </w:rPr>
          <w:delText xml:space="preserve">  </w:delText>
        </w:r>
      </w:del>
      <w:ins w:id="1263" w:author="Jordan Wipf" w:date="2018-10-25T20:43:00Z">
        <w:r>
          <w:rPr>
            <w:sz w:val="24"/>
            <w:szCs w:val="24"/>
          </w:rPr>
          <w:t xml:space="preserve"> </w:t>
        </w:r>
      </w:ins>
      <w:r>
        <w:rPr>
          <w:sz w:val="24"/>
          <w:szCs w:val="24"/>
        </w:rPr>
        <w:t>offered</w:t>
      </w:r>
      <w:del w:id="1264" w:author="Jordan Wipf" w:date="2018-10-25T20:43:00Z">
        <w:r w:rsidDel="008D62B3">
          <w:rPr>
            <w:sz w:val="24"/>
            <w:szCs w:val="24"/>
          </w:rPr>
          <w:delText xml:space="preserve">  </w:delText>
        </w:r>
      </w:del>
      <w:ins w:id="1265" w:author="Jordan Wipf" w:date="2018-10-25T20:43:00Z">
        <w:r>
          <w:rPr>
            <w:sz w:val="24"/>
            <w:szCs w:val="24"/>
          </w:rPr>
          <w:t xml:space="preserve"> </w:t>
        </w:r>
      </w:ins>
      <w:r>
        <w:rPr>
          <w:sz w:val="24"/>
          <w:szCs w:val="24"/>
        </w:rPr>
        <w:t>the</w:t>
      </w:r>
      <w:del w:id="1266" w:author="Jordan Wipf" w:date="2018-10-25T20:43:00Z">
        <w:r w:rsidDel="008D62B3">
          <w:rPr>
            <w:sz w:val="24"/>
            <w:szCs w:val="24"/>
          </w:rPr>
          <w:delText xml:space="preserve">  </w:delText>
        </w:r>
      </w:del>
      <w:ins w:id="1267" w:author="Jordan Wipf" w:date="2018-10-25T20:43:00Z">
        <w:r>
          <w:rPr>
            <w:sz w:val="24"/>
            <w:szCs w:val="24"/>
          </w:rPr>
          <w:t xml:space="preserve"> </w:t>
        </w:r>
      </w:ins>
      <w:r>
        <w:rPr>
          <w:sz w:val="24"/>
          <w:szCs w:val="24"/>
        </w:rPr>
        <w:t>basic</w:t>
      </w:r>
      <w:del w:id="1268" w:author="Jordan Wipf" w:date="2018-10-25T20:43:00Z">
        <w:r w:rsidDel="008D62B3">
          <w:rPr>
            <w:sz w:val="24"/>
            <w:szCs w:val="24"/>
          </w:rPr>
          <w:delText xml:space="preserve">  </w:delText>
        </w:r>
      </w:del>
      <w:ins w:id="1269" w:author="Jordan Wipf" w:date="2018-10-25T20:43:00Z">
        <w:r>
          <w:rPr>
            <w:sz w:val="24"/>
            <w:szCs w:val="24"/>
          </w:rPr>
          <w:t xml:space="preserve"> </w:t>
        </w:r>
      </w:ins>
      <w:r>
        <w:rPr>
          <w:sz w:val="24"/>
          <w:szCs w:val="24"/>
        </w:rPr>
        <w:t>knowledge</w:t>
      </w:r>
      <w:del w:id="1270" w:author="Jordan Wipf" w:date="2018-10-25T20:43:00Z">
        <w:r w:rsidDel="008D62B3">
          <w:rPr>
            <w:sz w:val="24"/>
            <w:szCs w:val="24"/>
          </w:rPr>
          <w:delText xml:space="preserve">  </w:delText>
        </w:r>
      </w:del>
      <w:ins w:id="1271" w:author="Jordan Wipf" w:date="2018-10-25T20:43:00Z">
        <w:r>
          <w:rPr>
            <w:sz w:val="24"/>
            <w:szCs w:val="24"/>
          </w:rPr>
          <w:t xml:space="preserve"> </w:t>
        </w:r>
      </w:ins>
      <w:r>
        <w:rPr>
          <w:sz w:val="24"/>
          <w:szCs w:val="24"/>
        </w:rPr>
        <w:t>every</w:t>
      </w:r>
      <w:del w:id="1272" w:author="Jordan Wipf" w:date="2018-10-25T20:43:00Z">
        <w:r w:rsidDel="008D62B3">
          <w:rPr>
            <w:sz w:val="24"/>
            <w:szCs w:val="24"/>
          </w:rPr>
          <w:delText xml:space="preserve">  </w:delText>
        </w:r>
      </w:del>
      <w:ins w:id="1273" w:author="Jordan Wipf" w:date="2018-10-25T20:43:00Z">
        <w:r>
          <w:rPr>
            <w:sz w:val="24"/>
            <w:szCs w:val="24"/>
          </w:rPr>
          <w:t xml:space="preserve"> </w:t>
        </w:r>
      </w:ins>
      <w:r>
        <w:rPr>
          <w:sz w:val="24"/>
          <w:szCs w:val="24"/>
        </w:rPr>
        <w:t>investor</w:t>
      </w:r>
      <w:del w:id="1274" w:author="Jordan Wipf" w:date="2018-10-25T20:43:00Z">
        <w:r w:rsidDel="008D62B3">
          <w:rPr>
            <w:sz w:val="24"/>
            <w:szCs w:val="24"/>
          </w:rPr>
          <w:delText xml:space="preserve">  </w:delText>
        </w:r>
      </w:del>
      <w:ins w:id="1275" w:author="Jordan Wipf" w:date="2018-10-25T20:43:00Z">
        <w:r>
          <w:rPr>
            <w:sz w:val="24"/>
            <w:szCs w:val="24"/>
          </w:rPr>
          <w:t xml:space="preserve"> </w:t>
        </w:r>
      </w:ins>
      <w:r>
        <w:rPr>
          <w:sz w:val="24"/>
          <w:szCs w:val="24"/>
        </w:rPr>
        <w:t>should</w:t>
      </w:r>
      <w:del w:id="1276" w:author="Jordan Wipf" w:date="2018-10-25T20:43:00Z">
        <w:r w:rsidDel="008D62B3">
          <w:rPr>
            <w:sz w:val="24"/>
            <w:szCs w:val="24"/>
          </w:rPr>
          <w:delText xml:space="preserve">  </w:delText>
        </w:r>
      </w:del>
      <w:ins w:id="1277" w:author="Jordan Wipf" w:date="2018-10-25T20:43:00Z">
        <w:r>
          <w:rPr>
            <w:sz w:val="24"/>
            <w:szCs w:val="24"/>
          </w:rPr>
          <w:t xml:space="preserve"> </w:t>
        </w:r>
      </w:ins>
      <w:r>
        <w:rPr>
          <w:sz w:val="24"/>
          <w:szCs w:val="24"/>
        </w:rPr>
        <w:t>be</w:t>
      </w:r>
      <w:del w:id="1278" w:author="Jordan Wipf" w:date="2018-10-25T20:43:00Z">
        <w:r w:rsidDel="008D62B3">
          <w:rPr>
            <w:sz w:val="24"/>
            <w:szCs w:val="24"/>
          </w:rPr>
          <w:delText xml:space="preserve">  </w:delText>
        </w:r>
      </w:del>
      <w:ins w:id="1279" w:author="Jordan Wipf" w:date="2018-10-25T20:43:00Z">
        <w:r>
          <w:rPr>
            <w:sz w:val="24"/>
            <w:szCs w:val="24"/>
          </w:rPr>
          <w:t xml:space="preserve"> </w:t>
        </w:r>
      </w:ins>
      <w:r>
        <w:rPr>
          <w:sz w:val="24"/>
          <w:szCs w:val="24"/>
        </w:rPr>
        <w:t>aware</w:t>
      </w:r>
      <w:del w:id="1280" w:author="Jordan Wipf" w:date="2018-10-25T20:43:00Z">
        <w:r w:rsidDel="008D62B3">
          <w:rPr>
            <w:sz w:val="24"/>
            <w:szCs w:val="24"/>
          </w:rPr>
          <w:delText xml:space="preserve">  </w:delText>
        </w:r>
      </w:del>
      <w:ins w:id="1281" w:author="Jordan Wipf" w:date="2018-10-25T20:43:00Z">
        <w:r>
          <w:rPr>
            <w:sz w:val="24"/>
            <w:szCs w:val="24"/>
          </w:rPr>
          <w:t xml:space="preserve"> </w:t>
        </w:r>
      </w:ins>
      <w:r>
        <w:rPr>
          <w:sz w:val="24"/>
          <w:szCs w:val="24"/>
        </w:rPr>
        <w:t>off</w:t>
      </w:r>
      <w:del w:id="1282" w:author="Jordan Wipf" w:date="2018-10-25T20:43:00Z">
        <w:r w:rsidDel="008D62B3">
          <w:rPr>
            <w:sz w:val="24"/>
            <w:szCs w:val="24"/>
          </w:rPr>
          <w:delText xml:space="preserve">  </w:delText>
        </w:r>
      </w:del>
      <w:ins w:id="1283" w:author="Jordan Wipf" w:date="2018-10-25T20:43:00Z">
        <w:r>
          <w:rPr>
            <w:sz w:val="24"/>
            <w:szCs w:val="24"/>
          </w:rPr>
          <w:t xml:space="preserve"> </w:t>
        </w:r>
      </w:ins>
      <w:r>
        <w:rPr>
          <w:sz w:val="24"/>
          <w:szCs w:val="24"/>
        </w:rPr>
        <w:t>and</w:t>
      </w:r>
      <w:del w:id="1284" w:author="Jordan Wipf" w:date="2018-10-25T20:43:00Z">
        <w:r w:rsidDel="008D62B3">
          <w:rPr>
            <w:sz w:val="24"/>
            <w:szCs w:val="24"/>
          </w:rPr>
          <w:delText xml:space="preserve">  </w:delText>
        </w:r>
      </w:del>
      <w:ins w:id="1285" w:author="Jordan Wipf" w:date="2018-10-25T20:43:00Z">
        <w:r>
          <w:rPr>
            <w:sz w:val="24"/>
            <w:szCs w:val="24"/>
          </w:rPr>
          <w:t xml:space="preserve"> </w:t>
        </w:r>
      </w:ins>
      <w:r>
        <w:rPr>
          <w:sz w:val="24"/>
          <w:szCs w:val="24"/>
        </w:rPr>
        <w:t>be prepared to consider when making investment moves. From this Chapter on, all the information provided will be referring to how make profits with a stock investment strategy. But first, let us summarize everything we have covered so far.</w:t>
      </w:r>
    </w:p>
    <w:p w14:paraId="19756479" w14:textId="77777777" w:rsidR="005F2E6A" w:rsidRDefault="005F2E6A">
      <w:pPr>
        <w:spacing w:before="8" w:line="140" w:lineRule="exact"/>
        <w:rPr>
          <w:sz w:val="15"/>
          <w:szCs w:val="15"/>
        </w:rPr>
      </w:pPr>
    </w:p>
    <w:p w14:paraId="479C3E0A" w14:textId="77777777" w:rsidR="005F2E6A" w:rsidRDefault="008D62B3">
      <w:pPr>
        <w:ind w:left="100" w:right="5127"/>
        <w:jc w:val="both"/>
        <w:rPr>
          <w:sz w:val="32"/>
          <w:szCs w:val="32"/>
        </w:rPr>
      </w:pPr>
      <w:r>
        <w:rPr>
          <w:b/>
          <w:color w:val="0099CC"/>
          <w:w w:val="99"/>
          <w:sz w:val="32"/>
          <w:szCs w:val="32"/>
        </w:rPr>
        <w:t>Summary</w:t>
      </w:r>
      <w:r>
        <w:rPr>
          <w:b/>
          <w:color w:val="0099CC"/>
          <w:sz w:val="32"/>
          <w:szCs w:val="32"/>
        </w:rPr>
        <w:t xml:space="preserve"> </w:t>
      </w:r>
      <w:r>
        <w:rPr>
          <w:b/>
          <w:color w:val="0099CC"/>
          <w:w w:val="99"/>
          <w:sz w:val="32"/>
          <w:szCs w:val="32"/>
        </w:rPr>
        <w:t>of</w:t>
      </w:r>
      <w:r>
        <w:rPr>
          <w:b/>
          <w:color w:val="0099CC"/>
          <w:sz w:val="32"/>
          <w:szCs w:val="32"/>
        </w:rPr>
        <w:t xml:space="preserve"> </w:t>
      </w:r>
      <w:r>
        <w:rPr>
          <w:b/>
          <w:color w:val="0099CC"/>
          <w:w w:val="99"/>
          <w:sz w:val="32"/>
          <w:szCs w:val="32"/>
        </w:rPr>
        <w:t>Previous</w:t>
      </w:r>
      <w:r>
        <w:rPr>
          <w:b/>
          <w:color w:val="0099CC"/>
          <w:sz w:val="32"/>
          <w:szCs w:val="32"/>
        </w:rPr>
        <w:t xml:space="preserve"> </w:t>
      </w:r>
      <w:r>
        <w:rPr>
          <w:b/>
          <w:color w:val="0099CC"/>
          <w:w w:val="99"/>
          <w:sz w:val="32"/>
          <w:szCs w:val="32"/>
        </w:rPr>
        <w:t>Chapters</w:t>
      </w:r>
    </w:p>
    <w:p w14:paraId="5004EC6F" w14:textId="77777777" w:rsidR="005F2E6A" w:rsidRDefault="008D62B3">
      <w:pPr>
        <w:spacing w:before="30"/>
        <w:ind w:left="100" w:right="6694"/>
        <w:jc w:val="both"/>
        <w:rPr>
          <w:sz w:val="24"/>
          <w:szCs w:val="24"/>
        </w:rPr>
      </w:pPr>
      <w:r>
        <w:rPr>
          <w:sz w:val="24"/>
          <w:szCs w:val="24"/>
        </w:rPr>
        <w:t>Up to now we have covered:</w:t>
      </w:r>
    </w:p>
    <w:p w14:paraId="67EF4041" w14:textId="77777777" w:rsidR="005F2E6A" w:rsidRDefault="005F2E6A">
      <w:pPr>
        <w:spacing w:before="4" w:line="180" w:lineRule="exact"/>
        <w:rPr>
          <w:sz w:val="18"/>
          <w:szCs w:val="18"/>
        </w:rPr>
      </w:pPr>
    </w:p>
    <w:p w14:paraId="6080E6F6" w14:textId="77777777" w:rsidR="005F2E6A" w:rsidRDefault="008D62B3">
      <w:pPr>
        <w:ind w:left="460"/>
        <w:rPr>
          <w:sz w:val="24"/>
          <w:szCs w:val="24"/>
        </w:rPr>
      </w:pPr>
      <w:del w:id="1286" w:author="Jordan Wipf" w:date="2018-10-25T20:43:00Z">
        <w:r w:rsidDel="008D62B3">
          <w:rPr>
            <w:sz w:val="24"/>
            <w:szCs w:val="24"/>
          </w:rPr>
          <w:delText xml:space="preserve">  </w:delText>
        </w:r>
      </w:del>
      <w:ins w:id="1287" w:author="Jordan Wipf" w:date="2018-10-25T20:43:00Z">
        <w:r>
          <w:rPr>
            <w:sz w:val="24"/>
            <w:szCs w:val="24"/>
          </w:rPr>
          <w:t xml:space="preserve"> </w:t>
        </w:r>
      </w:ins>
      <w:del w:id="1288" w:author="Jordan Wipf" w:date="2018-10-25T20:43:00Z">
        <w:r w:rsidDel="008D62B3">
          <w:rPr>
            <w:sz w:val="24"/>
            <w:szCs w:val="24"/>
          </w:rPr>
          <w:delText xml:space="preserve">  </w:delText>
        </w:r>
      </w:del>
      <w:ins w:id="1289" w:author="Jordan Wipf" w:date="2018-10-25T20:43:00Z">
        <w:r>
          <w:rPr>
            <w:sz w:val="24"/>
            <w:szCs w:val="24"/>
          </w:rPr>
          <w:t xml:space="preserve"> </w:t>
        </w:r>
      </w:ins>
      <w:r>
        <w:rPr>
          <w:sz w:val="24"/>
          <w:szCs w:val="24"/>
        </w:rPr>
        <w:t>Different Investment Types</w:t>
      </w:r>
    </w:p>
    <w:p w14:paraId="4C29540B" w14:textId="77777777" w:rsidR="005F2E6A" w:rsidRDefault="008D62B3">
      <w:pPr>
        <w:spacing w:before="21"/>
        <w:ind w:left="460"/>
        <w:rPr>
          <w:sz w:val="24"/>
          <w:szCs w:val="24"/>
        </w:rPr>
      </w:pPr>
      <w:del w:id="1290" w:author="Jordan Wipf" w:date="2018-10-25T20:43:00Z">
        <w:r w:rsidDel="008D62B3">
          <w:rPr>
            <w:sz w:val="24"/>
            <w:szCs w:val="24"/>
          </w:rPr>
          <w:delText xml:space="preserve">  </w:delText>
        </w:r>
      </w:del>
      <w:ins w:id="1291" w:author="Jordan Wipf" w:date="2018-10-25T20:43:00Z">
        <w:r>
          <w:rPr>
            <w:sz w:val="24"/>
            <w:szCs w:val="24"/>
          </w:rPr>
          <w:t xml:space="preserve"> </w:t>
        </w:r>
      </w:ins>
      <w:del w:id="1292" w:author="Jordan Wipf" w:date="2018-10-25T20:43:00Z">
        <w:r w:rsidDel="008D62B3">
          <w:rPr>
            <w:sz w:val="24"/>
            <w:szCs w:val="24"/>
          </w:rPr>
          <w:delText xml:space="preserve">  </w:delText>
        </w:r>
      </w:del>
      <w:ins w:id="1293" w:author="Jordan Wipf" w:date="2018-10-25T20:43:00Z">
        <w:r>
          <w:rPr>
            <w:sz w:val="24"/>
            <w:szCs w:val="24"/>
          </w:rPr>
          <w:t xml:space="preserve"> </w:t>
        </w:r>
      </w:ins>
      <w:r>
        <w:rPr>
          <w:sz w:val="24"/>
          <w:szCs w:val="24"/>
        </w:rPr>
        <w:t>We focused on Stock Trading Only</w:t>
      </w:r>
    </w:p>
    <w:p w14:paraId="6889FA51" w14:textId="77777777" w:rsidR="005F2E6A" w:rsidRDefault="008D62B3">
      <w:pPr>
        <w:tabs>
          <w:tab w:val="left" w:pos="820"/>
        </w:tabs>
        <w:spacing w:before="20" w:line="255" w:lineRule="auto"/>
        <w:ind w:left="820" w:right="77" w:hanging="360"/>
        <w:rPr>
          <w:sz w:val="24"/>
          <w:szCs w:val="24"/>
        </w:rPr>
      </w:pPr>
      <w:r>
        <w:rPr>
          <w:sz w:val="24"/>
          <w:szCs w:val="24"/>
        </w:rPr>
        <w:tab/>
        <w:t>Within</w:t>
      </w:r>
      <w:del w:id="1294" w:author="Jordan Wipf" w:date="2018-10-25T20:43:00Z">
        <w:r w:rsidDel="008D62B3">
          <w:rPr>
            <w:sz w:val="24"/>
            <w:szCs w:val="24"/>
          </w:rPr>
          <w:delText xml:space="preserve">  </w:delText>
        </w:r>
      </w:del>
      <w:ins w:id="1295" w:author="Jordan Wipf" w:date="2018-10-25T20:43:00Z">
        <w:r>
          <w:rPr>
            <w:sz w:val="24"/>
            <w:szCs w:val="24"/>
          </w:rPr>
          <w:t xml:space="preserve"> </w:t>
        </w:r>
      </w:ins>
      <w:r>
        <w:rPr>
          <w:sz w:val="24"/>
          <w:szCs w:val="24"/>
        </w:rPr>
        <w:t xml:space="preserve"> Stock</w:t>
      </w:r>
      <w:del w:id="1296" w:author="Jordan Wipf" w:date="2018-10-25T20:43:00Z">
        <w:r w:rsidDel="008D62B3">
          <w:rPr>
            <w:sz w:val="24"/>
            <w:szCs w:val="24"/>
          </w:rPr>
          <w:delText xml:space="preserve">  </w:delText>
        </w:r>
      </w:del>
      <w:ins w:id="1297" w:author="Jordan Wipf" w:date="2018-10-25T20:43:00Z">
        <w:r>
          <w:rPr>
            <w:sz w:val="24"/>
            <w:szCs w:val="24"/>
          </w:rPr>
          <w:t xml:space="preserve"> </w:t>
        </w:r>
      </w:ins>
      <w:r>
        <w:rPr>
          <w:sz w:val="24"/>
          <w:szCs w:val="24"/>
        </w:rPr>
        <w:t xml:space="preserve"> Trading</w:t>
      </w:r>
      <w:del w:id="1298" w:author="Jordan Wipf" w:date="2018-10-25T20:43:00Z">
        <w:r w:rsidDel="008D62B3">
          <w:rPr>
            <w:sz w:val="24"/>
            <w:szCs w:val="24"/>
          </w:rPr>
          <w:delText xml:space="preserve">  </w:delText>
        </w:r>
      </w:del>
      <w:ins w:id="1299" w:author="Jordan Wipf" w:date="2018-10-25T20:43:00Z">
        <w:r>
          <w:rPr>
            <w:sz w:val="24"/>
            <w:szCs w:val="24"/>
          </w:rPr>
          <w:t xml:space="preserve"> </w:t>
        </w:r>
      </w:ins>
      <w:r>
        <w:rPr>
          <w:sz w:val="24"/>
          <w:szCs w:val="24"/>
        </w:rPr>
        <w:t xml:space="preserve"> there</w:t>
      </w:r>
      <w:del w:id="1300" w:author="Jordan Wipf" w:date="2018-10-25T20:43:00Z">
        <w:r w:rsidDel="008D62B3">
          <w:rPr>
            <w:sz w:val="24"/>
            <w:szCs w:val="24"/>
          </w:rPr>
          <w:delText xml:space="preserve">  </w:delText>
        </w:r>
      </w:del>
      <w:ins w:id="1301" w:author="Jordan Wipf" w:date="2018-10-25T20:43:00Z">
        <w:r>
          <w:rPr>
            <w:sz w:val="24"/>
            <w:szCs w:val="24"/>
          </w:rPr>
          <w:t xml:space="preserve"> </w:t>
        </w:r>
      </w:ins>
      <w:r>
        <w:rPr>
          <w:sz w:val="24"/>
          <w:szCs w:val="24"/>
        </w:rPr>
        <w:t xml:space="preserve"> are</w:t>
      </w:r>
      <w:del w:id="1302" w:author="Jordan Wipf" w:date="2018-10-25T20:43:00Z">
        <w:r w:rsidDel="008D62B3">
          <w:rPr>
            <w:sz w:val="24"/>
            <w:szCs w:val="24"/>
          </w:rPr>
          <w:delText xml:space="preserve">  </w:delText>
        </w:r>
      </w:del>
      <w:ins w:id="1303" w:author="Jordan Wipf" w:date="2018-10-25T20:43:00Z">
        <w:r>
          <w:rPr>
            <w:sz w:val="24"/>
            <w:szCs w:val="24"/>
          </w:rPr>
          <w:t xml:space="preserve"> </w:t>
        </w:r>
      </w:ins>
      <w:r>
        <w:rPr>
          <w:sz w:val="24"/>
          <w:szCs w:val="24"/>
        </w:rPr>
        <w:t xml:space="preserve"> Basic</w:t>
      </w:r>
      <w:del w:id="1304" w:author="Jordan Wipf" w:date="2018-10-25T20:43:00Z">
        <w:r w:rsidDel="008D62B3">
          <w:rPr>
            <w:sz w:val="24"/>
            <w:szCs w:val="24"/>
          </w:rPr>
          <w:delText xml:space="preserve">  </w:delText>
        </w:r>
      </w:del>
      <w:ins w:id="1305" w:author="Jordan Wipf" w:date="2018-10-25T20:43:00Z">
        <w:r>
          <w:rPr>
            <w:sz w:val="24"/>
            <w:szCs w:val="24"/>
          </w:rPr>
          <w:t xml:space="preserve"> </w:t>
        </w:r>
      </w:ins>
      <w:r>
        <w:rPr>
          <w:sz w:val="24"/>
          <w:szCs w:val="24"/>
        </w:rPr>
        <w:t xml:space="preserve"> Trend</w:t>
      </w:r>
      <w:del w:id="1306" w:author="Jordan Wipf" w:date="2018-10-25T20:43:00Z">
        <w:r w:rsidDel="008D62B3">
          <w:rPr>
            <w:sz w:val="24"/>
            <w:szCs w:val="24"/>
          </w:rPr>
          <w:delText xml:space="preserve">  </w:delText>
        </w:r>
      </w:del>
      <w:ins w:id="1307" w:author="Jordan Wipf" w:date="2018-10-25T20:43:00Z">
        <w:r>
          <w:rPr>
            <w:sz w:val="24"/>
            <w:szCs w:val="24"/>
          </w:rPr>
          <w:t xml:space="preserve"> </w:t>
        </w:r>
      </w:ins>
      <w:r>
        <w:rPr>
          <w:sz w:val="24"/>
          <w:szCs w:val="24"/>
        </w:rPr>
        <w:t xml:space="preserve"> Classification</w:t>
      </w:r>
      <w:del w:id="1308" w:author="Jordan Wipf" w:date="2018-10-25T20:43:00Z">
        <w:r w:rsidDel="008D62B3">
          <w:rPr>
            <w:sz w:val="24"/>
            <w:szCs w:val="24"/>
          </w:rPr>
          <w:delText xml:space="preserve">  </w:delText>
        </w:r>
      </w:del>
      <w:ins w:id="1309" w:author="Jordan Wipf" w:date="2018-10-25T20:43:00Z">
        <w:r>
          <w:rPr>
            <w:sz w:val="24"/>
            <w:szCs w:val="24"/>
          </w:rPr>
          <w:t xml:space="preserve"> </w:t>
        </w:r>
      </w:ins>
      <w:r>
        <w:rPr>
          <w:sz w:val="24"/>
          <w:szCs w:val="24"/>
        </w:rPr>
        <w:t xml:space="preserve"> (Upward,</w:t>
      </w:r>
      <w:del w:id="1310" w:author="Jordan Wipf" w:date="2018-10-25T20:43:00Z">
        <w:r w:rsidDel="008D62B3">
          <w:rPr>
            <w:sz w:val="24"/>
            <w:szCs w:val="24"/>
          </w:rPr>
          <w:delText xml:space="preserve">  </w:delText>
        </w:r>
      </w:del>
      <w:ins w:id="1311" w:author="Jordan Wipf" w:date="2018-10-25T20:43:00Z">
        <w:r>
          <w:rPr>
            <w:sz w:val="24"/>
            <w:szCs w:val="24"/>
          </w:rPr>
          <w:t xml:space="preserve"> </w:t>
        </w:r>
      </w:ins>
      <w:r>
        <w:rPr>
          <w:sz w:val="24"/>
          <w:szCs w:val="24"/>
        </w:rPr>
        <w:t xml:space="preserve"> Downward, Horizontal)</w:t>
      </w:r>
    </w:p>
    <w:p w14:paraId="1054EAD7" w14:textId="77777777" w:rsidR="005F2E6A" w:rsidRDefault="008D62B3">
      <w:pPr>
        <w:spacing w:before="7"/>
        <w:ind w:left="460"/>
        <w:rPr>
          <w:sz w:val="24"/>
          <w:szCs w:val="24"/>
        </w:rPr>
      </w:pPr>
      <w:del w:id="1312" w:author="Jordan Wipf" w:date="2018-10-25T20:43:00Z">
        <w:r w:rsidDel="008D62B3">
          <w:rPr>
            <w:sz w:val="24"/>
            <w:szCs w:val="24"/>
          </w:rPr>
          <w:delText xml:space="preserve">  </w:delText>
        </w:r>
      </w:del>
      <w:ins w:id="1313" w:author="Jordan Wipf" w:date="2018-10-25T20:43:00Z">
        <w:r>
          <w:rPr>
            <w:sz w:val="24"/>
            <w:szCs w:val="24"/>
          </w:rPr>
          <w:t xml:space="preserve"> </w:t>
        </w:r>
      </w:ins>
      <w:del w:id="1314" w:author="Jordan Wipf" w:date="2018-10-25T20:43:00Z">
        <w:r w:rsidDel="008D62B3">
          <w:rPr>
            <w:sz w:val="24"/>
            <w:szCs w:val="24"/>
          </w:rPr>
          <w:delText xml:space="preserve">  </w:delText>
        </w:r>
      </w:del>
      <w:ins w:id="1315" w:author="Jordan Wipf" w:date="2018-10-25T20:43:00Z">
        <w:r>
          <w:rPr>
            <w:sz w:val="24"/>
            <w:szCs w:val="24"/>
          </w:rPr>
          <w:t xml:space="preserve"> </w:t>
        </w:r>
      </w:ins>
      <w:r>
        <w:rPr>
          <w:sz w:val="24"/>
          <w:szCs w:val="24"/>
        </w:rPr>
        <w:t>All stocks have those Basic Trend Classifications</w:t>
      </w:r>
    </w:p>
    <w:p w14:paraId="24C205C9" w14:textId="77777777" w:rsidR="005F2E6A" w:rsidRDefault="008D62B3">
      <w:pPr>
        <w:tabs>
          <w:tab w:val="left" w:pos="820"/>
        </w:tabs>
        <w:spacing w:before="22" w:line="255" w:lineRule="auto"/>
        <w:ind w:left="820" w:right="82" w:hanging="360"/>
        <w:rPr>
          <w:sz w:val="24"/>
          <w:szCs w:val="24"/>
        </w:rPr>
      </w:pPr>
      <w:r>
        <w:rPr>
          <w:sz w:val="24"/>
          <w:szCs w:val="24"/>
        </w:rPr>
        <w:tab/>
        <w:t>Different</w:t>
      </w:r>
      <w:del w:id="1316" w:author="Jordan Wipf" w:date="2018-10-25T20:43:00Z">
        <w:r w:rsidDel="008D62B3">
          <w:rPr>
            <w:sz w:val="24"/>
            <w:szCs w:val="24"/>
          </w:rPr>
          <w:delText xml:space="preserve">  </w:delText>
        </w:r>
      </w:del>
      <w:ins w:id="1317" w:author="Jordan Wipf" w:date="2018-10-25T20:43:00Z">
        <w:r>
          <w:rPr>
            <w:sz w:val="24"/>
            <w:szCs w:val="24"/>
          </w:rPr>
          <w:t xml:space="preserve"> </w:t>
        </w:r>
      </w:ins>
      <w:r>
        <w:rPr>
          <w:sz w:val="24"/>
          <w:szCs w:val="24"/>
        </w:rPr>
        <w:t>Stock</w:t>
      </w:r>
      <w:del w:id="1318" w:author="Jordan Wipf" w:date="2018-10-25T20:43:00Z">
        <w:r w:rsidDel="008D62B3">
          <w:rPr>
            <w:sz w:val="24"/>
            <w:szCs w:val="24"/>
          </w:rPr>
          <w:delText xml:space="preserve">  </w:delText>
        </w:r>
      </w:del>
      <w:ins w:id="1319" w:author="Jordan Wipf" w:date="2018-10-25T20:43:00Z">
        <w:r>
          <w:rPr>
            <w:sz w:val="24"/>
            <w:szCs w:val="24"/>
          </w:rPr>
          <w:t xml:space="preserve"> </w:t>
        </w:r>
      </w:ins>
      <w:r>
        <w:rPr>
          <w:sz w:val="24"/>
          <w:szCs w:val="24"/>
        </w:rPr>
        <w:t>Classification</w:t>
      </w:r>
      <w:del w:id="1320" w:author="Jordan Wipf" w:date="2018-10-25T20:43:00Z">
        <w:r w:rsidDel="008D62B3">
          <w:rPr>
            <w:sz w:val="24"/>
            <w:szCs w:val="24"/>
          </w:rPr>
          <w:delText xml:space="preserve">  </w:delText>
        </w:r>
      </w:del>
      <w:ins w:id="1321" w:author="Jordan Wipf" w:date="2018-10-25T20:43:00Z">
        <w:r>
          <w:rPr>
            <w:sz w:val="24"/>
            <w:szCs w:val="24"/>
          </w:rPr>
          <w:t xml:space="preserve"> </w:t>
        </w:r>
      </w:ins>
      <w:r>
        <w:rPr>
          <w:sz w:val="24"/>
          <w:szCs w:val="24"/>
        </w:rPr>
        <w:t>Which</w:t>
      </w:r>
      <w:del w:id="1322" w:author="Jordan Wipf" w:date="2018-10-25T20:43:00Z">
        <w:r w:rsidDel="008D62B3">
          <w:rPr>
            <w:sz w:val="24"/>
            <w:szCs w:val="24"/>
          </w:rPr>
          <w:delText xml:space="preserve">  </w:delText>
        </w:r>
      </w:del>
      <w:ins w:id="1323" w:author="Jordan Wipf" w:date="2018-10-25T20:43:00Z">
        <w:r>
          <w:rPr>
            <w:sz w:val="24"/>
            <w:szCs w:val="24"/>
          </w:rPr>
          <w:t xml:space="preserve"> </w:t>
        </w:r>
      </w:ins>
      <w:r>
        <w:rPr>
          <w:sz w:val="24"/>
          <w:szCs w:val="24"/>
        </w:rPr>
        <w:t>had</w:t>
      </w:r>
      <w:del w:id="1324" w:author="Jordan Wipf" w:date="2018-10-25T20:43:00Z">
        <w:r w:rsidDel="008D62B3">
          <w:rPr>
            <w:sz w:val="24"/>
            <w:szCs w:val="24"/>
          </w:rPr>
          <w:delText xml:space="preserve">  </w:delText>
        </w:r>
      </w:del>
      <w:ins w:id="1325" w:author="Jordan Wipf" w:date="2018-10-25T20:43:00Z">
        <w:r>
          <w:rPr>
            <w:sz w:val="24"/>
            <w:szCs w:val="24"/>
          </w:rPr>
          <w:t xml:space="preserve"> </w:t>
        </w:r>
      </w:ins>
      <w:r>
        <w:rPr>
          <w:sz w:val="24"/>
          <w:szCs w:val="24"/>
        </w:rPr>
        <w:t>two</w:t>
      </w:r>
      <w:del w:id="1326" w:author="Jordan Wipf" w:date="2018-10-25T20:43:00Z">
        <w:r w:rsidDel="008D62B3">
          <w:rPr>
            <w:sz w:val="24"/>
            <w:szCs w:val="24"/>
          </w:rPr>
          <w:delText xml:space="preserve">  </w:delText>
        </w:r>
      </w:del>
      <w:ins w:id="1327" w:author="Jordan Wipf" w:date="2018-10-25T20:43:00Z">
        <w:r>
          <w:rPr>
            <w:sz w:val="24"/>
            <w:szCs w:val="24"/>
          </w:rPr>
          <w:t xml:space="preserve"> </w:t>
        </w:r>
      </w:ins>
      <w:r>
        <w:rPr>
          <w:sz w:val="24"/>
          <w:szCs w:val="24"/>
        </w:rPr>
        <w:t>levels:</w:t>
      </w:r>
      <w:del w:id="1328" w:author="Jordan Wipf" w:date="2018-10-25T20:43:00Z">
        <w:r w:rsidDel="008D62B3">
          <w:rPr>
            <w:sz w:val="24"/>
            <w:szCs w:val="24"/>
          </w:rPr>
          <w:delText xml:space="preserve">  </w:delText>
        </w:r>
      </w:del>
      <w:ins w:id="1329" w:author="Jordan Wipf" w:date="2018-10-25T20:43:00Z">
        <w:r>
          <w:rPr>
            <w:sz w:val="24"/>
            <w:szCs w:val="24"/>
          </w:rPr>
          <w:t xml:space="preserve"> </w:t>
        </w:r>
      </w:ins>
      <w:r>
        <w:rPr>
          <w:sz w:val="24"/>
          <w:szCs w:val="24"/>
        </w:rPr>
        <w:t>Level</w:t>
      </w:r>
      <w:del w:id="1330" w:author="Jordan Wipf" w:date="2018-10-25T20:43:00Z">
        <w:r w:rsidDel="008D62B3">
          <w:rPr>
            <w:sz w:val="24"/>
            <w:szCs w:val="24"/>
          </w:rPr>
          <w:delText xml:space="preserve">  </w:delText>
        </w:r>
      </w:del>
      <w:ins w:id="1331" w:author="Jordan Wipf" w:date="2018-10-25T20:43:00Z">
        <w:r>
          <w:rPr>
            <w:sz w:val="24"/>
            <w:szCs w:val="24"/>
          </w:rPr>
          <w:t xml:space="preserve"> </w:t>
        </w:r>
      </w:ins>
      <w:r>
        <w:rPr>
          <w:sz w:val="24"/>
          <w:szCs w:val="24"/>
        </w:rPr>
        <w:t>1</w:t>
      </w:r>
      <w:del w:id="1332" w:author="Jordan Wipf" w:date="2018-10-25T20:43:00Z">
        <w:r w:rsidDel="008D62B3">
          <w:rPr>
            <w:sz w:val="24"/>
            <w:szCs w:val="24"/>
          </w:rPr>
          <w:delText xml:space="preserve">  </w:delText>
        </w:r>
      </w:del>
      <w:ins w:id="1333" w:author="Jordan Wipf" w:date="2018-10-25T20:43:00Z">
        <w:r>
          <w:rPr>
            <w:sz w:val="24"/>
            <w:szCs w:val="24"/>
          </w:rPr>
          <w:t xml:space="preserve"> </w:t>
        </w:r>
      </w:ins>
      <w:r>
        <w:rPr>
          <w:sz w:val="24"/>
          <w:szCs w:val="24"/>
        </w:rPr>
        <w:t>(volatility)</w:t>
      </w:r>
      <w:del w:id="1334" w:author="Jordan Wipf" w:date="2018-10-25T20:43:00Z">
        <w:r w:rsidDel="008D62B3">
          <w:rPr>
            <w:sz w:val="24"/>
            <w:szCs w:val="24"/>
          </w:rPr>
          <w:delText xml:space="preserve">  </w:delText>
        </w:r>
      </w:del>
      <w:ins w:id="1335" w:author="Jordan Wipf" w:date="2018-10-25T20:43:00Z">
        <w:r>
          <w:rPr>
            <w:sz w:val="24"/>
            <w:szCs w:val="24"/>
          </w:rPr>
          <w:t xml:space="preserve"> </w:t>
        </w:r>
      </w:ins>
      <w:r>
        <w:rPr>
          <w:sz w:val="24"/>
          <w:szCs w:val="24"/>
        </w:rPr>
        <w:t>and</w:t>
      </w:r>
      <w:del w:id="1336" w:author="Jordan Wipf" w:date="2018-10-25T20:43:00Z">
        <w:r w:rsidDel="008D62B3">
          <w:rPr>
            <w:sz w:val="24"/>
            <w:szCs w:val="24"/>
          </w:rPr>
          <w:delText xml:space="preserve">  </w:delText>
        </w:r>
      </w:del>
      <w:ins w:id="1337" w:author="Jordan Wipf" w:date="2018-10-25T20:43:00Z">
        <w:r>
          <w:rPr>
            <w:sz w:val="24"/>
            <w:szCs w:val="24"/>
          </w:rPr>
          <w:t xml:space="preserve"> </w:t>
        </w:r>
      </w:ins>
      <w:r>
        <w:rPr>
          <w:sz w:val="24"/>
          <w:szCs w:val="24"/>
        </w:rPr>
        <w:t>Level</w:t>
      </w:r>
      <w:del w:id="1338" w:author="Jordan Wipf" w:date="2018-10-25T20:43:00Z">
        <w:r w:rsidDel="008D62B3">
          <w:rPr>
            <w:sz w:val="24"/>
            <w:szCs w:val="24"/>
          </w:rPr>
          <w:delText xml:space="preserve">  </w:delText>
        </w:r>
      </w:del>
      <w:ins w:id="1339" w:author="Jordan Wipf" w:date="2018-10-25T20:43:00Z">
        <w:r>
          <w:rPr>
            <w:sz w:val="24"/>
            <w:szCs w:val="24"/>
          </w:rPr>
          <w:t xml:space="preserve"> </w:t>
        </w:r>
      </w:ins>
      <w:r>
        <w:rPr>
          <w:sz w:val="24"/>
          <w:szCs w:val="24"/>
        </w:rPr>
        <w:t>2 (product/service)</w:t>
      </w:r>
    </w:p>
    <w:p w14:paraId="4264B507" w14:textId="77777777" w:rsidR="005F2E6A" w:rsidRDefault="008D62B3">
      <w:pPr>
        <w:spacing w:before="7"/>
        <w:ind w:left="460"/>
        <w:rPr>
          <w:sz w:val="24"/>
          <w:szCs w:val="24"/>
        </w:rPr>
      </w:pPr>
      <w:del w:id="1340" w:author="Jordan Wipf" w:date="2018-10-25T20:43:00Z">
        <w:r w:rsidDel="008D62B3">
          <w:rPr>
            <w:sz w:val="24"/>
            <w:szCs w:val="24"/>
          </w:rPr>
          <w:delText xml:space="preserve">  </w:delText>
        </w:r>
      </w:del>
      <w:ins w:id="1341" w:author="Jordan Wipf" w:date="2018-10-25T20:43:00Z">
        <w:r>
          <w:rPr>
            <w:sz w:val="24"/>
            <w:szCs w:val="24"/>
          </w:rPr>
          <w:t xml:space="preserve"> </w:t>
        </w:r>
      </w:ins>
      <w:del w:id="1342" w:author="Jordan Wipf" w:date="2018-10-25T20:43:00Z">
        <w:r w:rsidDel="008D62B3">
          <w:rPr>
            <w:sz w:val="24"/>
            <w:szCs w:val="24"/>
          </w:rPr>
          <w:delText xml:space="preserve">  </w:delText>
        </w:r>
      </w:del>
      <w:ins w:id="1343" w:author="Jordan Wipf" w:date="2018-10-25T20:43:00Z">
        <w:r>
          <w:rPr>
            <w:sz w:val="24"/>
            <w:szCs w:val="24"/>
          </w:rPr>
          <w:t xml:space="preserve"> </w:t>
        </w:r>
      </w:ins>
      <w:r>
        <w:rPr>
          <w:sz w:val="24"/>
          <w:szCs w:val="24"/>
        </w:rPr>
        <w:t>Depending on all the stocks categories mentioned before, different trading techniques exist.</w:t>
      </w:r>
    </w:p>
    <w:p w14:paraId="2C81B28C" w14:textId="77777777" w:rsidR="005F2E6A" w:rsidRDefault="005F2E6A">
      <w:pPr>
        <w:spacing w:before="9" w:line="160" w:lineRule="exact"/>
        <w:rPr>
          <w:sz w:val="17"/>
          <w:szCs w:val="17"/>
        </w:rPr>
      </w:pPr>
    </w:p>
    <w:p w14:paraId="06AB7902" w14:textId="77777777" w:rsidR="005F2E6A" w:rsidRDefault="008D62B3">
      <w:pPr>
        <w:spacing w:line="258" w:lineRule="auto"/>
        <w:ind w:left="100" w:right="75"/>
        <w:jc w:val="both"/>
        <w:rPr>
          <w:sz w:val="24"/>
          <w:szCs w:val="24"/>
        </w:rPr>
      </w:pPr>
      <w:r>
        <w:rPr>
          <w:sz w:val="24"/>
          <w:szCs w:val="24"/>
        </w:rPr>
        <w:t>It is important to note that up to this point, a beginner should have the essential knowledge to understand what traders do and how stocks can behave. The following image summarizes all this exploring we have gone through and highlights our main objectives which are: Invest in Stocks for Long-Term Trading. Remember that all trend classification and volatility classification work for other forms of investment as well.</w:t>
      </w:r>
    </w:p>
    <w:p w14:paraId="7B4DF486" w14:textId="77777777" w:rsidR="005F2E6A" w:rsidRDefault="005F2E6A">
      <w:pPr>
        <w:spacing w:before="1" w:line="160" w:lineRule="exact"/>
        <w:rPr>
          <w:sz w:val="16"/>
          <w:szCs w:val="16"/>
        </w:rPr>
      </w:pPr>
    </w:p>
    <w:p w14:paraId="78AABEB9" w14:textId="77777777" w:rsidR="005F2E6A" w:rsidRDefault="00D74886">
      <w:pPr>
        <w:ind w:left="1972"/>
      </w:pPr>
      <w:r>
        <w:pict w14:anchorId="452A7CB1">
          <v:shape id="_x0000_i1032" type="#_x0000_t75" style="width:280.2pt;height:212.4pt">
            <v:imagedata r:id="rId29" o:title=""/>
          </v:shape>
        </w:pict>
      </w:r>
    </w:p>
    <w:p w14:paraId="4963BDC3" w14:textId="77777777" w:rsidR="005F2E6A" w:rsidRDefault="005F2E6A">
      <w:pPr>
        <w:spacing w:before="3" w:line="180" w:lineRule="exact"/>
        <w:rPr>
          <w:sz w:val="19"/>
          <w:szCs w:val="19"/>
        </w:rPr>
      </w:pPr>
    </w:p>
    <w:p w14:paraId="1273B3BD" w14:textId="77777777" w:rsidR="005F2E6A" w:rsidRDefault="008D62B3">
      <w:pPr>
        <w:ind w:left="1913" w:right="1931"/>
        <w:jc w:val="center"/>
        <w:rPr>
          <w:sz w:val="24"/>
          <w:szCs w:val="24"/>
        </w:rPr>
        <w:sectPr w:rsidR="005F2E6A">
          <w:pgSz w:w="12240" w:h="15840"/>
          <w:pgMar w:top="1400" w:right="1320" w:bottom="280" w:left="1340" w:header="0" w:footer="1040" w:gutter="0"/>
          <w:cols w:space="720"/>
        </w:sectPr>
      </w:pPr>
      <w:r>
        <w:rPr>
          <w:sz w:val="24"/>
          <w:szCs w:val="24"/>
        </w:rPr>
        <w:t>Summary of Previous Chapters on How Investments Work</w:t>
      </w:r>
    </w:p>
    <w:p w14:paraId="7BC32197" w14:textId="77777777" w:rsidR="005F2E6A" w:rsidRDefault="008D62B3">
      <w:pPr>
        <w:spacing w:before="59" w:line="258" w:lineRule="auto"/>
        <w:ind w:left="100" w:right="74"/>
        <w:jc w:val="both"/>
        <w:rPr>
          <w:sz w:val="24"/>
          <w:szCs w:val="24"/>
        </w:rPr>
      </w:pPr>
      <w:r>
        <w:rPr>
          <w:sz w:val="24"/>
          <w:szCs w:val="24"/>
        </w:rPr>
        <w:lastRenderedPageBreak/>
        <w:t xml:space="preserve">Now we will </w:t>
      </w:r>
      <w:r>
        <w:rPr>
          <w:b/>
          <w:sz w:val="24"/>
          <w:szCs w:val="24"/>
          <w:u w:val="thick" w:color="000000"/>
        </w:rPr>
        <w:t>only focus in detail on one</w:t>
      </w:r>
      <w:r>
        <w:rPr>
          <w:b/>
          <w:sz w:val="24"/>
          <w:szCs w:val="24"/>
        </w:rPr>
        <w:t xml:space="preserve"> </w:t>
      </w:r>
      <w:r>
        <w:rPr>
          <w:sz w:val="24"/>
          <w:szCs w:val="24"/>
        </w:rPr>
        <w:t>stock trading strategy, rather than explain general ideas of everything that there is out in the world of trading. For the beginner, the next sections will offer you</w:t>
      </w:r>
      <w:del w:id="1344" w:author="Jordan Wipf" w:date="2018-10-25T20:43:00Z">
        <w:r w:rsidDel="008D62B3">
          <w:rPr>
            <w:sz w:val="24"/>
            <w:szCs w:val="24"/>
          </w:rPr>
          <w:delText xml:space="preserve">  </w:delText>
        </w:r>
      </w:del>
      <w:ins w:id="1345" w:author="Jordan Wipf" w:date="2018-10-25T20:43:00Z">
        <w:r>
          <w:rPr>
            <w:sz w:val="24"/>
            <w:szCs w:val="24"/>
          </w:rPr>
          <w:t xml:space="preserve"> </w:t>
        </w:r>
      </w:ins>
      <w:r>
        <w:rPr>
          <w:sz w:val="24"/>
          <w:szCs w:val="24"/>
        </w:rPr>
        <w:t>one</w:t>
      </w:r>
      <w:del w:id="1346" w:author="Jordan Wipf" w:date="2018-10-25T20:43:00Z">
        <w:r w:rsidDel="008D62B3">
          <w:rPr>
            <w:sz w:val="24"/>
            <w:szCs w:val="24"/>
          </w:rPr>
          <w:delText xml:space="preserve">  </w:delText>
        </w:r>
      </w:del>
      <w:ins w:id="1347" w:author="Jordan Wipf" w:date="2018-10-25T20:43:00Z">
        <w:r>
          <w:rPr>
            <w:sz w:val="24"/>
            <w:szCs w:val="24"/>
          </w:rPr>
          <w:t xml:space="preserve"> </w:t>
        </w:r>
      </w:ins>
      <w:r>
        <w:rPr>
          <w:sz w:val="24"/>
          <w:szCs w:val="24"/>
        </w:rPr>
        <w:t>trading</w:t>
      </w:r>
      <w:del w:id="1348" w:author="Jordan Wipf" w:date="2018-10-25T20:43:00Z">
        <w:r w:rsidDel="008D62B3">
          <w:rPr>
            <w:sz w:val="24"/>
            <w:szCs w:val="24"/>
          </w:rPr>
          <w:delText xml:space="preserve">  </w:delText>
        </w:r>
      </w:del>
      <w:ins w:id="1349" w:author="Jordan Wipf" w:date="2018-10-25T20:43:00Z">
        <w:r>
          <w:rPr>
            <w:sz w:val="24"/>
            <w:szCs w:val="24"/>
          </w:rPr>
          <w:t xml:space="preserve"> </w:t>
        </w:r>
      </w:ins>
      <w:r>
        <w:rPr>
          <w:sz w:val="24"/>
          <w:szCs w:val="24"/>
        </w:rPr>
        <w:t>style,</w:t>
      </w:r>
      <w:del w:id="1350" w:author="Jordan Wipf" w:date="2018-10-25T20:43:00Z">
        <w:r w:rsidDel="008D62B3">
          <w:rPr>
            <w:sz w:val="24"/>
            <w:szCs w:val="24"/>
          </w:rPr>
          <w:delText xml:space="preserve">  </w:delText>
        </w:r>
      </w:del>
      <w:ins w:id="1351" w:author="Jordan Wipf" w:date="2018-10-25T20:43:00Z">
        <w:r>
          <w:rPr>
            <w:sz w:val="24"/>
            <w:szCs w:val="24"/>
          </w:rPr>
          <w:t xml:space="preserve"> </w:t>
        </w:r>
      </w:ins>
      <w:r>
        <w:rPr>
          <w:sz w:val="24"/>
          <w:szCs w:val="24"/>
        </w:rPr>
        <w:t>but</w:t>
      </w:r>
      <w:del w:id="1352" w:author="Jordan Wipf" w:date="2018-10-25T20:43:00Z">
        <w:r w:rsidDel="008D62B3">
          <w:rPr>
            <w:sz w:val="24"/>
            <w:szCs w:val="24"/>
          </w:rPr>
          <w:delText xml:space="preserve">  </w:delText>
        </w:r>
      </w:del>
      <w:ins w:id="1353" w:author="Jordan Wipf" w:date="2018-10-25T20:43:00Z">
        <w:r>
          <w:rPr>
            <w:sz w:val="24"/>
            <w:szCs w:val="24"/>
          </w:rPr>
          <w:t xml:space="preserve"> </w:t>
        </w:r>
      </w:ins>
      <w:r>
        <w:rPr>
          <w:sz w:val="24"/>
          <w:szCs w:val="24"/>
        </w:rPr>
        <w:t>to</w:t>
      </w:r>
      <w:del w:id="1354" w:author="Jordan Wipf" w:date="2018-10-25T20:43:00Z">
        <w:r w:rsidDel="008D62B3">
          <w:rPr>
            <w:sz w:val="24"/>
            <w:szCs w:val="24"/>
          </w:rPr>
          <w:delText xml:space="preserve">  </w:delText>
        </w:r>
      </w:del>
      <w:ins w:id="1355" w:author="Jordan Wipf" w:date="2018-10-25T20:43:00Z">
        <w:r>
          <w:rPr>
            <w:sz w:val="24"/>
            <w:szCs w:val="24"/>
          </w:rPr>
          <w:t xml:space="preserve"> </w:t>
        </w:r>
      </w:ins>
      <w:r>
        <w:rPr>
          <w:sz w:val="24"/>
          <w:szCs w:val="24"/>
        </w:rPr>
        <w:t>invest</w:t>
      </w:r>
      <w:del w:id="1356" w:author="Jordan Wipf" w:date="2018-10-25T20:43:00Z">
        <w:r w:rsidDel="008D62B3">
          <w:rPr>
            <w:sz w:val="24"/>
            <w:szCs w:val="24"/>
          </w:rPr>
          <w:delText xml:space="preserve">  </w:delText>
        </w:r>
      </w:del>
      <w:ins w:id="1357" w:author="Jordan Wipf" w:date="2018-10-25T20:43:00Z">
        <w:r>
          <w:rPr>
            <w:sz w:val="24"/>
            <w:szCs w:val="24"/>
          </w:rPr>
          <w:t xml:space="preserve"> </w:t>
        </w:r>
      </w:ins>
      <w:r>
        <w:rPr>
          <w:sz w:val="24"/>
          <w:szCs w:val="24"/>
        </w:rPr>
        <w:t>in</w:t>
      </w:r>
      <w:del w:id="1358" w:author="Jordan Wipf" w:date="2018-10-25T20:43:00Z">
        <w:r w:rsidDel="008D62B3">
          <w:rPr>
            <w:sz w:val="24"/>
            <w:szCs w:val="24"/>
          </w:rPr>
          <w:delText xml:space="preserve">  </w:delText>
        </w:r>
      </w:del>
      <w:ins w:id="1359" w:author="Jordan Wipf" w:date="2018-10-25T20:43:00Z">
        <w:r>
          <w:rPr>
            <w:sz w:val="24"/>
            <w:szCs w:val="24"/>
          </w:rPr>
          <w:t xml:space="preserve"> </w:t>
        </w:r>
      </w:ins>
      <w:r>
        <w:rPr>
          <w:sz w:val="24"/>
          <w:szCs w:val="24"/>
        </w:rPr>
        <w:t>different</w:t>
      </w:r>
      <w:del w:id="1360" w:author="Jordan Wipf" w:date="2018-10-25T20:43:00Z">
        <w:r w:rsidDel="008D62B3">
          <w:rPr>
            <w:sz w:val="24"/>
            <w:szCs w:val="24"/>
          </w:rPr>
          <w:delText xml:space="preserve">  </w:delText>
        </w:r>
      </w:del>
      <w:ins w:id="1361" w:author="Jordan Wipf" w:date="2018-10-25T20:43:00Z">
        <w:r>
          <w:rPr>
            <w:sz w:val="24"/>
            <w:szCs w:val="24"/>
          </w:rPr>
          <w:t xml:space="preserve"> </w:t>
        </w:r>
      </w:ins>
      <w:r>
        <w:rPr>
          <w:sz w:val="24"/>
          <w:szCs w:val="24"/>
        </w:rPr>
        <w:t>investment</w:t>
      </w:r>
      <w:del w:id="1362" w:author="Jordan Wipf" w:date="2018-10-25T20:43:00Z">
        <w:r w:rsidDel="008D62B3">
          <w:rPr>
            <w:sz w:val="24"/>
            <w:szCs w:val="24"/>
          </w:rPr>
          <w:delText xml:space="preserve">  </w:delText>
        </w:r>
      </w:del>
      <w:ins w:id="1363" w:author="Jordan Wipf" w:date="2018-10-25T20:43:00Z">
        <w:r>
          <w:rPr>
            <w:sz w:val="24"/>
            <w:szCs w:val="24"/>
          </w:rPr>
          <w:t xml:space="preserve"> </w:t>
        </w:r>
      </w:ins>
      <w:r>
        <w:rPr>
          <w:sz w:val="24"/>
          <w:szCs w:val="24"/>
        </w:rPr>
        <w:t>types</w:t>
      </w:r>
      <w:del w:id="1364" w:author="Jordan Wipf" w:date="2018-10-25T20:43:00Z">
        <w:r w:rsidDel="008D62B3">
          <w:rPr>
            <w:sz w:val="24"/>
            <w:szCs w:val="24"/>
          </w:rPr>
          <w:delText xml:space="preserve">  </w:delText>
        </w:r>
      </w:del>
      <w:ins w:id="1365" w:author="Jordan Wipf" w:date="2018-10-25T20:43:00Z">
        <w:r>
          <w:rPr>
            <w:sz w:val="24"/>
            <w:szCs w:val="24"/>
          </w:rPr>
          <w:t xml:space="preserve"> </w:t>
        </w:r>
      </w:ins>
      <w:r>
        <w:rPr>
          <w:sz w:val="24"/>
          <w:szCs w:val="24"/>
        </w:rPr>
        <w:t>or</w:t>
      </w:r>
      <w:del w:id="1366" w:author="Jordan Wipf" w:date="2018-10-25T20:43:00Z">
        <w:r w:rsidDel="008D62B3">
          <w:rPr>
            <w:sz w:val="24"/>
            <w:szCs w:val="24"/>
          </w:rPr>
          <w:delText xml:space="preserve">  </w:delText>
        </w:r>
      </w:del>
      <w:ins w:id="1367" w:author="Jordan Wipf" w:date="2018-10-25T20:43:00Z">
        <w:r>
          <w:rPr>
            <w:sz w:val="24"/>
            <w:szCs w:val="24"/>
          </w:rPr>
          <w:t xml:space="preserve"> </w:t>
        </w:r>
      </w:ins>
      <w:r>
        <w:rPr>
          <w:sz w:val="24"/>
          <w:szCs w:val="24"/>
        </w:rPr>
        <w:t>more</w:t>
      </w:r>
      <w:del w:id="1368" w:author="Jordan Wipf" w:date="2018-10-25T20:43:00Z">
        <w:r w:rsidDel="008D62B3">
          <w:rPr>
            <w:sz w:val="24"/>
            <w:szCs w:val="24"/>
          </w:rPr>
          <w:delText xml:space="preserve">  </w:delText>
        </w:r>
      </w:del>
      <w:ins w:id="1369" w:author="Jordan Wipf" w:date="2018-10-25T20:43:00Z">
        <w:r>
          <w:rPr>
            <w:sz w:val="24"/>
            <w:szCs w:val="24"/>
          </w:rPr>
          <w:t xml:space="preserve"> </w:t>
        </w:r>
      </w:ins>
      <w:r>
        <w:rPr>
          <w:sz w:val="24"/>
          <w:szCs w:val="24"/>
        </w:rPr>
        <w:t>trading</w:t>
      </w:r>
      <w:del w:id="1370" w:author="Jordan Wipf" w:date="2018-10-25T20:43:00Z">
        <w:r w:rsidDel="008D62B3">
          <w:rPr>
            <w:sz w:val="24"/>
            <w:szCs w:val="24"/>
          </w:rPr>
          <w:delText xml:space="preserve">  </w:delText>
        </w:r>
      </w:del>
      <w:ins w:id="1371" w:author="Jordan Wipf" w:date="2018-10-25T20:43:00Z">
        <w:r>
          <w:rPr>
            <w:sz w:val="24"/>
            <w:szCs w:val="24"/>
          </w:rPr>
          <w:t xml:space="preserve"> </w:t>
        </w:r>
      </w:ins>
      <w:r>
        <w:rPr>
          <w:sz w:val="24"/>
          <w:szCs w:val="24"/>
        </w:rPr>
        <w:t>style,</w:t>
      </w:r>
      <w:del w:id="1372" w:author="Jordan Wipf" w:date="2018-10-25T20:43:00Z">
        <w:r w:rsidDel="008D62B3">
          <w:rPr>
            <w:sz w:val="24"/>
            <w:szCs w:val="24"/>
          </w:rPr>
          <w:delText xml:space="preserve">  </w:delText>
        </w:r>
      </w:del>
      <w:ins w:id="1373" w:author="Jordan Wipf" w:date="2018-10-25T20:43:00Z">
        <w:r>
          <w:rPr>
            <w:sz w:val="24"/>
            <w:szCs w:val="24"/>
          </w:rPr>
          <w:t xml:space="preserve"> </w:t>
        </w:r>
      </w:ins>
      <w:r>
        <w:rPr>
          <w:sz w:val="24"/>
          <w:szCs w:val="24"/>
        </w:rPr>
        <w:t>it</w:t>
      </w:r>
      <w:del w:id="1374" w:author="Jordan Wipf" w:date="2018-10-25T20:43:00Z">
        <w:r w:rsidDel="008D62B3">
          <w:rPr>
            <w:sz w:val="24"/>
            <w:szCs w:val="24"/>
          </w:rPr>
          <w:delText xml:space="preserve">  </w:delText>
        </w:r>
      </w:del>
      <w:ins w:id="1375" w:author="Jordan Wipf" w:date="2018-10-25T20:43:00Z">
        <w:r>
          <w:rPr>
            <w:sz w:val="24"/>
            <w:szCs w:val="24"/>
          </w:rPr>
          <w:t xml:space="preserve"> </w:t>
        </w:r>
      </w:ins>
      <w:r>
        <w:rPr>
          <w:sz w:val="24"/>
          <w:szCs w:val="24"/>
        </w:rPr>
        <w:t xml:space="preserve">is recommended to explore further into those. Recall the </w:t>
      </w:r>
      <w:r>
        <w:rPr>
          <w:color w:val="00AFEF"/>
          <w:sz w:val="24"/>
          <w:szCs w:val="24"/>
        </w:rPr>
        <w:t xml:space="preserve">Suggested Readings </w:t>
      </w:r>
      <w:r>
        <w:rPr>
          <w:color w:val="000000"/>
          <w:sz w:val="24"/>
          <w:szCs w:val="24"/>
        </w:rPr>
        <w:t>to learn about other types of trading or investment.</w:t>
      </w:r>
    </w:p>
    <w:p w14:paraId="07EC8616" w14:textId="77777777" w:rsidR="005F2E6A" w:rsidRDefault="005F2E6A">
      <w:pPr>
        <w:spacing w:before="1" w:line="160" w:lineRule="exact"/>
        <w:rPr>
          <w:sz w:val="16"/>
          <w:szCs w:val="16"/>
        </w:rPr>
      </w:pPr>
    </w:p>
    <w:p w14:paraId="17E0A095" w14:textId="77777777" w:rsidR="005F2E6A" w:rsidRDefault="008D62B3">
      <w:pPr>
        <w:ind w:left="100" w:right="4733"/>
        <w:jc w:val="both"/>
        <w:rPr>
          <w:sz w:val="32"/>
          <w:szCs w:val="32"/>
        </w:rPr>
      </w:pPr>
      <w:r>
        <w:rPr>
          <w:b/>
          <w:color w:val="0099CC"/>
          <w:w w:val="99"/>
          <w:sz w:val="32"/>
          <w:szCs w:val="32"/>
        </w:rPr>
        <w:t>Long-Term</w:t>
      </w:r>
      <w:r>
        <w:rPr>
          <w:b/>
          <w:color w:val="0099CC"/>
          <w:sz w:val="32"/>
          <w:szCs w:val="32"/>
        </w:rPr>
        <w:t xml:space="preserve"> </w:t>
      </w:r>
      <w:r>
        <w:rPr>
          <w:b/>
          <w:color w:val="0099CC"/>
          <w:w w:val="99"/>
          <w:sz w:val="32"/>
          <w:szCs w:val="32"/>
        </w:rPr>
        <w:t>Investments</w:t>
      </w:r>
      <w:r>
        <w:rPr>
          <w:b/>
          <w:color w:val="0099CC"/>
          <w:sz w:val="32"/>
          <w:szCs w:val="32"/>
        </w:rPr>
        <w:t xml:space="preserve"> </w:t>
      </w:r>
      <w:r>
        <w:rPr>
          <w:b/>
          <w:color w:val="0099CC"/>
          <w:w w:val="99"/>
          <w:sz w:val="32"/>
          <w:szCs w:val="32"/>
        </w:rPr>
        <w:t>on</w:t>
      </w:r>
      <w:r>
        <w:rPr>
          <w:b/>
          <w:color w:val="0099CC"/>
          <w:sz w:val="32"/>
          <w:szCs w:val="32"/>
        </w:rPr>
        <w:t xml:space="preserve"> </w:t>
      </w:r>
      <w:r>
        <w:rPr>
          <w:b/>
          <w:color w:val="0099CC"/>
          <w:w w:val="99"/>
          <w:sz w:val="32"/>
          <w:szCs w:val="32"/>
        </w:rPr>
        <w:t>Stocks</w:t>
      </w:r>
    </w:p>
    <w:p w14:paraId="1F7D3C83" w14:textId="77777777" w:rsidR="005F2E6A" w:rsidRDefault="008D62B3">
      <w:pPr>
        <w:spacing w:before="30" w:line="258" w:lineRule="auto"/>
        <w:ind w:left="100" w:right="75"/>
        <w:jc w:val="both"/>
        <w:rPr>
          <w:sz w:val="24"/>
          <w:szCs w:val="24"/>
        </w:rPr>
      </w:pPr>
      <w:r>
        <w:rPr>
          <w:sz w:val="24"/>
          <w:szCs w:val="24"/>
        </w:rPr>
        <w:t xml:space="preserve">Previously, it was mentioned that the reason for new technology or new companies to be so volatile is because both options of success or failure are somewhat equal. With the idea that you have 50% of making a fortune and 50% of losing everything, </w:t>
      </w:r>
      <w:r>
        <w:rPr>
          <w:b/>
          <w:sz w:val="24"/>
          <w:szCs w:val="24"/>
          <w:u w:val="thick" w:color="000000"/>
        </w:rPr>
        <w:t>it could be considered gambling.</w:t>
      </w:r>
    </w:p>
    <w:p w14:paraId="228732E7" w14:textId="77777777" w:rsidR="005F2E6A" w:rsidRDefault="005F2E6A">
      <w:pPr>
        <w:spacing w:before="2" w:line="160" w:lineRule="exact"/>
        <w:rPr>
          <w:sz w:val="16"/>
          <w:szCs w:val="16"/>
        </w:rPr>
      </w:pPr>
    </w:p>
    <w:p w14:paraId="37B87C12" w14:textId="77777777" w:rsidR="005F2E6A" w:rsidRDefault="008D62B3">
      <w:pPr>
        <w:spacing w:line="258" w:lineRule="auto"/>
        <w:ind w:left="100" w:right="76"/>
        <w:jc w:val="both"/>
        <w:rPr>
          <w:sz w:val="24"/>
          <w:szCs w:val="24"/>
        </w:rPr>
      </w:pPr>
      <w:r>
        <w:rPr>
          <w:sz w:val="24"/>
          <w:szCs w:val="24"/>
        </w:rPr>
        <w:t>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The key ideas from this guide to generate profits are as follows (and remember based on experience you can create your own):</w:t>
      </w:r>
    </w:p>
    <w:p w14:paraId="3B7C8233" w14:textId="77777777" w:rsidR="005F2E6A" w:rsidRDefault="005F2E6A">
      <w:pPr>
        <w:spacing w:before="3" w:line="160" w:lineRule="exact"/>
        <w:rPr>
          <w:sz w:val="16"/>
          <w:szCs w:val="16"/>
        </w:rPr>
      </w:pPr>
    </w:p>
    <w:p w14:paraId="329BB931" w14:textId="77777777" w:rsidR="005F2E6A" w:rsidRDefault="008D62B3">
      <w:pPr>
        <w:ind w:left="460"/>
        <w:rPr>
          <w:sz w:val="24"/>
          <w:szCs w:val="24"/>
        </w:rPr>
      </w:pPr>
      <w:del w:id="1376" w:author="Jordan Wipf" w:date="2018-10-25T20:43:00Z">
        <w:r w:rsidDel="008D62B3">
          <w:rPr>
            <w:sz w:val="24"/>
            <w:szCs w:val="24"/>
          </w:rPr>
          <w:delText xml:space="preserve">  </w:delText>
        </w:r>
      </w:del>
      <w:ins w:id="1377" w:author="Jordan Wipf" w:date="2018-10-25T20:43:00Z">
        <w:r>
          <w:rPr>
            <w:sz w:val="24"/>
            <w:szCs w:val="24"/>
          </w:rPr>
          <w:t xml:space="preserve"> </w:t>
        </w:r>
      </w:ins>
      <w:del w:id="1378" w:author="Jordan Wipf" w:date="2018-10-25T20:43:00Z">
        <w:r w:rsidDel="008D62B3">
          <w:rPr>
            <w:sz w:val="24"/>
            <w:szCs w:val="24"/>
          </w:rPr>
          <w:delText xml:space="preserve">  </w:delText>
        </w:r>
      </w:del>
      <w:ins w:id="1379" w:author="Jordan Wipf" w:date="2018-10-25T20:43:00Z">
        <w:r>
          <w:rPr>
            <w:sz w:val="24"/>
            <w:szCs w:val="24"/>
          </w:rPr>
          <w:t xml:space="preserve"> </w:t>
        </w:r>
      </w:ins>
      <w:r>
        <w:rPr>
          <w:sz w:val="24"/>
          <w:szCs w:val="24"/>
        </w:rPr>
        <w:t>If a Stock has an Upward Trend going for many years, it will probably stay that way.</w:t>
      </w:r>
    </w:p>
    <w:p w14:paraId="1B1C5E66" w14:textId="77777777" w:rsidR="005F2E6A" w:rsidRDefault="008D62B3">
      <w:pPr>
        <w:spacing w:before="18"/>
        <w:ind w:left="1180"/>
        <w:rPr>
          <w:sz w:val="24"/>
          <w:szCs w:val="24"/>
        </w:rPr>
      </w:pPr>
      <w:r>
        <w:rPr>
          <w:rFonts w:ascii="Courier New" w:eastAsia="Courier New" w:hAnsi="Courier New" w:cs="Courier New"/>
          <w:sz w:val="24"/>
          <w:szCs w:val="24"/>
        </w:rPr>
        <w:t xml:space="preserve">o </w:t>
      </w:r>
      <w:proofErr w:type="gramStart"/>
      <w:r>
        <w:rPr>
          <w:sz w:val="24"/>
          <w:szCs w:val="24"/>
        </w:rPr>
        <w:t>The</w:t>
      </w:r>
      <w:proofErr w:type="gramEnd"/>
      <w:r>
        <w:rPr>
          <w:sz w:val="24"/>
          <w:szCs w:val="24"/>
        </w:rPr>
        <w:t xml:space="preserve"> opposite is true for Downward Trend</w:t>
      </w:r>
    </w:p>
    <w:p w14:paraId="2A5E417A" w14:textId="77777777" w:rsidR="005F2E6A" w:rsidRDefault="008D62B3">
      <w:pPr>
        <w:spacing w:before="3"/>
        <w:ind w:left="460"/>
        <w:rPr>
          <w:sz w:val="24"/>
          <w:szCs w:val="24"/>
        </w:rPr>
      </w:pPr>
      <w:del w:id="1380" w:author="Jordan Wipf" w:date="2018-10-25T20:43:00Z">
        <w:r w:rsidDel="008D62B3">
          <w:rPr>
            <w:sz w:val="24"/>
            <w:szCs w:val="24"/>
          </w:rPr>
          <w:delText xml:space="preserve">  </w:delText>
        </w:r>
      </w:del>
      <w:ins w:id="1381" w:author="Jordan Wipf" w:date="2018-10-25T20:43:00Z">
        <w:r>
          <w:rPr>
            <w:sz w:val="24"/>
            <w:szCs w:val="24"/>
          </w:rPr>
          <w:t xml:space="preserve"> </w:t>
        </w:r>
      </w:ins>
      <w:del w:id="1382" w:author="Jordan Wipf" w:date="2018-10-25T20:43:00Z">
        <w:r w:rsidDel="008D62B3">
          <w:rPr>
            <w:sz w:val="24"/>
            <w:szCs w:val="24"/>
          </w:rPr>
          <w:delText xml:space="preserve">  </w:delText>
        </w:r>
      </w:del>
      <w:ins w:id="1383" w:author="Jordan Wipf" w:date="2018-10-25T20:43:00Z">
        <w:r>
          <w:rPr>
            <w:sz w:val="24"/>
            <w:szCs w:val="24"/>
          </w:rPr>
          <w:t xml:space="preserve"> </w:t>
        </w:r>
      </w:ins>
      <w:r>
        <w:rPr>
          <w:sz w:val="24"/>
          <w:szCs w:val="24"/>
        </w:rPr>
        <w:t>Research the company you are investing in. A lot.</w:t>
      </w:r>
    </w:p>
    <w:p w14:paraId="7D02B7AA" w14:textId="77777777" w:rsidR="005F2E6A" w:rsidRDefault="008D62B3">
      <w:pPr>
        <w:tabs>
          <w:tab w:val="left" w:pos="1540"/>
        </w:tabs>
        <w:spacing w:before="18"/>
        <w:ind w:left="1540" w:right="85" w:hanging="360"/>
        <w:rPr>
          <w:sz w:val="24"/>
          <w:szCs w:val="24"/>
        </w:rPr>
      </w:pPr>
      <w:r>
        <w:rPr>
          <w:rFonts w:ascii="Courier New" w:eastAsia="Courier New" w:hAnsi="Courier New" w:cs="Courier New"/>
          <w:sz w:val="24"/>
          <w:szCs w:val="24"/>
        </w:rPr>
        <w:t>o</w:t>
      </w:r>
      <w:r>
        <w:rPr>
          <w:rFonts w:ascii="Courier New" w:eastAsia="Courier New" w:hAnsi="Courier New" w:cs="Courier New"/>
          <w:sz w:val="24"/>
          <w:szCs w:val="24"/>
        </w:rPr>
        <w:tab/>
      </w:r>
      <w:r>
        <w:rPr>
          <w:sz w:val="24"/>
          <w:szCs w:val="24"/>
        </w:rPr>
        <w:t>There</w:t>
      </w:r>
      <w:del w:id="1384" w:author="Jordan Wipf" w:date="2018-10-25T20:43:00Z">
        <w:r w:rsidDel="008D62B3">
          <w:rPr>
            <w:sz w:val="24"/>
            <w:szCs w:val="24"/>
          </w:rPr>
          <w:delText xml:space="preserve">  </w:delText>
        </w:r>
      </w:del>
      <w:ins w:id="1385" w:author="Jordan Wipf" w:date="2018-10-25T20:43:00Z">
        <w:r>
          <w:rPr>
            <w:sz w:val="24"/>
            <w:szCs w:val="24"/>
          </w:rPr>
          <w:t xml:space="preserve"> </w:t>
        </w:r>
      </w:ins>
      <w:r>
        <w:rPr>
          <w:sz w:val="24"/>
          <w:szCs w:val="24"/>
        </w:rPr>
        <w:t>will</w:t>
      </w:r>
      <w:del w:id="1386" w:author="Jordan Wipf" w:date="2018-10-25T20:43:00Z">
        <w:r w:rsidDel="008D62B3">
          <w:rPr>
            <w:sz w:val="24"/>
            <w:szCs w:val="24"/>
          </w:rPr>
          <w:delText xml:space="preserve">  </w:delText>
        </w:r>
      </w:del>
      <w:ins w:id="1387" w:author="Jordan Wipf" w:date="2018-10-25T20:43:00Z">
        <w:r>
          <w:rPr>
            <w:sz w:val="24"/>
            <w:szCs w:val="24"/>
          </w:rPr>
          <w:t xml:space="preserve"> </w:t>
        </w:r>
      </w:ins>
      <w:r>
        <w:rPr>
          <w:sz w:val="24"/>
          <w:szCs w:val="24"/>
        </w:rPr>
        <w:t>be</w:t>
      </w:r>
      <w:del w:id="1388" w:author="Jordan Wipf" w:date="2018-10-25T20:43:00Z">
        <w:r w:rsidDel="008D62B3">
          <w:rPr>
            <w:sz w:val="24"/>
            <w:szCs w:val="24"/>
          </w:rPr>
          <w:delText xml:space="preserve">  </w:delText>
        </w:r>
      </w:del>
      <w:ins w:id="1389" w:author="Jordan Wipf" w:date="2018-10-25T20:43:00Z">
        <w:r>
          <w:rPr>
            <w:sz w:val="24"/>
            <w:szCs w:val="24"/>
          </w:rPr>
          <w:t xml:space="preserve"> </w:t>
        </w:r>
      </w:ins>
      <w:r>
        <w:rPr>
          <w:sz w:val="24"/>
          <w:szCs w:val="24"/>
        </w:rPr>
        <w:t>many</w:t>
      </w:r>
      <w:del w:id="1390" w:author="Jordan Wipf" w:date="2018-10-25T20:43:00Z">
        <w:r w:rsidDel="008D62B3">
          <w:rPr>
            <w:sz w:val="24"/>
            <w:szCs w:val="24"/>
          </w:rPr>
          <w:delText xml:space="preserve">  </w:delText>
        </w:r>
      </w:del>
      <w:ins w:id="1391" w:author="Jordan Wipf" w:date="2018-10-25T20:43:00Z">
        <w:r>
          <w:rPr>
            <w:sz w:val="24"/>
            <w:szCs w:val="24"/>
          </w:rPr>
          <w:t xml:space="preserve"> </w:t>
        </w:r>
      </w:ins>
      <w:r>
        <w:rPr>
          <w:sz w:val="24"/>
          <w:szCs w:val="24"/>
        </w:rPr>
        <w:t>examples</w:t>
      </w:r>
      <w:del w:id="1392" w:author="Jordan Wipf" w:date="2018-10-25T20:43:00Z">
        <w:r w:rsidDel="008D62B3">
          <w:rPr>
            <w:sz w:val="24"/>
            <w:szCs w:val="24"/>
          </w:rPr>
          <w:delText xml:space="preserve">  </w:delText>
        </w:r>
      </w:del>
      <w:ins w:id="1393" w:author="Jordan Wipf" w:date="2018-10-25T20:43:00Z">
        <w:r>
          <w:rPr>
            <w:sz w:val="24"/>
            <w:szCs w:val="24"/>
          </w:rPr>
          <w:t xml:space="preserve"> </w:t>
        </w:r>
      </w:ins>
      <w:r>
        <w:rPr>
          <w:sz w:val="24"/>
          <w:szCs w:val="24"/>
        </w:rPr>
        <w:t>on</w:t>
      </w:r>
      <w:del w:id="1394" w:author="Jordan Wipf" w:date="2018-10-25T20:43:00Z">
        <w:r w:rsidDel="008D62B3">
          <w:rPr>
            <w:sz w:val="24"/>
            <w:szCs w:val="24"/>
          </w:rPr>
          <w:delText xml:space="preserve">  </w:delText>
        </w:r>
      </w:del>
      <w:ins w:id="1395" w:author="Jordan Wipf" w:date="2018-10-25T20:43:00Z">
        <w:r>
          <w:rPr>
            <w:sz w:val="24"/>
            <w:szCs w:val="24"/>
          </w:rPr>
          <w:t xml:space="preserve"> </w:t>
        </w:r>
      </w:ins>
      <w:r>
        <w:rPr>
          <w:sz w:val="24"/>
          <w:szCs w:val="24"/>
        </w:rPr>
        <w:t>Chapter</w:t>
      </w:r>
      <w:del w:id="1396" w:author="Jordan Wipf" w:date="2018-10-25T20:43:00Z">
        <w:r w:rsidDel="008D62B3">
          <w:rPr>
            <w:sz w:val="24"/>
            <w:szCs w:val="24"/>
          </w:rPr>
          <w:delText xml:space="preserve">  </w:delText>
        </w:r>
      </w:del>
      <w:ins w:id="1397" w:author="Jordan Wipf" w:date="2018-10-25T20:43:00Z">
        <w:r>
          <w:rPr>
            <w:sz w:val="24"/>
            <w:szCs w:val="24"/>
          </w:rPr>
          <w:t xml:space="preserve"> </w:t>
        </w:r>
      </w:ins>
      <w:r>
        <w:rPr>
          <w:sz w:val="24"/>
          <w:szCs w:val="24"/>
        </w:rPr>
        <w:t>7</w:t>
      </w:r>
      <w:del w:id="1398" w:author="Jordan Wipf" w:date="2018-10-25T20:43:00Z">
        <w:r w:rsidDel="008D62B3">
          <w:rPr>
            <w:sz w:val="24"/>
            <w:szCs w:val="24"/>
          </w:rPr>
          <w:delText xml:space="preserve">  </w:delText>
        </w:r>
      </w:del>
      <w:ins w:id="1399" w:author="Jordan Wipf" w:date="2018-10-25T20:43:00Z">
        <w:r>
          <w:rPr>
            <w:sz w:val="24"/>
            <w:szCs w:val="24"/>
          </w:rPr>
          <w:t xml:space="preserve"> </w:t>
        </w:r>
      </w:ins>
      <w:r>
        <w:rPr>
          <w:sz w:val="24"/>
          <w:szCs w:val="24"/>
        </w:rPr>
        <w:t>that</w:t>
      </w:r>
      <w:del w:id="1400" w:author="Jordan Wipf" w:date="2018-10-25T20:43:00Z">
        <w:r w:rsidDel="008D62B3">
          <w:rPr>
            <w:sz w:val="24"/>
            <w:szCs w:val="24"/>
          </w:rPr>
          <w:delText xml:space="preserve">  </w:delText>
        </w:r>
      </w:del>
      <w:ins w:id="1401" w:author="Jordan Wipf" w:date="2018-10-25T20:43:00Z">
        <w:r>
          <w:rPr>
            <w:sz w:val="24"/>
            <w:szCs w:val="24"/>
          </w:rPr>
          <w:t xml:space="preserve"> </w:t>
        </w:r>
      </w:ins>
      <w:r>
        <w:rPr>
          <w:sz w:val="24"/>
          <w:szCs w:val="24"/>
        </w:rPr>
        <w:t>show</w:t>
      </w:r>
      <w:del w:id="1402" w:author="Jordan Wipf" w:date="2018-10-25T20:43:00Z">
        <w:r w:rsidDel="008D62B3">
          <w:rPr>
            <w:sz w:val="24"/>
            <w:szCs w:val="24"/>
          </w:rPr>
          <w:delText xml:space="preserve">  </w:delText>
        </w:r>
      </w:del>
      <w:ins w:id="1403" w:author="Jordan Wipf" w:date="2018-10-25T20:43:00Z">
        <w:r>
          <w:rPr>
            <w:sz w:val="24"/>
            <w:szCs w:val="24"/>
          </w:rPr>
          <w:t xml:space="preserve"> </w:t>
        </w:r>
      </w:ins>
      <w:r>
        <w:rPr>
          <w:sz w:val="24"/>
          <w:szCs w:val="24"/>
        </w:rPr>
        <w:t>how</w:t>
      </w:r>
      <w:del w:id="1404" w:author="Jordan Wipf" w:date="2018-10-25T20:43:00Z">
        <w:r w:rsidDel="008D62B3">
          <w:rPr>
            <w:sz w:val="24"/>
            <w:szCs w:val="24"/>
          </w:rPr>
          <w:delText xml:space="preserve">  </w:delText>
        </w:r>
      </w:del>
      <w:ins w:id="1405" w:author="Jordan Wipf" w:date="2018-10-25T20:43:00Z">
        <w:r>
          <w:rPr>
            <w:sz w:val="24"/>
            <w:szCs w:val="24"/>
          </w:rPr>
          <w:t xml:space="preserve"> </w:t>
        </w:r>
      </w:ins>
      <w:r>
        <w:rPr>
          <w:sz w:val="24"/>
          <w:szCs w:val="24"/>
        </w:rPr>
        <w:t>a</w:t>
      </w:r>
      <w:del w:id="1406" w:author="Jordan Wipf" w:date="2018-10-25T20:43:00Z">
        <w:r w:rsidDel="008D62B3">
          <w:rPr>
            <w:sz w:val="24"/>
            <w:szCs w:val="24"/>
          </w:rPr>
          <w:delText xml:space="preserve">  </w:delText>
        </w:r>
      </w:del>
      <w:ins w:id="1407" w:author="Jordan Wipf" w:date="2018-10-25T20:43:00Z">
        <w:r>
          <w:rPr>
            <w:sz w:val="24"/>
            <w:szCs w:val="24"/>
          </w:rPr>
          <w:t xml:space="preserve"> </w:t>
        </w:r>
      </w:ins>
      <w:r>
        <w:rPr>
          <w:sz w:val="24"/>
          <w:szCs w:val="24"/>
        </w:rPr>
        <w:t>company</w:t>
      </w:r>
      <w:del w:id="1408" w:author="Jordan Wipf" w:date="2018-10-25T20:43:00Z">
        <w:r w:rsidDel="008D62B3">
          <w:rPr>
            <w:sz w:val="24"/>
            <w:szCs w:val="24"/>
          </w:rPr>
          <w:delText xml:space="preserve">  </w:delText>
        </w:r>
      </w:del>
      <w:ins w:id="1409" w:author="Jordan Wipf" w:date="2018-10-25T20:43:00Z">
        <w:r>
          <w:rPr>
            <w:sz w:val="24"/>
            <w:szCs w:val="24"/>
          </w:rPr>
          <w:t xml:space="preserve"> </w:t>
        </w:r>
      </w:ins>
      <w:r>
        <w:rPr>
          <w:sz w:val="24"/>
          <w:szCs w:val="24"/>
        </w:rPr>
        <w:t>can</w:t>
      </w:r>
      <w:del w:id="1410" w:author="Jordan Wipf" w:date="2018-10-25T20:43:00Z">
        <w:r w:rsidDel="008D62B3">
          <w:rPr>
            <w:sz w:val="24"/>
            <w:szCs w:val="24"/>
          </w:rPr>
          <w:delText xml:space="preserve">  </w:delText>
        </w:r>
      </w:del>
      <w:ins w:id="1411" w:author="Jordan Wipf" w:date="2018-10-25T20:43:00Z">
        <w:r>
          <w:rPr>
            <w:sz w:val="24"/>
            <w:szCs w:val="24"/>
          </w:rPr>
          <w:t xml:space="preserve"> </w:t>
        </w:r>
      </w:ins>
      <w:r>
        <w:rPr>
          <w:sz w:val="24"/>
          <w:szCs w:val="24"/>
        </w:rPr>
        <w:t>be analyzed that goes beyond from just reading a couple of articles on the stocks.</w:t>
      </w:r>
    </w:p>
    <w:p w14:paraId="6C4CE67F" w14:textId="77777777" w:rsidR="005F2E6A" w:rsidRDefault="008D62B3">
      <w:pPr>
        <w:spacing w:before="24"/>
        <w:ind w:left="460"/>
        <w:rPr>
          <w:sz w:val="24"/>
          <w:szCs w:val="24"/>
        </w:rPr>
      </w:pPr>
      <w:del w:id="1412" w:author="Jordan Wipf" w:date="2018-10-25T20:43:00Z">
        <w:r w:rsidDel="008D62B3">
          <w:rPr>
            <w:sz w:val="24"/>
            <w:szCs w:val="24"/>
          </w:rPr>
          <w:delText xml:space="preserve">  </w:delText>
        </w:r>
      </w:del>
      <w:ins w:id="1413" w:author="Jordan Wipf" w:date="2018-10-25T20:43:00Z">
        <w:r>
          <w:rPr>
            <w:sz w:val="24"/>
            <w:szCs w:val="24"/>
          </w:rPr>
          <w:t xml:space="preserve"> </w:t>
        </w:r>
      </w:ins>
      <w:del w:id="1414" w:author="Jordan Wipf" w:date="2018-10-25T20:43:00Z">
        <w:r w:rsidDel="008D62B3">
          <w:rPr>
            <w:sz w:val="24"/>
            <w:szCs w:val="24"/>
          </w:rPr>
          <w:delText xml:space="preserve">  </w:delText>
        </w:r>
      </w:del>
      <w:ins w:id="1415" w:author="Jordan Wipf" w:date="2018-10-25T20:43:00Z">
        <w:r>
          <w:rPr>
            <w:sz w:val="24"/>
            <w:szCs w:val="24"/>
          </w:rPr>
          <w:t xml:space="preserve"> </w:t>
        </w:r>
      </w:ins>
      <w:r>
        <w:rPr>
          <w:sz w:val="24"/>
          <w:szCs w:val="24"/>
        </w:rPr>
        <w:t>Concentrate on Continuous Growth.</w:t>
      </w:r>
    </w:p>
    <w:p w14:paraId="5D338C26" w14:textId="77777777" w:rsidR="005F2E6A" w:rsidRDefault="008D62B3">
      <w:pPr>
        <w:spacing w:before="18"/>
        <w:ind w:left="1180"/>
        <w:rPr>
          <w:sz w:val="24"/>
          <w:szCs w:val="24"/>
        </w:rPr>
      </w:pPr>
      <w:r>
        <w:rPr>
          <w:rFonts w:ascii="Courier New" w:eastAsia="Courier New" w:hAnsi="Courier New" w:cs="Courier New"/>
          <w:sz w:val="24"/>
          <w:szCs w:val="24"/>
        </w:rPr>
        <w:t xml:space="preserve">o </w:t>
      </w:r>
      <w:r>
        <w:rPr>
          <w:sz w:val="24"/>
          <w:szCs w:val="24"/>
        </w:rPr>
        <w:t>Even if its small. Growth on the long-term becomes big.</w:t>
      </w:r>
    </w:p>
    <w:p w14:paraId="1D946AF1" w14:textId="77777777" w:rsidR="005F2E6A" w:rsidRDefault="008D62B3">
      <w:pPr>
        <w:spacing w:before="3"/>
        <w:ind w:left="460"/>
        <w:rPr>
          <w:sz w:val="24"/>
          <w:szCs w:val="24"/>
        </w:rPr>
      </w:pPr>
      <w:del w:id="1416" w:author="Jordan Wipf" w:date="2018-10-25T20:43:00Z">
        <w:r w:rsidDel="008D62B3">
          <w:rPr>
            <w:sz w:val="24"/>
            <w:szCs w:val="24"/>
          </w:rPr>
          <w:delText xml:space="preserve">  </w:delText>
        </w:r>
      </w:del>
      <w:ins w:id="1417" w:author="Jordan Wipf" w:date="2018-10-25T20:43:00Z">
        <w:r>
          <w:rPr>
            <w:sz w:val="24"/>
            <w:szCs w:val="24"/>
          </w:rPr>
          <w:t xml:space="preserve"> </w:t>
        </w:r>
      </w:ins>
      <w:del w:id="1418" w:author="Jordan Wipf" w:date="2018-10-25T20:43:00Z">
        <w:r w:rsidDel="008D62B3">
          <w:rPr>
            <w:sz w:val="24"/>
            <w:szCs w:val="24"/>
          </w:rPr>
          <w:delText xml:space="preserve">  </w:delText>
        </w:r>
      </w:del>
      <w:ins w:id="1419" w:author="Jordan Wipf" w:date="2018-10-25T20:43:00Z">
        <w:r>
          <w:rPr>
            <w:sz w:val="24"/>
            <w:szCs w:val="24"/>
          </w:rPr>
          <w:t xml:space="preserve"> </w:t>
        </w:r>
      </w:ins>
      <w:r>
        <w:rPr>
          <w:sz w:val="24"/>
          <w:szCs w:val="24"/>
        </w:rPr>
        <w:t>Diversification is key. More details after this list.</w:t>
      </w:r>
    </w:p>
    <w:p w14:paraId="61D770EC" w14:textId="77777777" w:rsidR="005F2E6A" w:rsidRDefault="008D62B3">
      <w:pPr>
        <w:tabs>
          <w:tab w:val="left" w:pos="820"/>
        </w:tabs>
        <w:spacing w:before="20" w:line="255" w:lineRule="auto"/>
        <w:ind w:left="820" w:right="78" w:hanging="360"/>
        <w:rPr>
          <w:sz w:val="24"/>
          <w:szCs w:val="24"/>
        </w:rPr>
      </w:pPr>
      <w:r>
        <w:rPr>
          <w:sz w:val="24"/>
          <w:szCs w:val="24"/>
        </w:rPr>
        <w:tab/>
        <w:t>Do not get impulsive over one day movements. For long-term investments, you should not monitor every hour how your stock is doing</w:t>
      </w:r>
    </w:p>
    <w:p w14:paraId="2113F19E" w14:textId="77777777" w:rsidR="005F2E6A" w:rsidRDefault="008D62B3">
      <w:pPr>
        <w:spacing w:before="7"/>
        <w:ind w:left="1180"/>
        <w:rPr>
          <w:sz w:val="24"/>
          <w:szCs w:val="24"/>
        </w:rPr>
      </w:pPr>
      <w:r>
        <w:rPr>
          <w:rFonts w:ascii="Courier New" w:eastAsia="Courier New" w:hAnsi="Courier New" w:cs="Courier New"/>
          <w:sz w:val="24"/>
          <w:szCs w:val="24"/>
        </w:rPr>
        <w:t xml:space="preserve">o </w:t>
      </w:r>
      <w:r>
        <w:rPr>
          <w:sz w:val="24"/>
          <w:szCs w:val="24"/>
        </w:rPr>
        <w:t>This is hard for beginners, but always be patient.</w:t>
      </w:r>
    </w:p>
    <w:p w14:paraId="1528F2BF" w14:textId="77777777" w:rsidR="005F2E6A" w:rsidRDefault="008D62B3">
      <w:pPr>
        <w:spacing w:before="3"/>
        <w:ind w:left="460"/>
        <w:rPr>
          <w:sz w:val="24"/>
          <w:szCs w:val="24"/>
        </w:rPr>
      </w:pPr>
      <w:del w:id="1420" w:author="Jordan Wipf" w:date="2018-10-25T20:43:00Z">
        <w:r w:rsidDel="008D62B3">
          <w:rPr>
            <w:sz w:val="24"/>
            <w:szCs w:val="24"/>
          </w:rPr>
          <w:delText xml:space="preserve">  </w:delText>
        </w:r>
      </w:del>
      <w:ins w:id="1421" w:author="Jordan Wipf" w:date="2018-10-25T20:43:00Z">
        <w:r>
          <w:rPr>
            <w:sz w:val="24"/>
            <w:szCs w:val="24"/>
          </w:rPr>
          <w:t xml:space="preserve"> </w:t>
        </w:r>
      </w:ins>
      <w:del w:id="1422" w:author="Jordan Wipf" w:date="2018-10-25T20:43:00Z">
        <w:r w:rsidDel="008D62B3">
          <w:rPr>
            <w:sz w:val="24"/>
            <w:szCs w:val="24"/>
          </w:rPr>
          <w:delText xml:space="preserve">  </w:delText>
        </w:r>
      </w:del>
      <w:ins w:id="1423" w:author="Jordan Wipf" w:date="2018-10-25T20:43:00Z">
        <w:r>
          <w:rPr>
            <w:sz w:val="24"/>
            <w:szCs w:val="24"/>
          </w:rPr>
          <w:t xml:space="preserve"> </w:t>
        </w:r>
      </w:ins>
      <w:r>
        <w:rPr>
          <w:sz w:val="24"/>
          <w:szCs w:val="24"/>
        </w:rPr>
        <w:t>Avoid Downward Trends</w:t>
      </w:r>
    </w:p>
    <w:p w14:paraId="5EF553A4" w14:textId="77777777" w:rsidR="005F2E6A" w:rsidRDefault="008D62B3">
      <w:pPr>
        <w:spacing w:before="18"/>
        <w:ind w:left="1180"/>
        <w:rPr>
          <w:sz w:val="24"/>
          <w:szCs w:val="24"/>
        </w:rPr>
      </w:pPr>
      <w:r>
        <w:rPr>
          <w:rFonts w:ascii="Courier New" w:eastAsia="Courier New" w:hAnsi="Courier New" w:cs="Courier New"/>
          <w:sz w:val="24"/>
          <w:szCs w:val="24"/>
        </w:rPr>
        <w:t>o</w:t>
      </w:r>
      <w:del w:id="1424" w:author="Jordan Wipf" w:date="2018-10-25T20:43:00Z">
        <w:r w:rsidDel="008D62B3">
          <w:rPr>
            <w:rFonts w:ascii="Courier New" w:eastAsia="Courier New" w:hAnsi="Courier New" w:cs="Courier New"/>
            <w:sz w:val="24"/>
            <w:szCs w:val="24"/>
          </w:rPr>
          <w:delText xml:space="preserve">  </w:delText>
        </w:r>
      </w:del>
      <w:ins w:id="1425" w:author="Jordan Wipf" w:date="2018-10-25T20:43:00Z">
        <w:r>
          <w:rPr>
            <w:rFonts w:ascii="Courier New" w:eastAsia="Courier New" w:hAnsi="Courier New" w:cs="Courier New"/>
            <w:sz w:val="24"/>
            <w:szCs w:val="24"/>
          </w:rPr>
          <w:t xml:space="preserve"> </w:t>
        </w:r>
      </w:ins>
      <w:r>
        <w:rPr>
          <w:sz w:val="24"/>
          <w:szCs w:val="24"/>
        </w:rPr>
        <w:t>Also avoid Horizontal Trends with very little downward behavior.</w:t>
      </w:r>
    </w:p>
    <w:p w14:paraId="049694A5" w14:textId="77777777" w:rsidR="005F2E6A" w:rsidRDefault="008D62B3">
      <w:pPr>
        <w:spacing w:before="3"/>
        <w:ind w:left="460"/>
        <w:rPr>
          <w:sz w:val="24"/>
          <w:szCs w:val="24"/>
        </w:rPr>
      </w:pPr>
      <w:del w:id="1426" w:author="Jordan Wipf" w:date="2018-10-25T20:43:00Z">
        <w:r w:rsidDel="008D62B3">
          <w:rPr>
            <w:sz w:val="24"/>
            <w:szCs w:val="24"/>
          </w:rPr>
          <w:delText xml:space="preserve">  </w:delText>
        </w:r>
      </w:del>
      <w:ins w:id="1427" w:author="Jordan Wipf" w:date="2018-10-25T20:43:00Z">
        <w:r>
          <w:rPr>
            <w:sz w:val="24"/>
            <w:szCs w:val="24"/>
          </w:rPr>
          <w:t xml:space="preserve"> </w:t>
        </w:r>
      </w:ins>
      <w:del w:id="1428" w:author="Jordan Wipf" w:date="2018-10-25T20:43:00Z">
        <w:r w:rsidDel="008D62B3">
          <w:rPr>
            <w:sz w:val="24"/>
            <w:szCs w:val="24"/>
          </w:rPr>
          <w:delText xml:space="preserve">  </w:delText>
        </w:r>
      </w:del>
      <w:ins w:id="1429" w:author="Jordan Wipf" w:date="2018-10-25T20:43:00Z">
        <w:r>
          <w:rPr>
            <w:sz w:val="24"/>
            <w:szCs w:val="24"/>
          </w:rPr>
          <w:t xml:space="preserve"> </w:t>
        </w:r>
      </w:ins>
      <w:r>
        <w:rPr>
          <w:sz w:val="24"/>
          <w:szCs w:val="24"/>
        </w:rPr>
        <w:t>Do not invest money you cannot afford to lose.</w:t>
      </w:r>
    </w:p>
    <w:p w14:paraId="1FD13E28" w14:textId="77777777" w:rsidR="005F2E6A" w:rsidRDefault="008D62B3">
      <w:pPr>
        <w:spacing w:before="18"/>
        <w:ind w:left="1180"/>
        <w:rPr>
          <w:sz w:val="24"/>
          <w:szCs w:val="24"/>
        </w:rPr>
      </w:pPr>
      <w:r>
        <w:rPr>
          <w:rFonts w:ascii="Courier New" w:eastAsia="Courier New" w:hAnsi="Courier New" w:cs="Courier New"/>
          <w:sz w:val="24"/>
          <w:szCs w:val="24"/>
        </w:rPr>
        <w:t xml:space="preserve">o </w:t>
      </w:r>
      <w:r>
        <w:rPr>
          <w:sz w:val="24"/>
          <w:szCs w:val="24"/>
        </w:rPr>
        <w:t>Never use forms of debt (like credit cards) to invest on stocks</w:t>
      </w:r>
      <w:ins w:id="1430" w:author="Jordan Wipf" w:date="2018-10-25T21:19:00Z">
        <w:r w:rsidR="0046529D">
          <w:rPr>
            <w:sz w:val="24"/>
            <w:szCs w:val="24"/>
          </w:rPr>
          <w:t xml:space="preserve"> -</w:t>
        </w:r>
      </w:ins>
      <w:del w:id="1431" w:author="Jordan Wipf" w:date="2018-10-25T21:19:00Z">
        <w:r w:rsidDel="0046529D">
          <w:rPr>
            <w:sz w:val="24"/>
            <w:szCs w:val="24"/>
          </w:rPr>
          <w:delText>,</w:delText>
        </w:r>
      </w:del>
      <w:r>
        <w:rPr>
          <w:sz w:val="24"/>
          <w:szCs w:val="24"/>
        </w:rPr>
        <w:t xml:space="preserve"> first pay your bills.</w:t>
      </w:r>
    </w:p>
    <w:p w14:paraId="394A518F" w14:textId="77777777" w:rsidR="005F2E6A" w:rsidRDefault="008D62B3">
      <w:pPr>
        <w:spacing w:before="3"/>
        <w:ind w:left="460"/>
        <w:rPr>
          <w:sz w:val="24"/>
          <w:szCs w:val="24"/>
        </w:rPr>
      </w:pPr>
      <w:del w:id="1432" w:author="Jordan Wipf" w:date="2018-10-25T20:43:00Z">
        <w:r w:rsidDel="008D62B3">
          <w:rPr>
            <w:sz w:val="24"/>
            <w:szCs w:val="24"/>
          </w:rPr>
          <w:delText xml:space="preserve">  </w:delText>
        </w:r>
      </w:del>
      <w:ins w:id="1433" w:author="Jordan Wipf" w:date="2018-10-25T20:43:00Z">
        <w:r>
          <w:rPr>
            <w:sz w:val="24"/>
            <w:szCs w:val="24"/>
          </w:rPr>
          <w:t xml:space="preserve"> </w:t>
        </w:r>
      </w:ins>
      <w:del w:id="1434" w:author="Jordan Wipf" w:date="2018-10-25T20:43:00Z">
        <w:r w:rsidDel="008D62B3">
          <w:rPr>
            <w:sz w:val="24"/>
            <w:szCs w:val="24"/>
          </w:rPr>
          <w:delText xml:space="preserve">  </w:delText>
        </w:r>
      </w:del>
      <w:ins w:id="1435" w:author="Jordan Wipf" w:date="2018-10-25T20:43:00Z">
        <w:r>
          <w:rPr>
            <w:sz w:val="24"/>
            <w:szCs w:val="24"/>
          </w:rPr>
          <w:t xml:space="preserve"> </w:t>
        </w:r>
      </w:ins>
      <w:r>
        <w:rPr>
          <w:sz w:val="24"/>
          <w:szCs w:val="24"/>
        </w:rPr>
        <w:t>Do not believe everything you read from the internet that was written by a person.</w:t>
      </w:r>
    </w:p>
    <w:p w14:paraId="7327AA4C" w14:textId="77777777" w:rsidR="005F2E6A" w:rsidRDefault="008D62B3">
      <w:pPr>
        <w:spacing w:before="21"/>
        <w:ind w:left="1180"/>
        <w:rPr>
          <w:sz w:val="24"/>
          <w:szCs w:val="24"/>
        </w:rPr>
      </w:pPr>
      <w:r>
        <w:rPr>
          <w:rFonts w:ascii="Courier New" w:eastAsia="Courier New" w:hAnsi="Courier New" w:cs="Courier New"/>
          <w:sz w:val="24"/>
          <w:szCs w:val="24"/>
        </w:rPr>
        <w:t xml:space="preserve">o </w:t>
      </w:r>
      <w:r>
        <w:rPr>
          <w:sz w:val="24"/>
          <w:szCs w:val="24"/>
        </w:rPr>
        <w:t>That is an opinion that could be either true or false.</w:t>
      </w:r>
    </w:p>
    <w:p w14:paraId="53BD0D29" w14:textId="77777777" w:rsidR="005F2E6A" w:rsidRDefault="008D62B3">
      <w:pPr>
        <w:spacing w:before="3"/>
        <w:ind w:left="460"/>
        <w:rPr>
          <w:sz w:val="24"/>
          <w:szCs w:val="24"/>
        </w:rPr>
      </w:pPr>
      <w:del w:id="1436" w:author="Jordan Wipf" w:date="2018-10-25T20:43:00Z">
        <w:r w:rsidDel="008D62B3">
          <w:rPr>
            <w:sz w:val="24"/>
            <w:szCs w:val="24"/>
          </w:rPr>
          <w:delText xml:space="preserve">  </w:delText>
        </w:r>
      </w:del>
      <w:ins w:id="1437" w:author="Jordan Wipf" w:date="2018-10-25T20:43:00Z">
        <w:r>
          <w:rPr>
            <w:sz w:val="24"/>
            <w:szCs w:val="24"/>
          </w:rPr>
          <w:t xml:space="preserve"> </w:t>
        </w:r>
      </w:ins>
      <w:del w:id="1438" w:author="Jordan Wipf" w:date="2018-10-25T20:43:00Z">
        <w:r w:rsidDel="008D62B3">
          <w:rPr>
            <w:sz w:val="24"/>
            <w:szCs w:val="24"/>
          </w:rPr>
          <w:delText xml:space="preserve">  </w:delText>
        </w:r>
      </w:del>
      <w:ins w:id="1439" w:author="Jordan Wipf" w:date="2018-10-25T20:43:00Z">
        <w:r>
          <w:rPr>
            <w:sz w:val="24"/>
            <w:szCs w:val="24"/>
          </w:rPr>
          <w:t xml:space="preserve"> </w:t>
        </w:r>
      </w:ins>
      <w:r>
        <w:rPr>
          <w:sz w:val="24"/>
          <w:szCs w:val="24"/>
        </w:rPr>
        <w:t>Trust more the numbers,</w:t>
      </w:r>
      <w:ins w:id="1440" w:author="Jordan Wipf" w:date="2018-10-25T21:19:00Z">
        <w:r w:rsidR="0046529D">
          <w:rPr>
            <w:sz w:val="24"/>
            <w:szCs w:val="24"/>
          </w:rPr>
          <w:t xml:space="preserve"> and </w:t>
        </w:r>
      </w:ins>
      <w:del w:id="1441" w:author="Jordan Wipf" w:date="2018-10-25T21:19:00Z">
        <w:r w:rsidDel="0046529D">
          <w:rPr>
            <w:sz w:val="24"/>
            <w:szCs w:val="24"/>
          </w:rPr>
          <w:delText xml:space="preserve"> </w:delText>
        </w:r>
      </w:del>
      <w:r>
        <w:rPr>
          <w:sz w:val="24"/>
          <w:szCs w:val="24"/>
        </w:rPr>
        <w:t>information from the company, that has no</w:t>
      </w:r>
      <w:del w:id="1442" w:author="Jordan Wipf" w:date="2018-10-25T21:19:00Z">
        <w:r w:rsidDel="0046529D">
          <w:rPr>
            <w:sz w:val="24"/>
            <w:szCs w:val="24"/>
          </w:rPr>
          <w:delText>t</w:delText>
        </w:r>
      </w:del>
      <w:r>
        <w:rPr>
          <w:sz w:val="24"/>
          <w:szCs w:val="24"/>
        </w:rPr>
        <w:t xml:space="preserve"> personal input.</w:t>
      </w:r>
    </w:p>
    <w:p w14:paraId="16AEB8EF" w14:textId="77777777" w:rsidR="005F2E6A" w:rsidRDefault="008D62B3">
      <w:pPr>
        <w:spacing w:before="18"/>
        <w:ind w:left="1180"/>
        <w:rPr>
          <w:sz w:val="24"/>
          <w:szCs w:val="24"/>
        </w:rPr>
      </w:pPr>
      <w:r>
        <w:rPr>
          <w:rFonts w:ascii="Courier New" w:eastAsia="Courier New" w:hAnsi="Courier New" w:cs="Courier New"/>
          <w:sz w:val="24"/>
          <w:szCs w:val="24"/>
        </w:rPr>
        <w:t>o</w:t>
      </w:r>
      <w:del w:id="1443" w:author="Jordan Wipf" w:date="2018-10-25T20:43:00Z">
        <w:r w:rsidDel="008D62B3">
          <w:rPr>
            <w:rFonts w:ascii="Courier New" w:eastAsia="Courier New" w:hAnsi="Courier New" w:cs="Courier New"/>
            <w:sz w:val="24"/>
            <w:szCs w:val="24"/>
          </w:rPr>
          <w:delText xml:space="preserve">  </w:delText>
        </w:r>
      </w:del>
      <w:ins w:id="1444" w:author="Jordan Wipf" w:date="2018-10-25T20:43:00Z">
        <w:r>
          <w:rPr>
            <w:rFonts w:ascii="Courier New" w:eastAsia="Courier New" w:hAnsi="Courier New" w:cs="Courier New"/>
            <w:sz w:val="24"/>
            <w:szCs w:val="24"/>
          </w:rPr>
          <w:t xml:space="preserve"> </w:t>
        </w:r>
      </w:ins>
      <w:r>
        <w:rPr>
          <w:sz w:val="24"/>
          <w:szCs w:val="24"/>
        </w:rPr>
        <w:t>However, be smart on how you interpret those numbers.</w:t>
      </w:r>
    </w:p>
    <w:p w14:paraId="47F976E6" w14:textId="77777777" w:rsidR="005F2E6A" w:rsidRDefault="008D62B3">
      <w:pPr>
        <w:spacing w:before="4"/>
        <w:ind w:left="460"/>
        <w:rPr>
          <w:sz w:val="24"/>
          <w:szCs w:val="24"/>
        </w:rPr>
      </w:pPr>
      <w:del w:id="1445" w:author="Jordan Wipf" w:date="2018-10-25T20:43:00Z">
        <w:r w:rsidDel="008D62B3">
          <w:rPr>
            <w:sz w:val="24"/>
            <w:szCs w:val="24"/>
          </w:rPr>
          <w:delText xml:space="preserve">  </w:delText>
        </w:r>
      </w:del>
      <w:ins w:id="1446" w:author="Jordan Wipf" w:date="2018-10-25T20:43:00Z">
        <w:r>
          <w:rPr>
            <w:sz w:val="24"/>
            <w:szCs w:val="24"/>
          </w:rPr>
          <w:t xml:space="preserve"> </w:t>
        </w:r>
      </w:ins>
      <w:del w:id="1447" w:author="Jordan Wipf" w:date="2018-10-25T20:43:00Z">
        <w:r w:rsidDel="008D62B3">
          <w:rPr>
            <w:sz w:val="24"/>
            <w:szCs w:val="24"/>
          </w:rPr>
          <w:delText xml:space="preserve">  </w:delText>
        </w:r>
      </w:del>
      <w:ins w:id="1448" w:author="Jordan Wipf" w:date="2018-10-25T20:43:00Z">
        <w:r>
          <w:rPr>
            <w:sz w:val="24"/>
            <w:szCs w:val="24"/>
          </w:rPr>
          <w:t xml:space="preserve"> </w:t>
        </w:r>
      </w:ins>
      <w:r>
        <w:rPr>
          <w:sz w:val="24"/>
          <w:szCs w:val="24"/>
        </w:rPr>
        <w:t>Do not get confident</w:t>
      </w:r>
      <w:ins w:id="1449" w:author="Jordan Wipf" w:date="2018-10-25T21:19:00Z">
        <w:r w:rsidR="0046529D">
          <w:rPr>
            <w:sz w:val="24"/>
            <w:szCs w:val="24"/>
          </w:rPr>
          <w:t xml:space="preserve"> in</w:t>
        </w:r>
      </w:ins>
      <w:r>
        <w:rPr>
          <w:sz w:val="24"/>
          <w:szCs w:val="24"/>
        </w:rPr>
        <w:t xml:space="preserve"> or attached to stocks.</w:t>
      </w:r>
    </w:p>
    <w:p w14:paraId="485339BC" w14:textId="77777777" w:rsidR="005F2E6A" w:rsidRDefault="008D62B3">
      <w:pPr>
        <w:spacing w:before="18"/>
        <w:ind w:left="1180"/>
        <w:rPr>
          <w:sz w:val="24"/>
          <w:szCs w:val="24"/>
        </w:rPr>
      </w:pPr>
      <w:r>
        <w:rPr>
          <w:rFonts w:ascii="Courier New" w:eastAsia="Courier New" w:hAnsi="Courier New" w:cs="Courier New"/>
          <w:sz w:val="24"/>
          <w:szCs w:val="24"/>
        </w:rPr>
        <w:t xml:space="preserve">o </w:t>
      </w:r>
      <w:proofErr w:type="gramStart"/>
      <w:r>
        <w:rPr>
          <w:sz w:val="24"/>
          <w:szCs w:val="24"/>
        </w:rPr>
        <w:t>At</w:t>
      </w:r>
      <w:proofErr w:type="gramEnd"/>
      <w:r>
        <w:rPr>
          <w:sz w:val="24"/>
          <w:szCs w:val="24"/>
        </w:rPr>
        <w:t xml:space="preserve"> the end, everything is possible.</w:t>
      </w:r>
    </w:p>
    <w:p w14:paraId="3BDAB584" w14:textId="77777777" w:rsidR="005F2E6A" w:rsidRDefault="008D62B3">
      <w:pPr>
        <w:spacing w:before="3"/>
        <w:ind w:left="460"/>
        <w:rPr>
          <w:sz w:val="24"/>
          <w:szCs w:val="24"/>
        </w:rPr>
      </w:pPr>
      <w:del w:id="1450" w:author="Jordan Wipf" w:date="2018-10-25T20:43:00Z">
        <w:r w:rsidDel="008D62B3">
          <w:rPr>
            <w:sz w:val="24"/>
            <w:szCs w:val="24"/>
          </w:rPr>
          <w:delText xml:space="preserve">  </w:delText>
        </w:r>
      </w:del>
      <w:ins w:id="1451" w:author="Jordan Wipf" w:date="2018-10-25T20:43:00Z">
        <w:r>
          <w:rPr>
            <w:sz w:val="24"/>
            <w:szCs w:val="24"/>
          </w:rPr>
          <w:t xml:space="preserve"> </w:t>
        </w:r>
      </w:ins>
      <w:del w:id="1452" w:author="Jordan Wipf" w:date="2018-10-25T20:43:00Z">
        <w:r w:rsidDel="008D62B3">
          <w:rPr>
            <w:sz w:val="24"/>
            <w:szCs w:val="24"/>
          </w:rPr>
          <w:delText xml:space="preserve">  </w:delText>
        </w:r>
      </w:del>
      <w:ins w:id="1453" w:author="Jordan Wipf" w:date="2018-10-25T20:43:00Z">
        <w:r>
          <w:rPr>
            <w:sz w:val="24"/>
            <w:szCs w:val="24"/>
          </w:rPr>
          <w:t xml:space="preserve"> </w:t>
        </w:r>
      </w:ins>
      <w:r>
        <w:rPr>
          <w:sz w:val="24"/>
          <w:szCs w:val="24"/>
        </w:rPr>
        <w:t>Always be open to learn.</w:t>
      </w:r>
    </w:p>
    <w:p w14:paraId="50726916" w14:textId="77777777" w:rsidR="005F2E6A" w:rsidRDefault="008D62B3">
      <w:pPr>
        <w:spacing w:before="21"/>
        <w:ind w:left="1180"/>
        <w:rPr>
          <w:sz w:val="24"/>
          <w:szCs w:val="24"/>
        </w:rPr>
      </w:pPr>
      <w:r>
        <w:rPr>
          <w:rFonts w:ascii="Courier New" w:eastAsia="Courier New" w:hAnsi="Courier New" w:cs="Courier New"/>
          <w:sz w:val="24"/>
          <w:szCs w:val="24"/>
        </w:rPr>
        <w:t xml:space="preserve">o </w:t>
      </w:r>
      <w:proofErr w:type="gramStart"/>
      <w:r>
        <w:rPr>
          <w:sz w:val="24"/>
          <w:szCs w:val="24"/>
        </w:rPr>
        <w:t>The</w:t>
      </w:r>
      <w:proofErr w:type="gramEnd"/>
      <w:r>
        <w:rPr>
          <w:sz w:val="24"/>
          <w:szCs w:val="24"/>
        </w:rPr>
        <w:t xml:space="preserve"> more books you read, the more you can become better at predicting stocks.</w:t>
      </w:r>
    </w:p>
    <w:p w14:paraId="50364C8E" w14:textId="77777777" w:rsidR="005F2E6A" w:rsidRDefault="005F2E6A">
      <w:pPr>
        <w:spacing w:before="10" w:line="140" w:lineRule="exact"/>
        <w:rPr>
          <w:sz w:val="15"/>
          <w:szCs w:val="15"/>
        </w:rPr>
      </w:pPr>
    </w:p>
    <w:p w14:paraId="4E23BC13" w14:textId="77777777" w:rsidR="005F2E6A" w:rsidRDefault="008D62B3">
      <w:pPr>
        <w:spacing w:line="260" w:lineRule="auto"/>
        <w:ind w:left="100" w:right="82"/>
        <w:jc w:val="both"/>
        <w:rPr>
          <w:sz w:val="24"/>
          <w:szCs w:val="24"/>
        </w:rPr>
        <w:sectPr w:rsidR="005F2E6A">
          <w:pgSz w:w="12240" w:h="15840"/>
          <w:pgMar w:top="1380" w:right="1320" w:bottom="280" w:left="1340" w:header="0" w:footer="1040" w:gutter="0"/>
          <w:cols w:space="720"/>
        </w:sectPr>
      </w:pPr>
      <w:r>
        <w:rPr>
          <w:sz w:val="24"/>
          <w:szCs w:val="24"/>
        </w:rPr>
        <w:t>Now that we have covered the key points for long-term investments, let us go in detail for some of them.</w:t>
      </w:r>
    </w:p>
    <w:p w14:paraId="4BF31299" w14:textId="77777777" w:rsidR="005F2E6A" w:rsidRDefault="008D62B3">
      <w:pPr>
        <w:spacing w:before="59"/>
        <w:ind w:left="100" w:right="7426"/>
        <w:jc w:val="both"/>
        <w:rPr>
          <w:sz w:val="32"/>
          <w:szCs w:val="32"/>
        </w:rPr>
      </w:pPr>
      <w:r>
        <w:rPr>
          <w:b/>
          <w:color w:val="0099CC"/>
          <w:w w:val="99"/>
          <w:sz w:val="32"/>
          <w:szCs w:val="32"/>
        </w:rPr>
        <w:lastRenderedPageBreak/>
        <w:t>Diversification</w:t>
      </w:r>
    </w:p>
    <w:p w14:paraId="471D4E6C" w14:textId="77777777" w:rsidR="005F2E6A" w:rsidRDefault="008D62B3">
      <w:pPr>
        <w:spacing w:before="28" w:line="258" w:lineRule="auto"/>
        <w:ind w:left="100" w:right="73"/>
        <w:jc w:val="both"/>
        <w:rPr>
          <w:sz w:val="24"/>
          <w:szCs w:val="24"/>
        </w:rPr>
      </w:pPr>
      <w:r>
        <w:rPr>
          <w:b/>
          <w:sz w:val="24"/>
          <w:szCs w:val="24"/>
        </w:rPr>
        <w:t xml:space="preserve">Diversification </w:t>
      </w:r>
      <w:r>
        <w:rPr>
          <w:sz w:val="24"/>
          <w:szCs w:val="24"/>
        </w:rP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Pr>
          <w:b/>
          <w:sz w:val="24"/>
          <w:szCs w:val="24"/>
        </w:rPr>
        <w:t xml:space="preserve">Why? Because, a sector of the market could go down in any moment. </w:t>
      </w:r>
      <w:r>
        <w:rPr>
          <w:sz w:val="24"/>
          <w:szCs w:val="24"/>
        </w:rPr>
        <w:t>Let us take for example the oil industry. If all your money is</w:t>
      </w:r>
      <w:del w:id="1454" w:author="Jordan Wipf" w:date="2018-10-25T20:43:00Z">
        <w:r w:rsidDel="008D62B3">
          <w:rPr>
            <w:sz w:val="24"/>
            <w:szCs w:val="24"/>
          </w:rPr>
          <w:delText xml:space="preserve">  </w:delText>
        </w:r>
      </w:del>
      <w:ins w:id="1455" w:author="Jordan Wipf" w:date="2018-10-25T20:43:00Z">
        <w:r>
          <w:rPr>
            <w:sz w:val="24"/>
            <w:szCs w:val="24"/>
          </w:rPr>
          <w:t xml:space="preserve"> </w:t>
        </w:r>
      </w:ins>
      <w:r>
        <w:rPr>
          <w:sz w:val="24"/>
          <w:szCs w:val="24"/>
        </w:rPr>
        <w:t>invested</w:t>
      </w:r>
      <w:del w:id="1456" w:author="Jordan Wipf" w:date="2018-10-25T20:43:00Z">
        <w:r w:rsidDel="008D62B3">
          <w:rPr>
            <w:sz w:val="24"/>
            <w:szCs w:val="24"/>
          </w:rPr>
          <w:delText xml:space="preserve">  </w:delText>
        </w:r>
      </w:del>
      <w:ins w:id="1457" w:author="Jordan Wipf" w:date="2018-10-25T20:43:00Z">
        <w:r>
          <w:rPr>
            <w:sz w:val="24"/>
            <w:szCs w:val="24"/>
          </w:rPr>
          <w:t xml:space="preserve"> </w:t>
        </w:r>
      </w:ins>
      <w:r>
        <w:rPr>
          <w:sz w:val="24"/>
          <w:szCs w:val="24"/>
        </w:rPr>
        <w:t>oil</w:t>
      </w:r>
      <w:del w:id="1458" w:author="Jordan Wipf" w:date="2018-10-25T20:43:00Z">
        <w:r w:rsidDel="008D62B3">
          <w:rPr>
            <w:sz w:val="24"/>
            <w:szCs w:val="24"/>
          </w:rPr>
          <w:delText xml:space="preserve">  </w:delText>
        </w:r>
      </w:del>
      <w:ins w:id="1459" w:author="Jordan Wipf" w:date="2018-10-25T20:43:00Z">
        <w:r>
          <w:rPr>
            <w:sz w:val="24"/>
            <w:szCs w:val="24"/>
          </w:rPr>
          <w:t xml:space="preserve"> </w:t>
        </w:r>
      </w:ins>
      <w:r>
        <w:rPr>
          <w:sz w:val="24"/>
          <w:szCs w:val="24"/>
        </w:rPr>
        <w:t>industries,</w:t>
      </w:r>
      <w:del w:id="1460" w:author="Jordan Wipf" w:date="2018-10-25T20:43:00Z">
        <w:r w:rsidDel="008D62B3">
          <w:rPr>
            <w:sz w:val="24"/>
            <w:szCs w:val="24"/>
          </w:rPr>
          <w:delText xml:space="preserve">  </w:delText>
        </w:r>
      </w:del>
      <w:ins w:id="1461" w:author="Jordan Wipf" w:date="2018-10-25T20:43:00Z">
        <w:r>
          <w:rPr>
            <w:sz w:val="24"/>
            <w:szCs w:val="24"/>
          </w:rPr>
          <w:t xml:space="preserve"> </w:t>
        </w:r>
      </w:ins>
      <w:r>
        <w:rPr>
          <w:sz w:val="24"/>
          <w:szCs w:val="24"/>
        </w:rPr>
        <w:t>right</w:t>
      </w:r>
      <w:del w:id="1462" w:author="Jordan Wipf" w:date="2018-10-25T20:43:00Z">
        <w:r w:rsidDel="008D62B3">
          <w:rPr>
            <w:sz w:val="24"/>
            <w:szCs w:val="24"/>
          </w:rPr>
          <w:delText xml:space="preserve">  </w:delText>
        </w:r>
      </w:del>
      <w:ins w:id="1463" w:author="Jordan Wipf" w:date="2018-10-25T20:43:00Z">
        <w:r>
          <w:rPr>
            <w:sz w:val="24"/>
            <w:szCs w:val="24"/>
          </w:rPr>
          <w:t xml:space="preserve"> </w:t>
        </w:r>
      </w:ins>
      <w:r>
        <w:rPr>
          <w:sz w:val="24"/>
          <w:szCs w:val="24"/>
        </w:rPr>
        <w:t>now</w:t>
      </w:r>
      <w:del w:id="1464" w:author="Jordan Wipf" w:date="2018-10-25T20:43:00Z">
        <w:r w:rsidDel="008D62B3">
          <w:rPr>
            <w:sz w:val="24"/>
            <w:szCs w:val="24"/>
          </w:rPr>
          <w:delText xml:space="preserve">  </w:delText>
        </w:r>
      </w:del>
      <w:ins w:id="1465" w:author="Jordan Wipf" w:date="2018-10-25T20:43:00Z">
        <w:r>
          <w:rPr>
            <w:sz w:val="24"/>
            <w:szCs w:val="24"/>
          </w:rPr>
          <w:t xml:space="preserve"> </w:t>
        </w:r>
      </w:ins>
      <w:r>
        <w:rPr>
          <w:sz w:val="24"/>
          <w:szCs w:val="24"/>
        </w:rPr>
        <w:t>there</w:t>
      </w:r>
      <w:del w:id="1466" w:author="Jordan Wipf" w:date="2018-10-25T20:43:00Z">
        <w:r w:rsidDel="008D62B3">
          <w:rPr>
            <w:sz w:val="24"/>
            <w:szCs w:val="24"/>
          </w:rPr>
          <w:delText xml:space="preserve">  </w:delText>
        </w:r>
      </w:del>
      <w:ins w:id="1467" w:author="Jordan Wipf" w:date="2018-10-25T20:43:00Z">
        <w:r>
          <w:rPr>
            <w:sz w:val="24"/>
            <w:szCs w:val="24"/>
          </w:rPr>
          <w:t xml:space="preserve"> </w:t>
        </w:r>
      </w:ins>
      <w:r>
        <w:rPr>
          <w:sz w:val="24"/>
          <w:szCs w:val="24"/>
        </w:rPr>
        <w:t>will</w:t>
      </w:r>
      <w:del w:id="1468" w:author="Jordan Wipf" w:date="2018-10-25T20:43:00Z">
        <w:r w:rsidDel="008D62B3">
          <w:rPr>
            <w:sz w:val="24"/>
            <w:szCs w:val="24"/>
          </w:rPr>
          <w:delText xml:space="preserve">  </w:delText>
        </w:r>
      </w:del>
      <w:ins w:id="1469" w:author="Jordan Wipf" w:date="2018-10-25T20:43:00Z">
        <w:r>
          <w:rPr>
            <w:sz w:val="24"/>
            <w:szCs w:val="24"/>
          </w:rPr>
          <w:t xml:space="preserve"> </w:t>
        </w:r>
      </w:ins>
      <w:r>
        <w:rPr>
          <w:sz w:val="24"/>
          <w:szCs w:val="24"/>
        </w:rPr>
        <w:t>be income</w:t>
      </w:r>
      <w:del w:id="1470" w:author="Jordan Wipf" w:date="2018-10-25T20:43:00Z">
        <w:r w:rsidDel="008D62B3">
          <w:rPr>
            <w:sz w:val="24"/>
            <w:szCs w:val="24"/>
          </w:rPr>
          <w:delText xml:space="preserve">  </w:delText>
        </w:r>
      </w:del>
      <w:ins w:id="1471" w:author="Jordan Wipf" w:date="2018-10-25T20:43:00Z">
        <w:r>
          <w:rPr>
            <w:sz w:val="24"/>
            <w:szCs w:val="24"/>
          </w:rPr>
          <w:t xml:space="preserve"> </w:t>
        </w:r>
      </w:ins>
      <w:r>
        <w:rPr>
          <w:sz w:val="24"/>
          <w:szCs w:val="24"/>
        </w:rPr>
        <w:t>generated,</w:t>
      </w:r>
      <w:del w:id="1472" w:author="Jordan Wipf" w:date="2018-10-25T20:43:00Z">
        <w:r w:rsidDel="008D62B3">
          <w:rPr>
            <w:sz w:val="24"/>
            <w:szCs w:val="24"/>
          </w:rPr>
          <w:delText xml:space="preserve">  </w:delText>
        </w:r>
      </w:del>
      <w:ins w:id="1473" w:author="Jordan Wipf" w:date="2018-10-25T20:43:00Z">
        <w:r>
          <w:rPr>
            <w:sz w:val="24"/>
            <w:szCs w:val="24"/>
          </w:rPr>
          <w:t xml:space="preserve"> </w:t>
        </w:r>
      </w:ins>
      <w:r>
        <w:rPr>
          <w:sz w:val="24"/>
          <w:szCs w:val="24"/>
        </w:rPr>
        <w:t>but</w:t>
      </w:r>
      <w:del w:id="1474" w:author="Jordan Wipf" w:date="2018-10-25T20:43:00Z">
        <w:r w:rsidDel="008D62B3">
          <w:rPr>
            <w:sz w:val="24"/>
            <w:szCs w:val="24"/>
          </w:rPr>
          <w:delText xml:space="preserve">  </w:delText>
        </w:r>
      </w:del>
      <w:ins w:id="1475" w:author="Jordan Wipf" w:date="2018-10-25T20:43:00Z">
        <w:r>
          <w:rPr>
            <w:sz w:val="24"/>
            <w:szCs w:val="24"/>
          </w:rPr>
          <w:t xml:space="preserve"> </w:t>
        </w:r>
      </w:ins>
      <w:r>
        <w:rPr>
          <w:sz w:val="24"/>
          <w:szCs w:val="24"/>
        </w:rPr>
        <w:t>if</w:t>
      </w:r>
      <w:del w:id="1476" w:author="Jordan Wipf" w:date="2018-10-25T20:43:00Z">
        <w:r w:rsidDel="008D62B3">
          <w:rPr>
            <w:sz w:val="24"/>
            <w:szCs w:val="24"/>
          </w:rPr>
          <w:delText xml:space="preserve">  </w:delText>
        </w:r>
      </w:del>
      <w:ins w:id="1477" w:author="Jordan Wipf" w:date="2018-10-25T20:43:00Z">
        <w:r>
          <w:rPr>
            <w:sz w:val="24"/>
            <w:szCs w:val="24"/>
          </w:rPr>
          <w:t xml:space="preserve"> </w:t>
        </w:r>
      </w:ins>
      <w:r>
        <w:rPr>
          <w:sz w:val="24"/>
          <w:szCs w:val="24"/>
        </w:rPr>
        <w:t>you</w:t>
      </w:r>
      <w:del w:id="1478" w:author="Jordan Wipf" w:date="2018-10-25T20:43:00Z">
        <w:r w:rsidDel="008D62B3">
          <w:rPr>
            <w:sz w:val="24"/>
            <w:szCs w:val="24"/>
          </w:rPr>
          <w:delText xml:space="preserve">  </w:delText>
        </w:r>
      </w:del>
      <w:ins w:id="1479" w:author="Jordan Wipf" w:date="2018-10-25T20:43:00Z">
        <w:r>
          <w:rPr>
            <w:sz w:val="24"/>
            <w:szCs w:val="24"/>
          </w:rPr>
          <w:t xml:space="preserve"> </w:t>
        </w:r>
      </w:ins>
      <w:r>
        <w:rPr>
          <w:sz w:val="24"/>
          <w:szCs w:val="24"/>
        </w:rPr>
        <w:t>are</w:t>
      </w:r>
      <w:del w:id="1480" w:author="Jordan Wipf" w:date="2018-10-25T20:43:00Z">
        <w:r w:rsidDel="008D62B3">
          <w:rPr>
            <w:sz w:val="24"/>
            <w:szCs w:val="24"/>
          </w:rPr>
          <w:delText xml:space="preserve">  </w:delText>
        </w:r>
      </w:del>
      <w:ins w:id="1481" w:author="Jordan Wipf" w:date="2018-10-25T20:43:00Z">
        <w:r>
          <w:rPr>
            <w:sz w:val="24"/>
            <w:szCs w:val="24"/>
          </w:rPr>
          <w:t xml:space="preserve"> </w:t>
        </w:r>
      </w:ins>
      <w:r>
        <w:rPr>
          <w:sz w:val="24"/>
          <w:szCs w:val="24"/>
        </w:rPr>
        <w:t>not careful, in the future there exists the possibility for all oil industries to do bad in the case of an oil- scarce situation. If that is the case, you would lose all your investments in</w:t>
      </w:r>
      <w:ins w:id="1482" w:author="Jordan Wipf" w:date="2018-10-25T21:20:00Z">
        <w:r w:rsidR="0046529D">
          <w:rPr>
            <w:sz w:val="24"/>
            <w:szCs w:val="24"/>
          </w:rPr>
          <w:t xml:space="preserve"> a</w:t>
        </w:r>
      </w:ins>
      <w:r>
        <w:rPr>
          <w:sz w:val="24"/>
          <w:szCs w:val="24"/>
        </w:rPr>
        <w:t xml:space="preserve"> matter of days. If only </w:t>
      </w:r>
      <w:del w:id="1483" w:author="Jordan Wipf" w:date="2018-10-25T21:20:00Z">
        <w:r w:rsidDel="0046529D">
          <w:rPr>
            <w:sz w:val="24"/>
            <w:szCs w:val="24"/>
          </w:rPr>
          <w:delText xml:space="preserve">maybe </w:delText>
        </w:r>
      </w:del>
      <w:r>
        <w:rPr>
          <w:sz w:val="24"/>
          <w:szCs w:val="24"/>
        </w:rPr>
        <w:t>10% of all your money is in the oil industry</w:t>
      </w:r>
      <w:ins w:id="1484" w:author="Jordan Wipf" w:date="2018-10-25T21:20:00Z">
        <w:r w:rsidR="0046529D">
          <w:rPr>
            <w:sz w:val="24"/>
            <w:szCs w:val="24"/>
          </w:rPr>
          <w:t xml:space="preserve">, however, </w:t>
        </w:r>
      </w:ins>
      <w:del w:id="1485" w:author="Jordan Wipf" w:date="2018-10-25T21:20:00Z">
        <w:r w:rsidDel="0046529D">
          <w:rPr>
            <w:sz w:val="24"/>
            <w:szCs w:val="24"/>
          </w:rPr>
          <w:delText>. T</w:delText>
        </w:r>
      </w:del>
      <w:ins w:id="1486" w:author="Jordan Wipf" w:date="2018-10-25T21:20:00Z">
        <w:r w:rsidR="0046529D">
          <w:rPr>
            <w:sz w:val="24"/>
            <w:szCs w:val="24"/>
          </w:rPr>
          <w:t>t</w:t>
        </w:r>
      </w:ins>
      <w:r>
        <w:rPr>
          <w:sz w:val="24"/>
          <w:szCs w:val="24"/>
        </w:rPr>
        <w:t>his oil-scarce situation would not make you lose all your investments. This situation seems not likely within the next 10 years or so, but it is just to illustrate the idea.</w:t>
      </w:r>
    </w:p>
    <w:p w14:paraId="4A567314" w14:textId="77777777" w:rsidR="005F2E6A" w:rsidRDefault="005F2E6A">
      <w:pPr>
        <w:spacing w:before="1" w:line="160" w:lineRule="exact"/>
        <w:rPr>
          <w:sz w:val="16"/>
          <w:szCs w:val="16"/>
        </w:rPr>
      </w:pPr>
    </w:p>
    <w:p w14:paraId="7189AB0B" w14:textId="77777777" w:rsidR="005F2E6A" w:rsidRDefault="008D62B3">
      <w:pPr>
        <w:spacing w:line="259" w:lineRule="auto"/>
        <w:ind w:left="100" w:right="77"/>
        <w:jc w:val="both"/>
        <w:rPr>
          <w:sz w:val="24"/>
          <w:szCs w:val="24"/>
        </w:rPr>
      </w:pPr>
      <w:r>
        <w:rPr>
          <w:b/>
          <w:sz w:val="24"/>
          <w:szCs w:val="24"/>
          <w:u w:val="thick" w:color="000000"/>
        </w:rPr>
        <w:t>Diversification can be considered from a perspective of volatility as well.</w:t>
      </w:r>
      <w:r>
        <w:rPr>
          <w:b/>
          <w:sz w:val="24"/>
          <w:szCs w:val="24"/>
        </w:rPr>
        <w:t xml:space="preserve"> </w:t>
      </w:r>
      <w:r>
        <w:rPr>
          <w:sz w:val="24"/>
          <w:szCs w:val="24"/>
        </w:rPr>
        <w:t>We previously saw how</w:t>
      </w:r>
      <w:del w:id="1487" w:author="Jordan Wipf" w:date="2018-10-25T20:43:00Z">
        <w:r w:rsidDel="008D62B3">
          <w:rPr>
            <w:sz w:val="24"/>
            <w:szCs w:val="24"/>
          </w:rPr>
          <w:delText xml:space="preserve">  </w:delText>
        </w:r>
      </w:del>
      <w:ins w:id="1488" w:author="Jordan Wipf" w:date="2018-10-25T20:43:00Z">
        <w:r>
          <w:rPr>
            <w:sz w:val="24"/>
            <w:szCs w:val="24"/>
          </w:rPr>
          <w:t xml:space="preserve"> </w:t>
        </w:r>
      </w:ins>
      <w:r>
        <w:rPr>
          <w:sz w:val="24"/>
          <w:szCs w:val="24"/>
        </w:rPr>
        <w:t>stocks</w:t>
      </w:r>
      <w:del w:id="1489" w:author="Jordan Wipf" w:date="2018-10-25T20:43:00Z">
        <w:r w:rsidDel="008D62B3">
          <w:rPr>
            <w:sz w:val="24"/>
            <w:szCs w:val="24"/>
          </w:rPr>
          <w:delText xml:space="preserve">  </w:delText>
        </w:r>
      </w:del>
      <w:ins w:id="1490" w:author="Jordan Wipf" w:date="2018-10-25T20:43:00Z">
        <w:r>
          <w:rPr>
            <w:sz w:val="24"/>
            <w:szCs w:val="24"/>
          </w:rPr>
          <w:t xml:space="preserve"> </w:t>
        </w:r>
      </w:ins>
      <w:r>
        <w:rPr>
          <w:sz w:val="24"/>
          <w:szCs w:val="24"/>
        </w:rPr>
        <w:t>can</w:t>
      </w:r>
      <w:del w:id="1491" w:author="Jordan Wipf" w:date="2018-10-25T20:43:00Z">
        <w:r w:rsidDel="008D62B3">
          <w:rPr>
            <w:sz w:val="24"/>
            <w:szCs w:val="24"/>
          </w:rPr>
          <w:delText xml:space="preserve">  </w:delText>
        </w:r>
      </w:del>
      <w:ins w:id="1492" w:author="Jordan Wipf" w:date="2018-10-25T20:43:00Z">
        <w:r>
          <w:rPr>
            <w:sz w:val="24"/>
            <w:szCs w:val="24"/>
          </w:rPr>
          <w:t xml:space="preserve"> </w:t>
        </w:r>
      </w:ins>
      <w:r>
        <w:rPr>
          <w:sz w:val="24"/>
          <w:szCs w:val="24"/>
        </w:rPr>
        <w:t>be</w:t>
      </w:r>
      <w:del w:id="1493" w:author="Jordan Wipf" w:date="2018-10-25T20:43:00Z">
        <w:r w:rsidDel="008D62B3">
          <w:rPr>
            <w:sz w:val="24"/>
            <w:szCs w:val="24"/>
          </w:rPr>
          <w:delText xml:space="preserve">  </w:delText>
        </w:r>
      </w:del>
      <w:ins w:id="1494" w:author="Jordan Wipf" w:date="2018-10-25T20:43:00Z">
        <w:r>
          <w:rPr>
            <w:sz w:val="24"/>
            <w:szCs w:val="24"/>
          </w:rPr>
          <w:t xml:space="preserve"> </w:t>
        </w:r>
      </w:ins>
      <w:r>
        <w:rPr>
          <w:sz w:val="24"/>
          <w:szCs w:val="24"/>
        </w:rPr>
        <w:t>considered</w:t>
      </w:r>
      <w:del w:id="1495" w:author="Jordan Wipf" w:date="2018-10-25T20:43:00Z">
        <w:r w:rsidDel="008D62B3">
          <w:rPr>
            <w:sz w:val="24"/>
            <w:szCs w:val="24"/>
          </w:rPr>
          <w:delText xml:space="preserve">  </w:delText>
        </w:r>
      </w:del>
      <w:ins w:id="1496" w:author="Jordan Wipf" w:date="2018-10-25T20:43:00Z">
        <w:r>
          <w:rPr>
            <w:sz w:val="24"/>
            <w:szCs w:val="24"/>
          </w:rPr>
          <w:t xml:space="preserve"> </w:t>
        </w:r>
      </w:ins>
      <w:r>
        <w:rPr>
          <w:sz w:val="24"/>
          <w:szCs w:val="24"/>
        </w:rPr>
        <w:t>volatile</w:t>
      </w:r>
      <w:del w:id="1497" w:author="Jordan Wipf" w:date="2018-10-25T20:43:00Z">
        <w:r w:rsidDel="008D62B3">
          <w:rPr>
            <w:sz w:val="24"/>
            <w:szCs w:val="24"/>
          </w:rPr>
          <w:delText xml:space="preserve">  </w:delText>
        </w:r>
      </w:del>
      <w:ins w:id="1498" w:author="Jordan Wipf" w:date="2018-10-25T20:43:00Z">
        <w:r>
          <w:rPr>
            <w:sz w:val="24"/>
            <w:szCs w:val="24"/>
          </w:rPr>
          <w:t xml:space="preserve"> </w:t>
        </w:r>
      </w:ins>
      <w:r>
        <w:rPr>
          <w:sz w:val="24"/>
          <w:szCs w:val="24"/>
        </w:rPr>
        <w:t>or</w:t>
      </w:r>
      <w:del w:id="1499" w:author="Jordan Wipf" w:date="2018-10-25T20:43:00Z">
        <w:r w:rsidDel="008D62B3">
          <w:rPr>
            <w:sz w:val="24"/>
            <w:szCs w:val="24"/>
          </w:rPr>
          <w:delText xml:space="preserve">  </w:delText>
        </w:r>
      </w:del>
      <w:ins w:id="1500" w:author="Jordan Wipf" w:date="2018-10-25T20:43:00Z">
        <w:r>
          <w:rPr>
            <w:sz w:val="24"/>
            <w:szCs w:val="24"/>
          </w:rPr>
          <w:t xml:space="preserve"> </w:t>
        </w:r>
      </w:ins>
      <w:r>
        <w:rPr>
          <w:sz w:val="24"/>
          <w:szCs w:val="24"/>
        </w:rPr>
        <w:t>constant.</w:t>
      </w:r>
      <w:del w:id="1501" w:author="Jordan Wipf" w:date="2018-10-25T20:43:00Z">
        <w:r w:rsidDel="008D62B3">
          <w:rPr>
            <w:sz w:val="24"/>
            <w:szCs w:val="24"/>
          </w:rPr>
          <w:delText xml:space="preserve">  </w:delText>
        </w:r>
      </w:del>
      <w:ins w:id="1502" w:author="Jordan Wipf" w:date="2018-10-25T20:43:00Z">
        <w:r>
          <w:rPr>
            <w:sz w:val="24"/>
            <w:szCs w:val="24"/>
          </w:rPr>
          <w:t xml:space="preserve"> </w:t>
        </w:r>
      </w:ins>
      <w:r>
        <w:rPr>
          <w:sz w:val="24"/>
          <w:szCs w:val="24"/>
        </w:rPr>
        <w:t>For</w:t>
      </w:r>
      <w:del w:id="1503" w:author="Jordan Wipf" w:date="2018-10-25T20:43:00Z">
        <w:r w:rsidDel="008D62B3">
          <w:rPr>
            <w:sz w:val="24"/>
            <w:szCs w:val="24"/>
          </w:rPr>
          <w:delText xml:space="preserve">  </w:delText>
        </w:r>
      </w:del>
      <w:ins w:id="1504" w:author="Jordan Wipf" w:date="2018-10-25T20:43:00Z">
        <w:r>
          <w:rPr>
            <w:sz w:val="24"/>
            <w:szCs w:val="24"/>
          </w:rPr>
          <w:t xml:space="preserve"> </w:t>
        </w:r>
      </w:ins>
      <w:r>
        <w:rPr>
          <w:sz w:val="24"/>
          <w:szCs w:val="24"/>
        </w:rPr>
        <w:t>long-term</w:t>
      </w:r>
      <w:del w:id="1505" w:author="Jordan Wipf" w:date="2018-10-25T20:43:00Z">
        <w:r w:rsidDel="008D62B3">
          <w:rPr>
            <w:sz w:val="24"/>
            <w:szCs w:val="24"/>
          </w:rPr>
          <w:delText xml:space="preserve">  </w:delText>
        </w:r>
      </w:del>
      <w:ins w:id="1506" w:author="Jordan Wipf" w:date="2018-10-25T20:43:00Z">
        <w:r>
          <w:rPr>
            <w:sz w:val="24"/>
            <w:szCs w:val="24"/>
          </w:rPr>
          <w:t xml:space="preserve"> </w:t>
        </w:r>
      </w:ins>
      <w:r>
        <w:rPr>
          <w:sz w:val="24"/>
          <w:szCs w:val="24"/>
        </w:rPr>
        <w:t>investments,</w:t>
      </w:r>
      <w:del w:id="1507" w:author="Jordan Wipf" w:date="2018-10-25T20:43:00Z">
        <w:r w:rsidDel="008D62B3">
          <w:rPr>
            <w:sz w:val="24"/>
            <w:szCs w:val="24"/>
          </w:rPr>
          <w:delText xml:space="preserve">  </w:delText>
        </w:r>
      </w:del>
      <w:ins w:id="1508" w:author="Jordan Wipf" w:date="2018-10-25T20:43:00Z">
        <w:r>
          <w:rPr>
            <w:sz w:val="24"/>
            <w:szCs w:val="24"/>
          </w:rPr>
          <w:t xml:space="preserve"> </w:t>
        </w:r>
      </w:ins>
      <w:r>
        <w:rPr>
          <w:sz w:val="24"/>
          <w:szCs w:val="24"/>
        </w:rPr>
        <w:t>it</w:t>
      </w:r>
      <w:del w:id="1509" w:author="Jordan Wipf" w:date="2018-10-25T20:43:00Z">
        <w:r w:rsidDel="008D62B3">
          <w:rPr>
            <w:sz w:val="24"/>
            <w:szCs w:val="24"/>
          </w:rPr>
          <w:delText xml:space="preserve">  </w:delText>
        </w:r>
      </w:del>
      <w:ins w:id="1510" w:author="Jordan Wipf" w:date="2018-10-25T20:43:00Z">
        <w:r>
          <w:rPr>
            <w:sz w:val="24"/>
            <w:szCs w:val="24"/>
          </w:rPr>
          <w:t xml:space="preserve"> </w:t>
        </w:r>
      </w:ins>
      <w:r>
        <w:rPr>
          <w:sz w:val="24"/>
          <w:szCs w:val="24"/>
        </w:rPr>
        <w:t>is</w:t>
      </w:r>
      <w:del w:id="1511" w:author="Jordan Wipf" w:date="2018-10-25T20:43:00Z">
        <w:r w:rsidDel="008D62B3">
          <w:rPr>
            <w:sz w:val="24"/>
            <w:szCs w:val="24"/>
          </w:rPr>
          <w:delText xml:space="preserve">  </w:delText>
        </w:r>
      </w:del>
      <w:ins w:id="1512" w:author="Jordan Wipf" w:date="2018-10-25T20:43:00Z">
        <w:r>
          <w:rPr>
            <w:sz w:val="24"/>
            <w:szCs w:val="24"/>
          </w:rPr>
          <w:t xml:space="preserve"> </w:t>
        </w:r>
      </w:ins>
      <w:r>
        <w:rPr>
          <w:sz w:val="24"/>
          <w:szCs w:val="24"/>
        </w:rPr>
        <w:t>always recommended to avoid volatile stocks. But if you want to have the chance of skyrocketing your investments</w:t>
      </w:r>
      <w:ins w:id="1513" w:author="Jordan Wipf" w:date="2018-10-25T21:21:00Z">
        <w:r w:rsidR="009C342E">
          <w:rPr>
            <w:sz w:val="24"/>
            <w:szCs w:val="24"/>
          </w:rPr>
          <w:t>,</w:t>
        </w:r>
      </w:ins>
      <w:del w:id="1514" w:author="Jordan Wipf" w:date="2018-10-25T21:21:00Z">
        <w:r w:rsidDel="009C342E">
          <w:rPr>
            <w:sz w:val="24"/>
            <w:szCs w:val="24"/>
          </w:rPr>
          <w:delText>.</w:delText>
        </w:r>
      </w:del>
      <w:del w:id="1515" w:author="Jordan Wipf" w:date="2018-10-25T20:43:00Z">
        <w:r w:rsidDel="008D62B3">
          <w:rPr>
            <w:sz w:val="24"/>
            <w:szCs w:val="24"/>
          </w:rPr>
          <w:delText xml:space="preserve">  </w:delText>
        </w:r>
      </w:del>
      <w:ins w:id="1516" w:author="Jordan Wipf" w:date="2018-10-25T20:43:00Z">
        <w:r>
          <w:rPr>
            <w:sz w:val="24"/>
            <w:szCs w:val="24"/>
          </w:rPr>
          <w:t xml:space="preserve"> </w:t>
        </w:r>
      </w:ins>
      <w:ins w:id="1517" w:author="Jordan Wipf" w:date="2018-10-25T21:21:00Z">
        <w:r w:rsidR="009C342E">
          <w:rPr>
            <w:sz w:val="24"/>
            <w:szCs w:val="24"/>
          </w:rPr>
          <w:t>d</w:t>
        </w:r>
      </w:ins>
      <w:del w:id="1518" w:author="Jordan Wipf" w:date="2018-10-25T21:21:00Z">
        <w:r w:rsidDel="009C342E">
          <w:rPr>
            <w:sz w:val="24"/>
            <w:szCs w:val="24"/>
          </w:rPr>
          <w:delText>D</w:delText>
        </w:r>
      </w:del>
      <w:r>
        <w:rPr>
          <w:sz w:val="24"/>
          <w:szCs w:val="24"/>
        </w:rPr>
        <w:t>edicate</w:t>
      </w:r>
      <w:del w:id="1519" w:author="Jordan Wipf" w:date="2018-10-25T20:43:00Z">
        <w:r w:rsidDel="008D62B3">
          <w:rPr>
            <w:sz w:val="24"/>
            <w:szCs w:val="24"/>
          </w:rPr>
          <w:delText xml:space="preserve">  </w:delText>
        </w:r>
      </w:del>
      <w:ins w:id="1520" w:author="Jordan Wipf" w:date="2018-10-25T20:43:00Z">
        <w:r>
          <w:rPr>
            <w:sz w:val="24"/>
            <w:szCs w:val="24"/>
          </w:rPr>
          <w:t xml:space="preserve"> </w:t>
        </w:r>
      </w:ins>
      <w:r>
        <w:rPr>
          <w:sz w:val="24"/>
          <w:szCs w:val="24"/>
        </w:rPr>
        <w:t>a</w:t>
      </w:r>
      <w:del w:id="1521" w:author="Jordan Wipf" w:date="2018-10-25T20:43:00Z">
        <w:r w:rsidDel="008D62B3">
          <w:rPr>
            <w:sz w:val="24"/>
            <w:szCs w:val="24"/>
          </w:rPr>
          <w:delText xml:space="preserve">  </w:delText>
        </w:r>
      </w:del>
      <w:ins w:id="1522" w:author="Jordan Wipf" w:date="2018-10-25T20:43:00Z">
        <w:r>
          <w:rPr>
            <w:sz w:val="24"/>
            <w:szCs w:val="24"/>
          </w:rPr>
          <w:t xml:space="preserve"> </w:t>
        </w:r>
      </w:ins>
      <w:r>
        <w:rPr>
          <w:sz w:val="24"/>
          <w:szCs w:val="24"/>
        </w:rPr>
        <w:t>safe</w:t>
      </w:r>
      <w:del w:id="1523" w:author="Jordan Wipf" w:date="2018-10-25T20:43:00Z">
        <w:r w:rsidDel="008D62B3">
          <w:rPr>
            <w:sz w:val="24"/>
            <w:szCs w:val="24"/>
          </w:rPr>
          <w:delText xml:space="preserve">  </w:delText>
        </w:r>
      </w:del>
      <w:ins w:id="1524" w:author="Jordan Wipf" w:date="2018-10-25T20:43:00Z">
        <w:r>
          <w:rPr>
            <w:sz w:val="24"/>
            <w:szCs w:val="24"/>
          </w:rPr>
          <w:t xml:space="preserve"> </w:t>
        </w:r>
      </w:ins>
      <w:r>
        <w:rPr>
          <w:sz w:val="24"/>
          <w:szCs w:val="24"/>
        </w:rPr>
        <w:t>percentage</w:t>
      </w:r>
      <w:del w:id="1525" w:author="Jordan Wipf" w:date="2018-10-25T20:43:00Z">
        <w:r w:rsidDel="008D62B3">
          <w:rPr>
            <w:sz w:val="24"/>
            <w:szCs w:val="24"/>
          </w:rPr>
          <w:delText xml:space="preserve">  </w:delText>
        </w:r>
      </w:del>
      <w:ins w:id="1526" w:author="Jordan Wipf" w:date="2018-10-25T20:43:00Z">
        <w:r>
          <w:rPr>
            <w:sz w:val="24"/>
            <w:szCs w:val="24"/>
          </w:rPr>
          <w:t xml:space="preserve"> </w:t>
        </w:r>
      </w:ins>
      <w:r>
        <w:rPr>
          <w:sz w:val="24"/>
          <w:szCs w:val="24"/>
        </w:rPr>
        <w:t>of</w:t>
      </w:r>
      <w:del w:id="1527" w:author="Jordan Wipf" w:date="2018-10-25T20:43:00Z">
        <w:r w:rsidDel="008D62B3">
          <w:rPr>
            <w:sz w:val="24"/>
            <w:szCs w:val="24"/>
          </w:rPr>
          <w:delText xml:space="preserve">  </w:delText>
        </w:r>
      </w:del>
      <w:ins w:id="1528" w:author="Jordan Wipf" w:date="2018-10-25T20:43:00Z">
        <w:r>
          <w:rPr>
            <w:sz w:val="24"/>
            <w:szCs w:val="24"/>
          </w:rPr>
          <w:t xml:space="preserve"> </w:t>
        </w:r>
      </w:ins>
      <w:r>
        <w:rPr>
          <w:sz w:val="24"/>
          <w:szCs w:val="24"/>
        </w:rPr>
        <w:t>your</w:t>
      </w:r>
      <w:del w:id="1529" w:author="Jordan Wipf" w:date="2018-10-25T20:43:00Z">
        <w:r w:rsidDel="008D62B3">
          <w:rPr>
            <w:sz w:val="24"/>
            <w:szCs w:val="24"/>
          </w:rPr>
          <w:delText xml:space="preserve">  </w:delText>
        </w:r>
      </w:del>
      <w:ins w:id="1530" w:author="Jordan Wipf" w:date="2018-10-25T20:43:00Z">
        <w:r>
          <w:rPr>
            <w:sz w:val="24"/>
            <w:szCs w:val="24"/>
          </w:rPr>
          <w:t xml:space="preserve"> </w:t>
        </w:r>
      </w:ins>
      <w:r>
        <w:rPr>
          <w:sz w:val="24"/>
          <w:szCs w:val="24"/>
        </w:rPr>
        <w:t>money</w:t>
      </w:r>
      <w:del w:id="1531" w:author="Jordan Wipf" w:date="2018-10-25T20:43:00Z">
        <w:r w:rsidDel="008D62B3">
          <w:rPr>
            <w:sz w:val="24"/>
            <w:szCs w:val="24"/>
          </w:rPr>
          <w:delText xml:space="preserve">  </w:delText>
        </w:r>
      </w:del>
      <w:ins w:id="1532" w:author="Jordan Wipf" w:date="2018-10-25T20:43:00Z">
        <w:r>
          <w:rPr>
            <w:sz w:val="24"/>
            <w:szCs w:val="24"/>
          </w:rPr>
          <w:t xml:space="preserve"> </w:t>
        </w:r>
      </w:ins>
      <w:r>
        <w:rPr>
          <w:sz w:val="24"/>
          <w:szCs w:val="24"/>
        </w:rPr>
        <w:t>(usually</w:t>
      </w:r>
      <w:del w:id="1533" w:author="Jordan Wipf" w:date="2018-10-25T20:43:00Z">
        <w:r w:rsidDel="008D62B3">
          <w:rPr>
            <w:sz w:val="24"/>
            <w:szCs w:val="24"/>
          </w:rPr>
          <w:delText xml:space="preserve">  </w:delText>
        </w:r>
      </w:del>
      <w:ins w:id="1534" w:author="Jordan Wipf" w:date="2018-10-25T20:43:00Z">
        <w:r>
          <w:rPr>
            <w:sz w:val="24"/>
            <w:szCs w:val="24"/>
          </w:rPr>
          <w:t xml:space="preserve"> </w:t>
        </w:r>
      </w:ins>
      <w:r>
        <w:rPr>
          <w:sz w:val="24"/>
          <w:szCs w:val="24"/>
        </w:rPr>
        <w:t>less</w:t>
      </w:r>
      <w:del w:id="1535" w:author="Jordan Wipf" w:date="2018-10-25T20:43:00Z">
        <w:r w:rsidDel="008D62B3">
          <w:rPr>
            <w:sz w:val="24"/>
            <w:szCs w:val="24"/>
          </w:rPr>
          <w:delText xml:space="preserve">  </w:delText>
        </w:r>
      </w:del>
      <w:ins w:id="1536" w:author="Jordan Wipf" w:date="2018-10-25T20:43:00Z">
        <w:r>
          <w:rPr>
            <w:sz w:val="24"/>
            <w:szCs w:val="24"/>
          </w:rPr>
          <w:t xml:space="preserve"> </w:t>
        </w:r>
      </w:ins>
      <w:r>
        <w:rPr>
          <w:sz w:val="24"/>
          <w:szCs w:val="24"/>
        </w:rPr>
        <w:t>than</w:t>
      </w:r>
      <w:del w:id="1537" w:author="Jordan Wipf" w:date="2018-10-25T20:43:00Z">
        <w:r w:rsidDel="008D62B3">
          <w:rPr>
            <w:sz w:val="24"/>
            <w:szCs w:val="24"/>
          </w:rPr>
          <w:delText xml:space="preserve">  </w:delText>
        </w:r>
      </w:del>
      <w:ins w:id="1538" w:author="Jordan Wipf" w:date="2018-10-25T20:43:00Z">
        <w:r>
          <w:rPr>
            <w:sz w:val="24"/>
            <w:szCs w:val="24"/>
          </w:rPr>
          <w:t xml:space="preserve"> </w:t>
        </w:r>
      </w:ins>
      <w:r>
        <w:rPr>
          <w:sz w:val="24"/>
          <w:szCs w:val="24"/>
        </w:rPr>
        <w:t>20%</w:t>
      </w:r>
      <w:del w:id="1539" w:author="Jordan Wipf" w:date="2018-10-25T20:43:00Z">
        <w:r w:rsidDel="008D62B3">
          <w:rPr>
            <w:sz w:val="24"/>
            <w:szCs w:val="24"/>
          </w:rPr>
          <w:delText xml:space="preserve">  </w:delText>
        </w:r>
      </w:del>
      <w:ins w:id="1540" w:author="Jordan Wipf" w:date="2018-10-25T20:43:00Z">
        <w:r>
          <w:rPr>
            <w:sz w:val="24"/>
            <w:szCs w:val="24"/>
          </w:rPr>
          <w:t xml:space="preserve"> </w:t>
        </w:r>
      </w:ins>
      <w:r>
        <w:rPr>
          <w:sz w:val="24"/>
          <w:szCs w:val="24"/>
        </w:rPr>
        <w:t>of</w:t>
      </w:r>
      <w:del w:id="1541" w:author="Jordan Wipf" w:date="2018-10-25T20:43:00Z">
        <w:r w:rsidDel="008D62B3">
          <w:rPr>
            <w:sz w:val="24"/>
            <w:szCs w:val="24"/>
          </w:rPr>
          <w:delText xml:space="preserve">  </w:delText>
        </w:r>
      </w:del>
      <w:ins w:id="1542" w:author="Jordan Wipf" w:date="2018-10-25T20:43:00Z">
        <w:r>
          <w:rPr>
            <w:sz w:val="24"/>
            <w:szCs w:val="24"/>
          </w:rPr>
          <w:t xml:space="preserve"> </w:t>
        </w:r>
      </w:ins>
      <w:r>
        <w:rPr>
          <w:sz w:val="24"/>
          <w:szCs w:val="24"/>
        </w:rPr>
        <w:t>all</w:t>
      </w:r>
      <w:del w:id="1543" w:author="Jordan Wipf" w:date="2018-10-25T20:43:00Z">
        <w:r w:rsidDel="008D62B3">
          <w:rPr>
            <w:sz w:val="24"/>
            <w:szCs w:val="24"/>
          </w:rPr>
          <w:delText xml:space="preserve">  </w:delText>
        </w:r>
      </w:del>
      <w:ins w:id="1544" w:author="Jordan Wipf" w:date="2018-10-25T20:43:00Z">
        <w:r>
          <w:rPr>
            <w:sz w:val="24"/>
            <w:szCs w:val="24"/>
          </w:rPr>
          <w:t xml:space="preserve"> </w:t>
        </w:r>
      </w:ins>
      <w:r>
        <w:rPr>
          <w:sz w:val="24"/>
          <w:szCs w:val="24"/>
        </w:rPr>
        <w:t xml:space="preserve">your investments) to volatile stocks. That way you have a diverse and safe portfolio that will generate money on the long-term while have a chance to generate big profits for that 20% of risked money. </w:t>
      </w:r>
      <w:r>
        <w:rPr>
          <w:b/>
          <w:sz w:val="24"/>
          <w:szCs w:val="24"/>
        </w:rPr>
        <w:t>But always be cautious on where you spend that money. Research on volatile stocks is always harder and trickier to predict.</w:t>
      </w:r>
    </w:p>
    <w:p w14:paraId="4973AA99" w14:textId="77777777" w:rsidR="005F2E6A" w:rsidRDefault="005F2E6A">
      <w:pPr>
        <w:spacing w:before="1" w:line="160" w:lineRule="exact"/>
        <w:rPr>
          <w:sz w:val="16"/>
          <w:szCs w:val="16"/>
        </w:rPr>
      </w:pPr>
    </w:p>
    <w:p w14:paraId="7564951B" w14:textId="77777777" w:rsidR="005F2E6A" w:rsidRDefault="008D62B3">
      <w:pPr>
        <w:spacing w:line="258" w:lineRule="auto"/>
        <w:ind w:left="100" w:right="76"/>
        <w:jc w:val="both"/>
        <w:rPr>
          <w:sz w:val="24"/>
          <w:szCs w:val="24"/>
        </w:rPr>
      </w:pPr>
      <w:r>
        <w:rPr>
          <w:b/>
          <w:sz w:val="24"/>
          <w:szCs w:val="24"/>
          <w:u w:val="thick" w:color="000000"/>
        </w:rPr>
        <w:t>Diversification can consider other investments that are not stocks.</w:t>
      </w:r>
      <w:r>
        <w:rPr>
          <w:b/>
          <w:sz w:val="24"/>
          <w:szCs w:val="24"/>
        </w:rPr>
        <w:t xml:space="preserve"> </w:t>
      </w:r>
      <w:r>
        <w:rPr>
          <w:sz w:val="24"/>
          <w:szCs w:val="24"/>
        </w:rPr>
        <w:t>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2EB931BC" w14:textId="77777777" w:rsidR="005F2E6A" w:rsidRDefault="005F2E6A">
      <w:pPr>
        <w:spacing w:before="1" w:line="160" w:lineRule="exact"/>
        <w:rPr>
          <w:sz w:val="16"/>
          <w:szCs w:val="16"/>
        </w:rPr>
      </w:pPr>
    </w:p>
    <w:p w14:paraId="11B5B5C4" w14:textId="77777777" w:rsidR="005F2E6A" w:rsidRDefault="008D62B3">
      <w:pPr>
        <w:spacing w:line="258" w:lineRule="auto"/>
        <w:ind w:left="100" w:right="78"/>
        <w:jc w:val="both"/>
        <w:rPr>
          <w:sz w:val="24"/>
          <w:szCs w:val="24"/>
        </w:rPr>
      </w:pPr>
      <w:r>
        <w:rPr>
          <w:b/>
          <w:sz w:val="24"/>
          <w:szCs w:val="24"/>
        </w:rPr>
        <w:t>Quick-Example #3 Diversify your investments</w:t>
      </w:r>
      <w:r>
        <w:rPr>
          <w:sz w:val="24"/>
          <w:szCs w:val="24"/>
        </w:rPr>
        <w:t>: This will serve as basic example of a diversified portfolio.</w:t>
      </w:r>
    </w:p>
    <w:p w14:paraId="030AEA16" w14:textId="77777777" w:rsidR="005F2E6A" w:rsidRDefault="005F2E6A">
      <w:pPr>
        <w:spacing w:before="4" w:line="160" w:lineRule="exact"/>
        <w:rPr>
          <w:sz w:val="16"/>
          <w:szCs w:val="16"/>
        </w:rPr>
      </w:pPr>
    </w:p>
    <w:p w14:paraId="54C30537" w14:textId="77777777" w:rsidR="005F2E6A" w:rsidRDefault="008D62B3">
      <w:pPr>
        <w:ind w:left="460"/>
        <w:rPr>
          <w:sz w:val="24"/>
          <w:szCs w:val="24"/>
        </w:rPr>
      </w:pPr>
      <w:del w:id="1545" w:author="Jordan Wipf" w:date="2018-10-25T20:43:00Z">
        <w:r w:rsidDel="008D62B3">
          <w:rPr>
            <w:sz w:val="24"/>
            <w:szCs w:val="24"/>
          </w:rPr>
          <w:delText xml:space="preserve">  </w:delText>
        </w:r>
      </w:del>
      <w:ins w:id="1546" w:author="Jordan Wipf" w:date="2018-10-25T20:43:00Z">
        <w:r>
          <w:rPr>
            <w:sz w:val="24"/>
            <w:szCs w:val="24"/>
          </w:rPr>
          <w:t xml:space="preserve"> </w:t>
        </w:r>
      </w:ins>
      <w:del w:id="1547" w:author="Jordan Wipf" w:date="2018-10-25T20:43:00Z">
        <w:r w:rsidDel="008D62B3">
          <w:rPr>
            <w:sz w:val="24"/>
            <w:szCs w:val="24"/>
          </w:rPr>
          <w:delText xml:space="preserve">  </w:delText>
        </w:r>
      </w:del>
      <w:ins w:id="1548" w:author="Jordan Wipf" w:date="2018-10-25T20:43:00Z">
        <w:r>
          <w:rPr>
            <w:sz w:val="24"/>
            <w:szCs w:val="24"/>
          </w:rPr>
          <w:t xml:space="preserve"> </w:t>
        </w:r>
      </w:ins>
      <w:r>
        <w:rPr>
          <w:sz w:val="24"/>
          <w:szCs w:val="24"/>
        </w:rPr>
        <w:t>15% Volatile Stocks</w:t>
      </w:r>
    </w:p>
    <w:p w14:paraId="58ABE3CD" w14:textId="77777777" w:rsidR="005F2E6A" w:rsidRDefault="008D62B3">
      <w:pPr>
        <w:spacing w:before="18"/>
        <w:ind w:left="1180"/>
        <w:rPr>
          <w:sz w:val="24"/>
          <w:szCs w:val="24"/>
        </w:rPr>
      </w:pPr>
      <w:r>
        <w:rPr>
          <w:rFonts w:ascii="Courier New" w:eastAsia="Courier New" w:hAnsi="Courier New" w:cs="Courier New"/>
          <w:sz w:val="24"/>
          <w:szCs w:val="24"/>
        </w:rPr>
        <w:t xml:space="preserve">o </w:t>
      </w:r>
      <w:r>
        <w:rPr>
          <w:sz w:val="24"/>
          <w:szCs w:val="24"/>
        </w:rPr>
        <w:t>Where this could be technology stocks, or new companies recently arising.</w:t>
      </w:r>
    </w:p>
    <w:p w14:paraId="554F11A1" w14:textId="77777777" w:rsidR="005F2E6A" w:rsidRDefault="008D62B3">
      <w:pPr>
        <w:spacing w:before="3"/>
        <w:ind w:left="460"/>
        <w:rPr>
          <w:sz w:val="24"/>
          <w:szCs w:val="24"/>
        </w:rPr>
      </w:pPr>
      <w:del w:id="1549" w:author="Jordan Wipf" w:date="2018-10-25T20:43:00Z">
        <w:r w:rsidDel="008D62B3">
          <w:rPr>
            <w:sz w:val="24"/>
            <w:szCs w:val="24"/>
          </w:rPr>
          <w:delText xml:space="preserve">  </w:delText>
        </w:r>
      </w:del>
      <w:ins w:id="1550" w:author="Jordan Wipf" w:date="2018-10-25T20:43:00Z">
        <w:r>
          <w:rPr>
            <w:sz w:val="24"/>
            <w:szCs w:val="24"/>
          </w:rPr>
          <w:t xml:space="preserve"> </w:t>
        </w:r>
      </w:ins>
      <w:del w:id="1551" w:author="Jordan Wipf" w:date="2018-10-25T20:43:00Z">
        <w:r w:rsidDel="008D62B3">
          <w:rPr>
            <w:sz w:val="24"/>
            <w:szCs w:val="24"/>
          </w:rPr>
          <w:delText xml:space="preserve">  </w:delText>
        </w:r>
      </w:del>
      <w:ins w:id="1552" w:author="Jordan Wipf" w:date="2018-10-25T20:43:00Z">
        <w:r>
          <w:rPr>
            <w:sz w:val="24"/>
            <w:szCs w:val="24"/>
          </w:rPr>
          <w:t xml:space="preserve"> </w:t>
        </w:r>
      </w:ins>
      <w:r>
        <w:rPr>
          <w:sz w:val="24"/>
          <w:szCs w:val="24"/>
        </w:rPr>
        <w:t>65% Constant Stocks</w:t>
      </w:r>
    </w:p>
    <w:p w14:paraId="55642561" w14:textId="77777777" w:rsidR="005F2E6A" w:rsidRDefault="008D62B3">
      <w:pPr>
        <w:spacing w:before="18"/>
        <w:ind w:left="1180"/>
        <w:rPr>
          <w:sz w:val="24"/>
          <w:szCs w:val="24"/>
        </w:rPr>
      </w:pPr>
      <w:r>
        <w:rPr>
          <w:rFonts w:ascii="Courier New" w:eastAsia="Courier New" w:hAnsi="Courier New" w:cs="Courier New"/>
          <w:sz w:val="24"/>
          <w:szCs w:val="24"/>
        </w:rPr>
        <w:t xml:space="preserve">o </w:t>
      </w:r>
      <w:r>
        <w:rPr>
          <w:sz w:val="24"/>
          <w:szCs w:val="24"/>
        </w:rPr>
        <w:t>Where these focus on continuous growth and upward trends for long-terms</w:t>
      </w:r>
    </w:p>
    <w:p w14:paraId="7DFAD68C" w14:textId="77777777" w:rsidR="005F2E6A" w:rsidRDefault="008D62B3">
      <w:pPr>
        <w:spacing w:before="6"/>
        <w:ind w:left="460"/>
        <w:rPr>
          <w:sz w:val="24"/>
          <w:szCs w:val="24"/>
        </w:rPr>
      </w:pPr>
      <w:del w:id="1553" w:author="Jordan Wipf" w:date="2018-10-25T20:43:00Z">
        <w:r w:rsidDel="008D62B3">
          <w:rPr>
            <w:sz w:val="24"/>
            <w:szCs w:val="24"/>
          </w:rPr>
          <w:delText xml:space="preserve">  </w:delText>
        </w:r>
      </w:del>
      <w:ins w:id="1554" w:author="Jordan Wipf" w:date="2018-10-25T20:43:00Z">
        <w:r>
          <w:rPr>
            <w:sz w:val="24"/>
            <w:szCs w:val="24"/>
          </w:rPr>
          <w:t xml:space="preserve"> </w:t>
        </w:r>
      </w:ins>
      <w:del w:id="1555" w:author="Jordan Wipf" w:date="2018-10-25T20:43:00Z">
        <w:r w:rsidDel="008D62B3">
          <w:rPr>
            <w:sz w:val="24"/>
            <w:szCs w:val="24"/>
          </w:rPr>
          <w:delText xml:space="preserve">  </w:delText>
        </w:r>
      </w:del>
      <w:ins w:id="1556" w:author="Jordan Wipf" w:date="2018-10-25T20:43:00Z">
        <w:r>
          <w:rPr>
            <w:sz w:val="24"/>
            <w:szCs w:val="24"/>
          </w:rPr>
          <w:t xml:space="preserve"> </w:t>
        </w:r>
      </w:ins>
      <w:r>
        <w:rPr>
          <w:sz w:val="24"/>
          <w:szCs w:val="24"/>
        </w:rPr>
        <w:t>20% Other type of Investment</w:t>
      </w:r>
    </w:p>
    <w:p w14:paraId="1B05B0AC" w14:textId="77777777" w:rsidR="005F2E6A" w:rsidRDefault="008D62B3">
      <w:pPr>
        <w:spacing w:before="18"/>
        <w:ind w:left="1180"/>
        <w:rPr>
          <w:sz w:val="24"/>
          <w:szCs w:val="24"/>
        </w:rPr>
      </w:pPr>
      <w:r>
        <w:rPr>
          <w:rFonts w:ascii="Courier New" w:eastAsia="Courier New" w:hAnsi="Courier New" w:cs="Courier New"/>
          <w:sz w:val="24"/>
          <w:szCs w:val="24"/>
        </w:rPr>
        <w:t xml:space="preserve">o </w:t>
      </w:r>
      <w:r>
        <w:rPr>
          <w:sz w:val="24"/>
          <w:szCs w:val="24"/>
        </w:rPr>
        <w:t>Where these could be real estate, ETFs, Index Funds, etc.</w:t>
      </w:r>
    </w:p>
    <w:p w14:paraId="44577B0B" w14:textId="77777777" w:rsidR="005F2E6A" w:rsidRDefault="005F2E6A">
      <w:pPr>
        <w:spacing w:before="2" w:line="160" w:lineRule="exact"/>
        <w:rPr>
          <w:sz w:val="16"/>
          <w:szCs w:val="16"/>
        </w:rPr>
      </w:pPr>
    </w:p>
    <w:p w14:paraId="6B18368D" w14:textId="77777777" w:rsidR="005F2E6A" w:rsidRDefault="008D62B3">
      <w:pPr>
        <w:spacing w:line="258" w:lineRule="auto"/>
        <w:ind w:left="100" w:right="75"/>
        <w:jc w:val="both"/>
        <w:rPr>
          <w:sz w:val="24"/>
          <w:szCs w:val="24"/>
        </w:rPr>
        <w:sectPr w:rsidR="005F2E6A">
          <w:pgSz w:w="12240" w:h="15840"/>
          <w:pgMar w:top="1380" w:right="1320" w:bottom="280" w:left="1340" w:header="0" w:footer="1040" w:gutter="0"/>
          <w:cols w:space="720"/>
        </w:sectPr>
      </w:pPr>
      <w:r>
        <w:rPr>
          <w:sz w:val="24"/>
          <w:szCs w:val="24"/>
        </w:rPr>
        <w:t>Some investors with more experience might consider these percentages as not appropriate and could recommend following a different scheme than this one for either: risking more money or securing</w:t>
      </w:r>
      <w:del w:id="1557" w:author="Jordan Wipf" w:date="2018-10-25T20:43:00Z">
        <w:r w:rsidDel="008D62B3">
          <w:rPr>
            <w:sz w:val="24"/>
            <w:szCs w:val="24"/>
          </w:rPr>
          <w:delText xml:space="preserve">  </w:delText>
        </w:r>
      </w:del>
      <w:ins w:id="1558" w:author="Jordan Wipf" w:date="2018-10-25T20:43:00Z">
        <w:r>
          <w:rPr>
            <w:sz w:val="24"/>
            <w:szCs w:val="24"/>
          </w:rPr>
          <w:t xml:space="preserve"> </w:t>
        </w:r>
      </w:ins>
      <w:r>
        <w:rPr>
          <w:sz w:val="24"/>
          <w:szCs w:val="24"/>
        </w:rPr>
        <w:t>more</w:t>
      </w:r>
      <w:del w:id="1559" w:author="Jordan Wipf" w:date="2018-10-25T20:43:00Z">
        <w:r w:rsidDel="008D62B3">
          <w:rPr>
            <w:sz w:val="24"/>
            <w:szCs w:val="24"/>
          </w:rPr>
          <w:delText xml:space="preserve">  </w:delText>
        </w:r>
      </w:del>
      <w:ins w:id="1560" w:author="Jordan Wipf" w:date="2018-10-25T20:43:00Z">
        <w:r>
          <w:rPr>
            <w:sz w:val="24"/>
            <w:szCs w:val="24"/>
          </w:rPr>
          <w:t xml:space="preserve"> </w:t>
        </w:r>
      </w:ins>
      <w:r>
        <w:rPr>
          <w:sz w:val="24"/>
          <w:szCs w:val="24"/>
        </w:rPr>
        <w:t>money.</w:t>
      </w:r>
      <w:del w:id="1561" w:author="Jordan Wipf" w:date="2018-10-25T20:43:00Z">
        <w:r w:rsidDel="008D62B3">
          <w:rPr>
            <w:sz w:val="24"/>
            <w:szCs w:val="24"/>
          </w:rPr>
          <w:delText xml:space="preserve">  </w:delText>
        </w:r>
      </w:del>
      <w:ins w:id="1562" w:author="Jordan Wipf" w:date="2018-10-25T20:43:00Z">
        <w:r>
          <w:rPr>
            <w:sz w:val="24"/>
            <w:szCs w:val="24"/>
          </w:rPr>
          <w:t xml:space="preserve"> </w:t>
        </w:r>
      </w:ins>
      <w:r>
        <w:rPr>
          <w:sz w:val="24"/>
          <w:szCs w:val="24"/>
        </w:rPr>
        <w:t>So,</w:t>
      </w:r>
      <w:del w:id="1563" w:author="Jordan Wipf" w:date="2018-10-25T20:43:00Z">
        <w:r w:rsidDel="008D62B3">
          <w:rPr>
            <w:sz w:val="24"/>
            <w:szCs w:val="24"/>
          </w:rPr>
          <w:delText xml:space="preserve">  </w:delText>
        </w:r>
      </w:del>
      <w:ins w:id="1564" w:author="Jordan Wipf" w:date="2018-10-25T20:43:00Z">
        <w:r>
          <w:rPr>
            <w:sz w:val="24"/>
            <w:szCs w:val="24"/>
          </w:rPr>
          <w:t xml:space="preserve"> </w:t>
        </w:r>
      </w:ins>
      <w:r>
        <w:rPr>
          <w:sz w:val="24"/>
          <w:szCs w:val="24"/>
        </w:rPr>
        <w:t>remember</w:t>
      </w:r>
      <w:del w:id="1565" w:author="Jordan Wipf" w:date="2018-10-25T20:43:00Z">
        <w:r w:rsidDel="008D62B3">
          <w:rPr>
            <w:sz w:val="24"/>
            <w:szCs w:val="24"/>
          </w:rPr>
          <w:delText xml:space="preserve">  </w:delText>
        </w:r>
      </w:del>
      <w:ins w:id="1566" w:author="Jordan Wipf" w:date="2018-10-25T20:43:00Z">
        <w:r>
          <w:rPr>
            <w:sz w:val="24"/>
            <w:szCs w:val="24"/>
          </w:rPr>
          <w:t xml:space="preserve"> </w:t>
        </w:r>
      </w:ins>
      <w:r>
        <w:rPr>
          <w:sz w:val="24"/>
          <w:szCs w:val="24"/>
        </w:rPr>
        <w:t>that</w:t>
      </w:r>
      <w:del w:id="1567" w:author="Jordan Wipf" w:date="2018-10-25T20:43:00Z">
        <w:r w:rsidDel="008D62B3">
          <w:rPr>
            <w:sz w:val="24"/>
            <w:szCs w:val="24"/>
          </w:rPr>
          <w:delText xml:space="preserve">  </w:delText>
        </w:r>
      </w:del>
      <w:ins w:id="1568" w:author="Jordan Wipf" w:date="2018-10-25T20:43:00Z">
        <w:r>
          <w:rPr>
            <w:sz w:val="24"/>
            <w:szCs w:val="24"/>
          </w:rPr>
          <w:t xml:space="preserve"> </w:t>
        </w:r>
      </w:ins>
      <w:r>
        <w:rPr>
          <w:sz w:val="24"/>
          <w:szCs w:val="24"/>
        </w:rPr>
        <w:t>you</w:t>
      </w:r>
      <w:del w:id="1569" w:author="Jordan Wipf" w:date="2018-10-25T20:43:00Z">
        <w:r w:rsidDel="008D62B3">
          <w:rPr>
            <w:sz w:val="24"/>
            <w:szCs w:val="24"/>
          </w:rPr>
          <w:delText xml:space="preserve">  </w:delText>
        </w:r>
      </w:del>
      <w:ins w:id="1570" w:author="Jordan Wipf" w:date="2018-10-25T20:43:00Z">
        <w:r>
          <w:rPr>
            <w:sz w:val="24"/>
            <w:szCs w:val="24"/>
          </w:rPr>
          <w:t xml:space="preserve"> </w:t>
        </w:r>
      </w:ins>
      <w:r>
        <w:rPr>
          <w:sz w:val="24"/>
          <w:szCs w:val="24"/>
        </w:rPr>
        <w:t>need</w:t>
      </w:r>
      <w:del w:id="1571" w:author="Jordan Wipf" w:date="2018-10-25T20:43:00Z">
        <w:r w:rsidDel="008D62B3">
          <w:rPr>
            <w:sz w:val="24"/>
            <w:szCs w:val="24"/>
          </w:rPr>
          <w:delText xml:space="preserve">  </w:delText>
        </w:r>
      </w:del>
      <w:ins w:id="1572" w:author="Jordan Wipf" w:date="2018-10-25T20:43:00Z">
        <w:r>
          <w:rPr>
            <w:sz w:val="24"/>
            <w:szCs w:val="24"/>
          </w:rPr>
          <w:t xml:space="preserve"> </w:t>
        </w:r>
      </w:ins>
      <w:r>
        <w:rPr>
          <w:sz w:val="24"/>
          <w:szCs w:val="24"/>
        </w:rPr>
        <w:t>to</w:t>
      </w:r>
      <w:del w:id="1573" w:author="Jordan Wipf" w:date="2018-10-25T20:43:00Z">
        <w:r w:rsidDel="008D62B3">
          <w:rPr>
            <w:sz w:val="24"/>
            <w:szCs w:val="24"/>
          </w:rPr>
          <w:delText xml:space="preserve">  </w:delText>
        </w:r>
      </w:del>
      <w:ins w:id="1574" w:author="Jordan Wipf" w:date="2018-10-25T20:43:00Z">
        <w:r>
          <w:rPr>
            <w:sz w:val="24"/>
            <w:szCs w:val="24"/>
          </w:rPr>
          <w:t xml:space="preserve"> </w:t>
        </w:r>
      </w:ins>
      <w:r>
        <w:rPr>
          <w:sz w:val="24"/>
          <w:szCs w:val="24"/>
        </w:rPr>
        <w:t>understand</w:t>
      </w:r>
      <w:del w:id="1575" w:author="Jordan Wipf" w:date="2018-10-25T20:43:00Z">
        <w:r w:rsidDel="008D62B3">
          <w:rPr>
            <w:sz w:val="24"/>
            <w:szCs w:val="24"/>
          </w:rPr>
          <w:delText xml:space="preserve">  </w:delText>
        </w:r>
      </w:del>
      <w:ins w:id="1576" w:author="Jordan Wipf" w:date="2018-10-25T20:43:00Z">
        <w:r>
          <w:rPr>
            <w:sz w:val="24"/>
            <w:szCs w:val="24"/>
          </w:rPr>
          <w:t xml:space="preserve"> </w:t>
        </w:r>
      </w:ins>
      <w:r>
        <w:rPr>
          <w:sz w:val="24"/>
          <w:szCs w:val="24"/>
        </w:rPr>
        <w:t>your</w:t>
      </w:r>
      <w:del w:id="1577" w:author="Jordan Wipf" w:date="2018-10-25T20:43:00Z">
        <w:r w:rsidDel="008D62B3">
          <w:rPr>
            <w:sz w:val="24"/>
            <w:szCs w:val="24"/>
          </w:rPr>
          <w:delText xml:space="preserve">  </w:delText>
        </w:r>
      </w:del>
      <w:ins w:id="1578" w:author="Jordan Wipf" w:date="2018-10-25T20:43:00Z">
        <w:r>
          <w:rPr>
            <w:sz w:val="24"/>
            <w:szCs w:val="24"/>
          </w:rPr>
          <w:t xml:space="preserve"> </w:t>
        </w:r>
      </w:ins>
      <w:r>
        <w:rPr>
          <w:sz w:val="24"/>
          <w:szCs w:val="24"/>
        </w:rPr>
        <w:t>financial</w:t>
      </w:r>
      <w:del w:id="1579" w:author="Jordan Wipf" w:date="2018-10-25T20:43:00Z">
        <w:r w:rsidDel="008D62B3">
          <w:rPr>
            <w:sz w:val="24"/>
            <w:szCs w:val="24"/>
          </w:rPr>
          <w:delText xml:space="preserve">  </w:delText>
        </w:r>
      </w:del>
      <w:ins w:id="1580" w:author="Jordan Wipf" w:date="2018-10-25T20:43:00Z">
        <w:r>
          <w:rPr>
            <w:sz w:val="24"/>
            <w:szCs w:val="24"/>
          </w:rPr>
          <w:t xml:space="preserve"> </w:t>
        </w:r>
      </w:ins>
      <w:r>
        <w:rPr>
          <w:sz w:val="24"/>
          <w:szCs w:val="24"/>
        </w:rPr>
        <w:t>situations</w:t>
      </w:r>
      <w:del w:id="1581" w:author="Jordan Wipf" w:date="2018-10-25T20:43:00Z">
        <w:r w:rsidDel="008D62B3">
          <w:rPr>
            <w:sz w:val="24"/>
            <w:szCs w:val="24"/>
          </w:rPr>
          <w:delText xml:space="preserve">  </w:delText>
        </w:r>
      </w:del>
      <w:ins w:id="1582" w:author="Jordan Wipf" w:date="2018-10-25T20:43:00Z">
        <w:r>
          <w:rPr>
            <w:sz w:val="24"/>
            <w:szCs w:val="24"/>
          </w:rPr>
          <w:t xml:space="preserve"> </w:t>
        </w:r>
      </w:ins>
      <w:r>
        <w:rPr>
          <w:sz w:val="24"/>
          <w:szCs w:val="24"/>
        </w:rPr>
        <w:t>to determine how much can you invest and where to invest. Some investors might even recommend avoiding individual stocks at all and focus on Mutual Funds or other forms of investments. But</w:t>
      </w:r>
    </w:p>
    <w:p w14:paraId="1AF1AC19" w14:textId="77777777" w:rsidR="005F2E6A" w:rsidRDefault="008D62B3">
      <w:pPr>
        <w:spacing w:before="59"/>
        <w:ind w:left="100"/>
        <w:rPr>
          <w:sz w:val="24"/>
          <w:szCs w:val="24"/>
        </w:rPr>
      </w:pPr>
      <w:r>
        <w:rPr>
          <w:sz w:val="24"/>
          <w:szCs w:val="24"/>
        </w:rPr>
        <w:lastRenderedPageBreak/>
        <w:t>remember, everyone has different approaches and this guide is focusing on</w:t>
      </w:r>
      <w:del w:id="1583" w:author="Jordan Wipf" w:date="2018-10-25T20:43:00Z">
        <w:r w:rsidDel="008D62B3">
          <w:rPr>
            <w:sz w:val="24"/>
            <w:szCs w:val="24"/>
          </w:rPr>
          <w:delText xml:space="preserve">  </w:delText>
        </w:r>
      </w:del>
      <w:ins w:id="1584" w:author="Jordan Wipf" w:date="2018-10-25T20:43:00Z">
        <w:r>
          <w:rPr>
            <w:sz w:val="24"/>
            <w:szCs w:val="24"/>
          </w:rPr>
          <w:t xml:space="preserve"> </w:t>
        </w:r>
      </w:ins>
      <w:r>
        <w:rPr>
          <w:sz w:val="24"/>
          <w:szCs w:val="24"/>
        </w:rPr>
        <w:t>Long-Term Stocks</w:t>
      </w:r>
    </w:p>
    <w:p w14:paraId="4463EBB6" w14:textId="77777777" w:rsidR="005F2E6A" w:rsidRDefault="008D62B3">
      <w:pPr>
        <w:spacing w:before="22"/>
        <w:ind w:left="100"/>
        <w:rPr>
          <w:sz w:val="24"/>
          <w:szCs w:val="24"/>
        </w:rPr>
        <w:sectPr w:rsidR="005F2E6A">
          <w:pgSz w:w="12240" w:h="15840"/>
          <w:pgMar w:top="1380" w:right="1320" w:bottom="280" w:left="1340" w:header="0" w:footer="1040" w:gutter="0"/>
          <w:cols w:space="720"/>
        </w:sectPr>
      </w:pPr>
      <w:r>
        <w:rPr>
          <w:sz w:val="24"/>
          <w:szCs w:val="24"/>
        </w:rPr>
        <w:t>Investments.</w:t>
      </w:r>
    </w:p>
    <w:p w14:paraId="48567A89" w14:textId="77777777" w:rsidR="005F2E6A" w:rsidRDefault="008D62B3">
      <w:pPr>
        <w:spacing w:before="40"/>
        <w:ind w:left="100" w:right="591"/>
        <w:jc w:val="both"/>
        <w:rPr>
          <w:sz w:val="44"/>
          <w:szCs w:val="44"/>
        </w:rPr>
      </w:pPr>
      <w:r>
        <w:rPr>
          <w:b/>
          <w:color w:val="009999"/>
          <w:w w:val="99"/>
          <w:sz w:val="44"/>
          <w:szCs w:val="44"/>
        </w:rPr>
        <w:lastRenderedPageBreak/>
        <w:t>Chapter</w:t>
      </w:r>
      <w:r>
        <w:rPr>
          <w:b/>
          <w:color w:val="009999"/>
          <w:sz w:val="44"/>
          <w:szCs w:val="44"/>
        </w:rPr>
        <w:t xml:space="preserve"> </w:t>
      </w:r>
      <w:r>
        <w:rPr>
          <w:b/>
          <w:color w:val="009999"/>
          <w:w w:val="99"/>
          <w:sz w:val="44"/>
          <w:szCs w:val="44"/>
        </w:rPr>
        <w:t>7:</w:t>
      </w:r>
      <w:r>
        <w:rPr>
          <w:b/>
          <w:color w:val="009999"/>
          <w:sz w:val="44"/>
          <w:szCs w:val="44"/>
        </w:rPr>
        <w:t xml:space="preserve"> </w:t>
      </w:r>
      <w:r>
        <w:rPr>
          <w:b/>
          <w:color w:val="009999"/>
          <w:w w:val="99"/>
          <w:sz w:val="44"/>
          <w:szCs w:val="44"/>
        </w:rPr>
        <w:t>Quick</w:t>
      </w:r>
      <w:r>
        <w:rPr>
          <w:b/>
          <w:color w:val="009999"/>
          <w:sz w:val="44"/>
          <w:szCs w:val="44"/>
        </w:rPr>
        <w:t xml:space="preserve"> </w:t>
      </w:r>
      <w:r>
        <w:rPr>
          <w:b/>
          <w:color w:val="009999"/>
          <w:w w:val="99"/>
          <w:sz w:val="44"/>
          <w:szCs w:val="44"/>
        </w:rPr>
        <w:t>Example</w:t>
      </w:r>
      <w:r>
        <w:rPr>
          <w:b/>
          <w:color w:val="009999"/>
          <w:sz w:val="44"/>
          <w:szCs w:val="44"/>
        </w:rPr>
        <w:t xml:space="preserve"> </w:t>
      </w:r>
      <w:r>
        <w:rPr>
          <w:b/>
          <w:color w:val="009999"/>
          <w:w w:val="99"/>
          <w:sz w:val="44"/>
          <w:szCs w:val="44"/>
        </w:rPr>
        <w:t>List</w:t>
      </w:r>
      <w:r>
        <w:rPr>
          <w:b/>
          <w:color w:val="009999"/>
          <w:sz w:val="44"/>
          <w:szCs w:val="44"/>
        </w:rPr>
        <w:t xml:space="preserve"> </w:t>
      </w:r>
      <w:r>
        <w:rPr>
          <w:b/>
          <w:color w:val="009999"/>
          <w:w w:val="99"/>
          <w:sz w:val="44"/>
          <w:szCs w:val="44"/>
        </w:rPr>
        <w:t>with</w:t>
      </w:r>
      <w:r>
        <w:rPr>
          <w:b/>
          <w:color w:val="009999"/>
          <w:sz w:val="44"/>
          <w:szCs w:val="44"/>
        </w:rPr>
        <w:t xml:space="preserve"> </w:t>
      </w:r>
      <w:r>
        <w:rPr>
          <w:b/>
          <w:color w:val="009999"/>
          <w:w w:val="99"/>
          <w:sz w:val="44"/>
          <w:szCs w:val="44"/>
        </w:rPr>
        <w:t>Strategies</w:t>
      </w:r>
    </w:p>
    <w:p w14:paraId="38A7B64F" w14:textId="77777777" w:rsidR="005F2E6A" w:rsidRDefault="005F2E6A">
      <w:pPr>
        <w:spacing w:line="200" w:lineRule="exact"/>
      </w:pPr>
    </w:p>
    <w:p w14:paraId="1509B4B1" w14:textId="77777777" w:rsidR="005F2E6A" w:rsidRDefault="005F2E6A">
      <w:pPr>
        <w:spacing w:before="17" w:line="280" w:lineRule="exact"/>
        <w:rPr>
          <w:sz w:val="28"/>
          <w:szCs w:val="28"/>
        </w:rPr>
      </w:pPr>
    </w:p>
    <w:p w14:paraId="3065A26C" w14:textId="77777777" w:rsidR="005F2E6A" w:rsidRDefault="008D62B3">
      <w:pPr>
        <w:spacing w:line="259" w:lineRule="auto"/>
        <w:ind w:left="100" w:right="77"/>
        <w:jc w:val="both"/>
        <w:rPr>
          <w:sz w:val="24"/>
          <w:szCs w:val="24"/>
        </w:rPr>
      </w:pPr>
      <w:r>
        <w:rPr>
          <w:sz w:val="24"/>
          <w:szCs w:val="24"/>
        </w:rPr>
        <w:t xml:space="preserve">This section has a list of all the Quick-Examples shown in the guide plus some extra examples to illustrate more important points. The final three Chapters 6, 7 and 8 offer a “go-to-section” when you begin your journey on investment. 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Pr>
          <w:b/>
          <w:sz w:val="24"/>
          <w:szCs w:val="24"/>
          <w:u w:val="thick" w:color="000000"/>
        </w:rPr>
        <w:t>Nobody will predict the future 100% of the time,</w:t>
      </w:r>
      <w:r>
        <w:rPr>
          <w:b/>
          <w:sz w:val="24"/>
          <w:szCs w:val="24"/>
        </w:rPr>
        <w:t xml:space="preserve"> </w:t>
      </w:r>
      <w:r>
        <w:rPr>
          <w:b/>
          <w:sz w:val="24"/>
          <w:szCs w:val="24"/>
          <w:u w:val="thick" w:color="000000"/>
        </w:rPr>
        <w:t>but it is up to us to keep our predictions right for more than 60% of the time, and profit will</w:t>
      </w:r>
      <w:r>
        <w:rPr>
          <w:b/>
          <w:sz w:val="24"/>
          <w:szCs w:val="24"/>
        </w:rPr>
        <w:t xml:space="preserve"> </w:t>
      </w:r>
      <w:r>
        <w:rPr>
          <w:b/>
          <w:sz w:val="24"/>
          <w:szCs w:val="24"/>
          <w:u w:val="thick" w:color="000000"/>
        </w:rPr>
        <w:t>be huge.</w:t>
      </w:r>
    </w:p>
    <w:p w14:paraId="4614E4F2" w14:textId="77777777" w:rsidR="005F2E6A" w:rsidRDefault="005F2E6A">
      <w:pPr>
        <w:spacing w:before="1" w:line="160" w:lineRule="exact"/>
        <w:rPr>
          <w:sz w:val="16"/>
          <w:szCs w:val="16"/>
        </w:rPr>
      </w:pPr>
    </w:p>
    <w:p w14:paraId="2A9FFE58" w14:textId="77777777" w:rsidR="005F2E6A" w:rsidRDefault="008D62B3">
      <w:pPr>
        <w:ind w:left="100" w:right="6668"/>
        <w:jc w:val="both"/>
        <w:rPr>
          <w:sz w:val="32"/>
          <w:szCs w:val="32"/>
        </w:rPr>
      </w:pPr>
      <w:r>
        <w:rPr>
          <w:b/>
          <w:color w:val="0099CC"/>
          <w:w w:val="99"/>
          <w:sz w:val="32"/>
          <w:szCs w:val="32"/>
        </w:rPr>
        <w:t>Quick-Example</w:t>
      </w:r>
      <w:r>
        <w:rPr>
          <w:b/>
          <w:color w:val="0099CC"/>
          <w:sz w:val="32"/>
          <w:szCs w:val="32"/>
        </w:rPr>
        <w:t xml:space="preserve"> </w:t>
      </w:r>
      <w:r>
        <w:rPr>
          <w:b/>
          <w:color w:val="0099CC"/>
          <w:w w:val="99"/>
          <w:sz w:val="32"/>
          <w:szCs w:val="32"/>
        </w:rPr>
        <w:t>List</w:t>
      </w:r>
    </w:p>
    <w:p w14:paraId="56ED350F" w14:textId="77777777" w:rsidR="005F2E6A" w:rsidRDefault="008D62B3">
      <w:pPr>
        <w:spacing w:before="28"/>
        <w:ind w:left="100" w:right="5596"/>
        <w:jc w:val="both"/>
        <w:rPr>
          <w:sz w:val="24"/>
          <w:szCs w:val="24"/>
        </w:rPr>
      </w:pPr>
      <w:r>
        <w:rPr>
          <w:i/>
          <w:sz w:val="24"/>
          <w:szCs w:val="24"/>
        </w:rPr>
        <w:t>Previous Examples shown in this guide:</w:t>
      </w:r>
    </w:p>
    <w:p w14:paraId="6519580A" w14:textId="77777777" w:rsidR="005F2E6A" w:rsidRDefault="005F2E6A">
      <w:pPr>
        <w:spacing w:before="2" w:line="180" w:lineRule="exact"/>
        <w:rPr>
          <w:sz w:val="18"/>
          <w:szCs w:val="18"/>
        </w:rPr>
      </w:pPr>
    </w:p>
    <w:p w14:paraId="18535E70" w14:textId="77777777" w:rsidR="005F2E6A" w:rsidRDefault="008D62B3">
      <w:pPr>
        <w:ind w:left="100" w:right="3011"/>
        <w:jc w:val="both"/>
        <w:rPr>
          <w:sz w:val="24"/>
          <w:szCs w:val="24"/>
        </w:rPr>
      </w:pPr>
      <w:r>
        <w:rPr>
          <w:b/>
          <w:sz w:val="24"/>
          <w:szCs w:val="24"/>
        </w:rPr>
        <w:t>Quick-Example #1 Popularity and Reputation Matter: Page 22</w:t>
      </w:r>
    </w:p>
    <w:p w14:paraId="515AAA41" w14:textId="77777777" w:rsidR="005F2E6A" w:rsidRDefault="005F2E6A">
      <w:pPr>
        <w:spacing w:before="2" w:line="180" w:lineRule="exact"/>
        <w:rPr>
          <w:sz w:val="18"/>
          <w:szCs w:val="18"/>
        </w:rPr>
      </w:pPr>
    </w:p>
    <w:p w14:paraId="1E4268F7" w14:textId="77777777" w:rsidR="005F2E6A" w:rsidRDefault="008D62B3">
      <w:pPr>
        <w:ind w:left="100" w:right="2492"/>
        <w:jc w:val="both"/>
        <w:rPr>
          <w:sz w:val="24"/>
          <w:szCs w:val="24"/>
        </w:rPr>
      </w:pPr>
      <w:r>
        <w:rPr>
          <w:b/>
          <w:sz w:val="24"/>
          <w:szCs w:val="24"/>
        </w:rPr>
        <w:t>Quick-Example #2 Some Businesses are Season-Dependent: Page 23</w:t>
      </w:r>
    </w:p>
    <w:p w14:paraId="74C18E0A" w14:textId="77777777" w:rsidR="005F2E6A" w:rsidRDefault="005F2E6A">
      <w:pPr>
        <w:spacing w:line="180" w:lineRule="exact"/>
        <w:rPr>
          <w:sz w:val="18"/>
          <w:szCs w:val="18"/>
        </w:rPr>
      </w:pPr>
    </w:p>
    <w:p w14:paraId="40730C52" w14:textId="77777777" w:rsidR="005F2E6A" w:rsidRDefault="008D62B3">
      <w:pPr>
        <w:ind w:left="100" w:right="3793"/>
        <w:jc w:val="both"/>
        <w:rPr>
          <w:sz w:val="24"/>
          <w:szCs w:val="24"/>
        </w:rPr>
      </w:pPr>
      <w:r>
        <w:rPr>
          <w:b/>
          <w:sz w:val="24"/>
          <w:szCs w:val="24"/>
        </w:rPr>
        <w:t>Quick-Example #3 Diversify your investments: Page 32</w:t>
      </w:r>
    </w:p>
    <w:p w14:paraId="18AC74D7" w14:textId="77777777" w:rsidR="005F2E6A" w:rsidRDefault="005F2E6A">
      <w:pPr>
        <w:spacing w:before="2" w:line="180" w:lineRule="exact"/>
        <w:rPr>
          <w:sz w:val="18"/>
          <w:szCs w:val="18"/>
        </w:rPr>
      </w:pPr>
    </w:p>
    <w:p w14:paraId="2B0B27C9" w14:textId="77777777" w:rsidR="005F2E6A" w:rsidRDefault="008D62B3">
      <w:pPr>
        <w:ind w:left="100" w:right="6226"/>
        <w:jc w:val="both"/>
        <w:rPr>
          <w:sz w:val="24"/>
          <w:szCs w:val="24"/>
        </w:rPr>
      </w:pPr>
      <w:r>
        <w:rPr>
          <w:i/>
          <w:sz w:val="24"/>
          <w:szCs w:val="24"/>
        </w:rPr>
        <w:t>New Examples for consideration:</w:t>
      </w:r>
    </w:p>
    <w:p w14:paraId="66020F07" w14:textId="77777777" w:rsidR="005F2E6A" w:rsidRDefault="005F2E6A">
      <w:pPr>
        <w:spacing w:before="2" w:line="180" w:lineRule="exact"/>
        <w:rPr>
          <w:sz w:val="18"/>
          <w:szCs w:val="18"/>
        </w:rPr>
      </w:pPr>
    </w:p>
    <w:p w14:paraId="7807648B" w14:textId="77777777" w:rsidR="005F2E6A" w:rsidRDefault="008D62B3">
      <w:pPr>
        <w:spacing w:line="258" w:lineRule="auto"/>
        <w:ind w:left="100" w:right="74"/>
        <w:jc w:val="both"/>
        <w:rPr>
          <w:sz w:val="24"/>
          <w:szCs w:val="24"/>
        </w:rPr>
      </w:pPr>
      <w:r>
        <w:rPr>
          <w:b/>
          <w:sz w:val="24"/>
          <w:szCs w:val="24"/>
        </w:rPr>
        <w:t xml:space="preserve">Quick-Example #4 IPOs Create Commotion: </w:t>
      </w:r>
      <w:r>
        <w:rPr>
          <w:sz w:val="24"/>
          <w:szCs w:val="24"/>
        </w:rPr>
        <w:t>Earlier on Chapter 2, IPO’s were explained as a form to generate capital (money) by putting their stocks on the market. When this happens, many investors</w:t>
      </w:r>
      <w:del w:id="1585" w:author="Jordan Wipf" w:date="2018-10-25T20:43:00Z">
        <w:r w:rsidDel="008D62B3">
          <w:rPr>
            <w:sz w:val="24"/>
            <w:szCs w:val="24"/>
          </w:rPr>
          <w:delText xml:space="preserve">  </w:delText>
        </w:r>
      </w:del>
      <w:ins w:id="1586" w:author="Jordan Wipf" w:date="2018-10-25T20:43:00Z">
        <w:r>
          <w:rPr>
            <w:sz w:val="24"/>
            <w:szCs w:val="24"/>
          </w:rPr>
          <w:t xml:space="preserve"> </w:t>
        </w:r>
      </w:ins>
      <w:r>
        <w:rPr>
          <w:sz w:val="24"/>
          <w:szCs w:val="24"/>
        </w:rPr>
        <w:t>tend</w:t>
      </w:r>
      <w:del w:id="1587" w:author="Jordan Wipf" w:date="2018-10-25T20:43:00Z">
        <w:r w:rsidDel="008D62B3">
          <w:rPr>
            <w:sz w:val="24"/>
            <w:szCs w:val="24"/>
          </w:rPr>
          <w:delText xml:space="preserve">  </w:delText>
        </w:r>
      </w:del>
      <w:ins w:id="1588" w:author="Jordan Wipf" w:date="2018-10-25T20:43:00Z">
        <w:r>
          <w:rPr>
            <w:sz w:val="24"/>
            <w:szCs w:val="24"/>
          </w:rPr>
          <w:t xml:space="preserve"> </w:t>
        </w:r>
      </w:ins>
      <w:r>
        <w:rPr>
          <w:sz w:val="24"/>
          <w:szCs w:val="24"/>
        </w:rPr>
        <w:t>to</w:t>
      </w:r>
      <w:del w:id="1589" w:author="Jordan Wipf" w:date="2018-10-25T20:43:00Z">
        <w:r w:rsidDel="008D62B3">
          <w:rPr>
            <w:sz w:val="24"/>
            <w:szCs w:val="24"/>
          </w:rPr>
          <w:delText xml:space="preserve">  </w:delText>
        </w:r>
      </w:del>
      <w:ins w:id="1590" w:author="Jordan Wipf" w:date="2018-10-25T20:43:00Z">
        <w:r>
          <w:rPr>
            <w:sz w:val="24"/>
            <w:szCs w:val="24"/>
          </w:rPr>
          <w:t xml:space="preserve"> </w:t>
        </w:r>
      </w:ins>
      <w:r>
        <w:rPr>
          <w:sz w:val="24"/>
          <w:szCs w:val="24"/>
        </w:rPr>
        <w:t>get</w:t>
      </w:r>
      <w:del w:id="1591" w:author="Jordan Wipf" w:date="2018-10-25T20:43:00Z">
        <w:r w:rsidDel="008D62B3">
          <w:rPr>
            <w:sz w:val="24"/>
            <w:szCs w:val="24"/>
          </w:rPr>
          <w:delText xml:space="preserve">  </w:delText>
        </w:r>
      </w:del>
      <w:ins w:id="1592" w:author="Jordan Wipf" w:date="2018-10-25T20:43:00Z">
        <w:r>
          <w:rPr>
            <w:sz w:val="24"/>
            <w:szCs w:val="24"/>
          </w:rPr>
          <w:t xml:space="preserve"> </w:t>
        </w:r>
      </w:ins>
      <w:r>
        <w:rPr>
          <w:sz w:val="24"/>
          <w:szCs w:val="24"/>
        </w:rPr>
        <w:t>excited</w:t>
      </w:r>
      <w:del w:id="1593" w:author="Jordan Wipf" w:date="2018-10-25T20:43:00Z">
        <w:r w:rsidDel="008D62B3">
          <w:rPr>
            <w:sz w:val="24"/>
            <w:szCs w:val="24"/>
          </w:rPr>
          <w:delText xml:space="preserve">  </w:delText>
        </w:r>
      </w:del>
      <w:ins w:id="1594" w:author="Jordan Wipf" w:date="2018-10-25T20:43:00Z">
        <w:r>
          <w:rPr>
            <w:sz w:val="24"/>
            <w:szCs w:val="24"/>
          </w:rPr>
          <w:t xml:space="preserve"> </w:t>
        </w:r>
      </w:ins>
      <w:r>
        <w:rPr>
          <w:sz w:val="24"/>
          <w:szCs w:val="24"/>
        </w:rPr>
        <w:t>about</w:t>
      </w:r>
      <w:del w:id="1595" w:author="Jordan Wipf" w:date="2018-10-25T20:43:00Z">
        <w:r w:rsidDel="008D62B3">
          <w:rPr>
            <w:sz w:val="24"/>
            <w:szCs w:val="24"/>
          </w:rPr>
          <w:delText xml:space="preserve">  </w:delText>
        </w:r>
      </w:del>
      <w:ins w:id="1596" w:author="Jordan Wipf" w:date="2018-10-25T20:43:00Z">
        <w:r>
          <w:rPr>
            <w:sz w:val="24"/>
            <w:szCs w:val="24"/>
          </w:rPr>
          <w:t xml:space="preserve"> </w:t>
        </w:r>
      </w:ins>
      <w:r>
        <w:rPr>
          <w:sz w:val="24"/>
          <w:szCs w:val="24"/>
        </w:rPr>
        <w:t>being</w:t>
      </w:r>
      <w:del w:id="1597" w:author="Jordan Wipf" w:date="2018-10-25T20:43:00Z">
        <w:r w:rsidDel="008D62B3">
          <w:rPr>
            <w:sz w:val="24"/>
            <w:szCs w:val="24"/>
          </w:rPr>
          <w:delText xml:space="preserve">  </w:delText>
        </w:r>
      </w:del>
      <w:ins w:id="1598" w:author="Jordan Wipf" w:date="2018-10-25T20:43:00Z">
        <w:r>
          <w:rPr>
            <w:sz w:val="24"/>
            <w:szCs w:val="24"/>
          </w:rPr>
          <w:t xml:space="preserve"> </w:t>
        </w:r>
      </w:ins>
      <w:r>
        <w:rPr>
          <w:sz w:val="24"/>
          <w:szCs w:val="24"/>
        </w:rPr>
        <w:t>able</w:t>
      </w:r>
      <w:del w:id="1599" w:author="Jordan Wipf" w:date="2018-10-25T20:43:00Z">
        <w:r w:rsidDel="008D62B3">
          <w:rPr>
            <w:sz w:val="24"/>
            <w:szCs w:val="24"/>
          </w:rPr>
          <w:delText xml:space="preserve">  </w:delText>
        </w:r>
      </w:del>
      <w:ins w:id="1600" w:author="Jordan Wipf" w:date="2018-10-25T20:43:00Z">
        <w:r>
          <w:rPr>
            <w:sz w:val="24"/>
            <w:szCs w:val="24"/>
          </w:rPr>
          <w:t xml:space="preserve"> </w:t>
        </w:r>
      </w:ins>
      <w:r>
        <w:rPr>
          <w:sz w:val="24"/>
          <w:szCs w:val="24"/>
        </w:rPr>
        <w:t>to</w:t>
      </w:r>
      <w:del w:id="1601" w:author="Jordan Wipf" w:date="2018-10-25T20:43:00Z">
        <w:r w:rsidDel="008D62B3">
          <w:rPr>
            <w:sz w:val="24"/>
            <w:szCs w:val="24"/>
          </w:rPr>
          <w:delText xml:space="preserve">  </w:delText>
        </w:r>
      </w:del>
      <w:ins w:id="1602" w:author="Jordan Wipf" w:date="2018-10-25T20:43:00Z">
        <w:r>
          <w:rPr>
            <w:sz w:val="24"/>
            <w:szCs w:val="24"/>
          </w:rPr>
          <w:t xml:space="preserve"> </w:t>
        </w:r>
      </w:ins>
      <w:r>
        <w:rPr>
          <w:sz w:val="24"/>
          <w:szCs w:val="24"/>
        </w:rPr>
        <w:t>purchase</w:t>
      </w:r>
      <w:del w:id="1603" w:author="Jordan Wipf" w:date="2018-10-25T20:43:00Z">
        <w:r w:rsidDel="008D62B3">
          <w:rPr>
            <w:sz w:val="24"/>
            <w:szCs w:val="24"/>
          </w:rPr>
          <w:delText xml:space="preserve">  </w:delText>
        </w:r>
      </w:del>
      <w:ins w:id="1604" w:author="Jordan Wipf" w:date="2018-10-25T20:43:00Z">
        <w:r>
          <w:rPr>
            <w:sz w:val="24"/>
            <w:szCs w:val="24"/>
          </w:rPr>
          <w:t xml:space="preserve"> </w:t>
        </w:r>
      </w:ins>
      <w:r>
        <w:rPr>
          <w:sz w:val="24"/>
          <w:szCs w:val="24"/>
        </w:rPr>
        <w:t>stock</w:t>
      </w:r>
      <w:del w:id="1605" w:author="Jordan Wipf" w:date="2018-10-25T20:43:00Z">
        <w:r w:rsidDel="008D62B3">
          <w:rPr>
            <w:sz w:val="24"/>
            <w:szCs w:val="24"/>
          </w:rPr>
          <w:delText xml:space="preserve">  </w:delText>
        </w:r>
      </w:del>
      <w:ins w:id="1606" w:author="Jordan Wipf" w:date="2018-10-25T20:43:00Z">
        <w:r>
          <w:rPr>
            <w:sz w:val="24"/>
            <w:szCs w:val="24"/>
          </w:rPr>
          <w:t xml:space="preserve"> </w:t>
        </w:r>
      </w:ins>
      <w:r>
        <w:rPr>
          <w:sz w:val="24"/>
          <w:szCs w:val="24"/>
        </w:rPr>
        <w:t>for</w:t>
      </w:r>
      <w:del w:id="1607" w:author="Jordan Wipf" w:date="2018-10-25T20:43:00Z">
        <w:r w:rsidDel="008D62B3">
          <w:rPr>
            <w:sz w:val="24"/>
            <w:szCs w:val="24"/>
          </w:rPr>
          <w:delText xml:space="preserve">  </w:delText>
        </w:r>
      </w:del>
      <w:ins w:id="1608" w:author="Jordan Wipf" w:date="2018-10-25T20:43:00Z">
        <w:r>
          <w:rPr>
            <w:sz w:val="24"/>
            <w:szCs w:val="24"/>
          </w:rPr>
          <w:t xml:space="preserve"> </w:t>
        </w:r>
      </w:ins>
      <w:r>
        <w:rPr>
          <w:sz w:val="24"/>
          <w:szCs w:val="24"/>
        </w:rPr>
        <w:t>a</w:t>
      </w:r>
      <w:del w:id="1609" w:author="Jordan Wipf" w:date="2018-10-25T20:43:00Z">
        <w:r w:rsidDel="008D62B3">
          <w:rPr>
            <w:sz w:val="24"/>
            <w:szCs w:val="24"/>
          </w:rPr>
          <w:delText xml:space="preserve">  </w:delText>
        </w:r>
      </w:del>
      <w:ins w:id="1610" w:author="Jordan Wipf" w:date="2018-10-25T20:43:00Z">
        <w:r>
          <w:rPr>
            <w:sz w:val="24"/>
            <w:szCs w:val="24"/>
          </w:rPr>
          <w:t xml:space="preserve"> </w:t>
        </w:r>
      </w:ins>
      <w:r>
        <w:rPr>
          <w:sz w:val="24"/>
          <w:szCs w:val="24"/>
        </w:rPr>
        <w:t>company</w:t>
      </w:r>
      <w:del w:id="1611" w:author="Jordan Wipf" w:date="2018-10-25T20:43:00Z">
        <w:r w:rsidDel="008D62B3">
          <w:rPr>
            <w:sz w:val="24"/>
            <w:szCs w:val="24"/>
          </w:rPr>
          <w:delText xml:space="preserve">  </w:delText>
        </w:r>
      </w:del>
      <w:ins w:id="1612" w:author="Jordan Wipf" w:date="2018-10-25T20:43:00Z">
        <w:r>
          <w:rPr>
            <w:sz w:val="24"/>
            <w:szCs w:val="24"/>
          </w:rPr>
          <w:t xml:space="preserve"> </w:t>
        </w:r>
      </w:ins>
      <w:r>
        <w:rPr>
          <w:sz w:val="24"/>
          <w:szCs w:val="24"/>
        </w:rPr>
        <w:t>that</w:t>
      </w:r>
      <w:del w:id="1613" w:author="Jordan Wipf" w:date="2018-10-25T20:43:00Z">
        <w:r w:rsidDel="008D62B3">
          <w:rPr>
            <w:sz w:val="24"/>
            <w:szCs w:val="24"/>
          </w:rPr>
          <w:delText xml:space="preserve">  </w:delText>
        </w:r>
      </w:del>
      <w:ins w:id="1614" w:author="Jordan Wipf" w:date="2018-10-25T20:43:00Z">
        <w:r>
          <w:rPr>
            <w:sz w:val="24"/>
            <w:szCs w:val="24"/>
          </w:rPr>
          <w:t xml:space="preserve"> </w:t>
        </w:r>
      </w:ins>
      <w:r>
        <w:rPr>
          <w:sz w:val="24"/>
          <w:szCs w:val="24"/>
        </w:rPr>
        <w:t>was</w:t>
      </w:r>
      <w:del w:id="1615" w:author="Jordan Wipf" w:date="2018-10-25T20:43:00Z">
        <w:r w:rsidDel="008D62B3">
          <w:rPr>
            <w:sz w:val="24"/>
            <w:szCs w:val="24"/>
          </w:rPr>
          <w:delText xml:space="preserve">  </w:delText>
        </w:r>
      </w:del>
      <w:ins w:id="1616" w:author="Jordan Wipf" w:date="2018-10-25T20:43:00Z">
        <w:r>
          <w:rPr>
            <w:sz w:val="24"/>
            <w:szCs w:val="24"/>
          </w:rPr>
          <w:t xml:space="preserve"> </w:t>
        </w:r>
      </w:ins>
      <w:r>
        <w:rPr>
          <w:sz w:val="24"/>
          <w:szCs w:val="24"/>
        </w:rPr>
        <w:t>not available before. The companies that get greatly affected by IPOs are companies that were popular before the IPO. Let us take for example Snapchat. This company’s IPO was in 2017 with a price of</w:t>
      </w:r>
      <w:del w:id="1617" w:author="Jordan Wipf" w:date="2018-10-25T20:43:00Z">
        <w:r w:rsidDel="008D62B3">
          <w:rPr>
            <w:sz w:val="24"/>
            <w:szCs w:val="24"/>
          </w:rPr>
          <w:delText xml:space="preserve">  </w:delText>
        </w:r>
      </w:del>
      <w:ins w:id="1618" w:author="Jordan Wipf" w:date="2018-10-25T20:43:00Z">
        <w:r>
          <w:rPr>
            <w:sz w:val="24"/>
            <w:szCs w:val="24"/>
          </w:rPr>
          <w:t xml:space="preserve"> </w:t>
        </w:r>
      </w:ins>
      <w:r>
        <w:rPr>
          <w:sz w:val="24"/>
          <w:szCs w:val="24"/>
        </w:rPr>
        <w:t>about</w:t>
      </w:r>
      <w:del w:id="1619" w:author="Jordan Wipf" w:date="2018-10-25T20:43:00Z">
        <w:r w:rsidDel="008D62B3">
          <w:rPr>
            <w:sz w:val="24"/>
            <w:szCs w:val="24"/>
          </w:rPr>
          <w:delText xml:space="preserve">  </w:delText>
        </w:r>
      </w:del>
      <w:ins w:id="1620" w:author="Jordan Wipf" w:date="2018-10-25T20:43:00Z">
        <w:r>
          <w:rPr>
            <w:sz w:val="24"/>
            <w:szCs w:val="24"/>
          </w:rPr>
          <w:t xml:space="preserve"> </w:t>
        </w:r>
      </w:ins>
      <w:r>
        <w:rPr>
          <w:sz w:val="24"/>
          <w:szCs w:val="24"/>
        </w:rPr>
        <w:t>$24.</w:t>
      </w:r>
      <w:del w:id="1621" w:author="Jordan Wipf" w:date="2018-10-25T20:43:00Z">
        <w:r w:rsidDel="008D62B3">
          <w:rPr>
            <w:sz w:val="24"/>
            <w:szCs w:val="24"/>
          </w:rPr>
          <w:delText xml:space="preserve">  </w:delText>
        </w:r>
      </w:del>
      <w:ins w:id="1622" w:author="Jordan Wipf" w:date="2018-10-25T20:43:00Z">
        <w:r>
          <w:rPr>
            <w:sz w:val="24"/>
            <w:szCs w:val="24"/>
          </w:rPr>
          <w:t xml:space="preserve"> </w:t>
        </w:r>
      </w:ins>
      <w:r>
        <w:rPr>
          <w:sz w:val="24"/>
          <w:szCs w:val="24"/>
        </w:rPr>
        <w:t>Given</w:t>
      </w:r>
      <w:del w:id="1623" w:author="Jordan Wipf" w:date="2018-10-25T20:43:00Z">
        <w:r w:rsidDel="008D62B3">
          <w:rPr>
            <w:sz w:val="24"/>
            <w:szCs w:val="24"/>
          </w:rPr>
          <w:delText xml:space="preserve">  </w:delText>
        </w:r>
      </w:del>
      <w:ins w:id="1624" w:author="Jordan Wipf" w:date="2018-10-25T20:43:00Z">
        <w:r>
          <w:rPr>
            <w:sz w:val="24"/>
            <w:szCs w:val="24"/>
          </w:rPr>
          <w:t xml:space="preserve"> </w:t>
        </w:r>
      </w:ins>
      <w:r>
        <w:rPr>
          <w:sz w:val="24"/>
          <w:szCs w:val="24"/>
        </w:rPr>
        <w:t>that</w:t>
      </w:r>
      <w:del w:id="1625" w:author="Jordan Wipf" w:date="2018-10-25T20:43:00Z">
        <w:r w:rsidDel="008D62B3">
          <w:rPr>
            <w:sz w:val="24"/>
            <w:szCs w:val="24"/>
          </w:rPr>
          <w:delText xml:space="preserve">  </w:delText>
        </w:r>
      </w:del>
      <w:ins w:id="1626" w:author="Jordan Wipf" w:date="2018-10-25T20:43:00Z">
        <w:r>
          <w:rPr>
            <w:sz w:val="24"/>
            <w:szCs w:val="24"/>
          </w:rPr>
          <w:t xml:space="preserve"> </w:t>
        </w:r>
      </w:ins>
      <w:r>
        <w:rPr>
          <w:sz w:val="24"/>
          <w:szCs w:val="24"/>
        </w:rPr>
        <w:t>Snapchat</w:t>
      </w:r>
      <w:del w:id="1627" w:author="Jordan Wipf" w:date="2018-10-25T20:43:00Z">
        <w:r w:rsidDel="008D62B3">
          <w:rPr>
            <w:sz w:val="24"/>
            <w:szCs w:val="24"/>
          </w:rPr>
          <w:delText xml:space="preserve">  </w:delText>
        </w:r>
      </w:del>
      <w:ins w:id="1628" w:author="Jordan Wipf" w:date="2018-10-25T20:43:00Z">
        <w:r>
          <w:rPr>
            <w:sz w:val="24"/>
            <w:szCs w:val="24"/>
          </w:rPr>
          <w:t xml:space="preserve"> </w:t>
        </w:r>
      </w:ins>
      <w:r>
        <w:rPr>
          <w:sz w:val="24"/>
          <w:szCs w:val="24"/>
        </w:rPr>
        <w:t>had</w:t>
      </w:r>
      <w:del w:id="1629" w:author="Jordan Wipf" w:date="2018-10-25T20:43:00Z">
        <w:r w:rsidDel="008D62B3">
          <w:rPr>
            <w:sz w:val="24"/>
            <w:szCs w:val="24"/>
          </w:rPr>
          <w:delText xml:space="preserve">  </w:delText>
        </w:r>
      </w:del>
      <w:ins w:id="1630" w:author="Jordan Wipf" w:date="2018-10-25T20:43:00Z">
        <w:r>
          <w:rPr>
            <w:sz w:val="24"/>
            <w:szCs w:val="24"/>
          </w:rPr>
          <w:t xml:space="preserve"> </w:t>
        </w:r>
      </w:ins>
      <w:r>
        <w:rPr>
          <w:sz w:val="24"/>
          <w:szCs w:val="24"/>
        </w:rPr>
        <w:t>a</w:t>
      </w:r>
      <w:del w:id="1631" w:author="Jordan Wipf" w:date="2018-10-25T20:43:00Z">
        <w:r w:rsidDel="008D62B3">
          <w:rPr>
            <w:sz w:val="24"/>
            <w:szCs w:val="24"/>
          </w:rPr>
          <w:delText xml:space="preserve">  </w:delText>
        </w:r>
      </w:del>
      <w:ins w:id="1632" w:author="Jordan Wipf" w:date="2018-10-25T20:43:00Z">
        <w:r>
          <w:rPr>
            <w:sz w:val="24"/>
            <w:szCs w:val="24"/>
          </w:rPr>
          <w:t xml:space="preserve"> </w:t>
        </w:r>
      </w:ins>
      <w:r>
        <w:rPr>
          <w:sz w:val="24"/>
          <w:szCs w:val="24"/>
        </w:rPr>
        <w:t>high</w:t>
      </w:r>
      <w:del w:id="1633" w:author="Jordan Wipf" w:date="2018-10-25T20:43:00Z">
        <w:r w:rsidDel="008D62B3">
          <w:rPr>
            <w:sz w:val="24"/>
            <w:szCs w:val="24"/>
          </w:rPr>
          <w:delText xml:space="preserve">  </w:delText>
        </w:r>
      </w:del>
      <w:ins w:id="1634" w:author="Jordan Wipf" w:date="2018-10-25T20:43:00Z">
        <w:r>
          <w:rPr>
            <w:sz w:val="24"/>
            <w:szCs w:val="24"/>
          </w:rPr>
          <w:t xml:space="preserve"> </w:t>
        </w:r>
      </w:ins>
      <w:r>
        <w:rPr>
          <w:sz w:val="24"/>
          <w:szCs w:val="24"/>
        </w:rPr>
        <w:t>popularity</w:t>
      </w:r>
      <w:del w:id="1635" w:author="Jordan Wipf" w:date="2018-10-25T20:43:00Z">
        <w:r w:rsidDel="008D62B3">
          <w:rPr>
            <w:sz w:val="24"/>
            <w:szCs w:val="24"/>
          </w:rPr>
          <w:delText xml:space="preserve">  </w:delText>
        </w:r>
      </w:del>
      <w:ins w:id="1636" w:author="Jordan Wipf" w:date="2018-10-25T20:43:00Z">
        <w:r>
          <w:rPr>
            <w:sz w:val="24"/>
            <w:szCs w:val="24"/>
          </w:rPr>
          <w:t xml:space="preserve"> </w:t>
        </w:r>
      </w:ins>
      <w:r>
        <w:rPr>
          <w:sz w:val="24"/>
          <w:szCs w:val="24"/>
        </w:rPr>
        <w:t>back</w:t>
      </w:r>
      <w:del w:id="1637" w:author="Jordan Wipf" w:date="2018-10-25T20:43:00Z">
        <w:r w:rsidDel="008D62B3">
          <w:rPr>
            <w:sz w:val="24"/>
            <w:szCs w:val="24"/>
          </w:rPr>
          <w:delText xml:space="preserve">  </w:delText>
        </w:r>
      </w:del>
      <w:ins w:id="1638" w:author="Jordan Wipf" w:date="2018-10-25T20:43:00Z">
        <w:r>
          <w:rPr>
            <w:sz w:val="24"/>
            <w:szCs w:val="24"/>
          </w:rPr>
          <w:t xml:space="preserve"> </w:t>
        </w:r>
      </w:ins>
      <w:r>
        <w:rPr>
          <w:sz w:val="24"/>
          <w:szCs w:val="24"/>
        </w:rPr>
        <w:t>then,</w:t>
      </w:r>
      <w:del w:id="1639" w:author="Jordan Wipf" w:date="2018-10-25T20:43:00Z">
        <w:r w:rsidDel="008D62B3">
          <w:rPr>
            <w:sz w:val="24"/>
            <w:szCs w:val="24"/>
          </w:rPr>
          <w:delText xml:space="preserve">  </w:delText>
        </w:r>
      </w:del>
      <w:ins w:id="1640" w:author="Jordan Wipf" w:date="2018-10-25T20:43:00Z">
        <w:r>
          <w:rPr>
            <w:sz w:val="24"/>
            <w:szCs w:val="24"/>
          </w:rPr>
          <w:t xml:space="preserve"> </w:t>
        </w:r>
      </w:ins>
      <w:r>
        <w:rPr>
          <w:sz w:val="24"/>
          <w:szCs w:val="24"/>
        </w:rPr>
        <w:t>it</w:t>
      </w:r>
      <w:del w:id="1641" w:author="Jordan Wipf" w:date="2018-10-25T20:43:00Z">
        <w:r w:rsidDel="008D62B3">
          <w:rPr>
            <w:sz w:val="24"/>
            <w:szCs w:val="24"/>
          </w:rPr>
          <w:delText xml:space="preserve">  </w:delText>
        </w:r>
      </w:del>
      <w:ins w:id="1642" w:author="Jordan Wipf" w:date="2018-10-25T20:43:00Z">
        <w:r>
          <w:rPr>
            <w:sz w:val="24"/>
            <w:szCs w:val="24"/>
          </w:rPr>
          <w:t xml:space="preserve"> </w:t>
        </w:r>
      </w:ins>
      <w:r>
        <w:rPr>
          <w:sz w:val="24"/>
          <w:szCs w:val="24"/>
        </w:rPr>
        <w:t>was</w:t>
      </w:r>
      <w:del w:id="1643" w:author="Jordan Wipf" w:date="2018-10-25T20:43:00Z">
        <w:r w:rsidDel="008D62B3">
          <w:rPr>
            <w:sz w:val="24"/>
            <w:szCs w:val="24"/>
          </w:rPr>
          <w:delText xml:space="preserve">  </w:delText>
        </w:r>
      </w:del>
      <w:ins w:id="1644" w:author="Jordan Wipf" w:date="2018-10-25T20:43:00Z">
        <w:r>
          <w:rPr>
            <w:sz w:val="24"/>
            <w:szCs w:val="24"/>
          </w:rPr>
          <w:t xml:space="preserve"> </w:t>
        </w:r>
      </w:ins>
      <w:r>
        <w:rPr>
          <w:sz w:val="24"/>
          <w:szCs w:val="24"/>
        </w:rPr>
        <w:t>logical</w:t>
      </w:r>
      <w:del w:id="1645" w:author="Jordan Wipf" w:date="2018-10-25T20:43:00Z">
        <w:r w:rsidDel="008D62B3">
          <w:rPr>
            <w:sz w:val="24"/>
            <w:szCs w:val="24"/>
          </w:rPr>
          <w:delText xml:space="preserve">  </w:delText>
        </w:r>
      </w:del>
      <w:ins w:id="1646" w:author="Jordan Wipf" w:date="2018-10-25T20:43:00Z">
        <w:r>
          <w:rPr>
            <w:sz w:val="24"/>
            <w:szCs w:val="24"/>
          </w:rPr>
          <w:t xml:space="preserve"> </w:t>
        </w:r>
      </w:ins>
      <w:r>
        <w:rPr>
          <w:sz w:val="24"/>
          <w:szCs w:val="24"/>
        </w:rPr>
        <w:t>that</w:t>
      </w:r>
      <w:del w:id="1647" w:author="Jordan Wipf" w:date="2018-10-25T20:43:00Z">
        <w:r w:rsidDel="008D62B3">
          <w:rPr>
            <w:sz w:val="24"/>
            <w:szCs w:val="24"/>
          </w:rPr>
          <w:delText xml:space="preserve">  </w:delText>
        </w:r>
      </w:del>
      <w:ins w:id="1648" w:author="Jordan Wipf" w:date="2018-10-25T20:43:00Z">
        <w:r>
          <w:rPr>
            <w:sz w:val="24"/>
            <w:szCs w:val="24"/>
          </w:rPr>
          <w:t xml:space="preserve"> </w:t>
        </w:r>
      </w:ins>
      <w:r>
        <w:rPr>
          <w:sz w:val="24"/>
          <w:szCs w:val="24"/>
        </w:rPr>
        <w:t xml:space="preserve">many investors would see a profitable opportunity in buying this company’s stock. Given that popularity, prices skyrocketed for the Stock going up to about $30 some dollars within just a couple of days. However, after weeks the stock plummeted to less than $20 and people started to panic about it. Finally, it went down to a price below $15 where it currently stands. </w:t>
      </w:r>
      <w:r>
        <w:rPr>
          <w:b/>
          <w:sz w:val="24"/>
          <w:szCs w:val="24"/>
        </w:rPr>
        <w:t>Why did this happen?</w:t>
      </w:r>
    </w:p>
    <w:p w14:paraId="4EA92301" w14:textId="77777777" w:rsidR="005F2E6A" w:rsidRDefault="005F2E6A">
      <w:pPr>
        <w:spacing w:before="1" w:line="160" w:lineRule="exact"/>
        <w:rPr>
          <w:sz w:val="16"/>
          <w:szCs w:val="16"/>
        </w:rPr>
      </w:pPr>
    </w:p>
    <w:p w14:paraId="49B0B69A" w14:textId="77777777" w:rsidR="005F2E6A" w:rsidRDefault="008D62B3">
      <w:pPr>
        <w:spacing w:line="258" w:lineRule="auto"/>
        <w:ind w:left="100" w:right="79"/>
        <w:jc w:val="both"/>
        <w:rPr>
          <w:sz w:val="24"/>
          <w:szCs w:val="24"/>
        </w:rPr>
        <w:sectPr w:rsidR="005F2E6A">
          <w:pgSz w:w="12240" w:h="15840"/>
          <w:pgMar w:top="1400" w:right="1320" w:bottom="280" w:left="1340" w:header="0" w:footer="1040" w:gutter="0"/>
          <w:cols w:space="720"/>
        </w:sectPr>
      </w:pPr>
      <w:r>
        <w:rPr>
          <w:sz w:val="24"/>
          <w:szCs w:val="24"/>
        </w:rPr>
        <w:t>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w:t>
      </w:r>
      <w:del w:id="1649" w:author="Jordan Wipf" w:date="2018-10-25T20:43:00Z">
        <w:r w:rsidDel="008D62B3">
          <w:rPr>
            <w:sz w:val="24"/>
            <w:szCs w:val="24"/>
          </w:rPr>
          <w:delText xml:space="preserve">  </w:delText>
        </w:r>
      </w:del>
      <w:ins w:id="1650" w:author="Jordan Wipf" w:date="2018-10-25T20:43:00Z">
        <w:r>
          <w:rPr>
            <w:sz w:val="24"/>
            <w:szCs w:val="24"/>
          </w:rPr>
          <w:t xml:space="preserve"> </w:t>
        </w:r>
      </w:ins>
      <w:r>
        <w:rPr>
          <w:sz w:val="24"/>
          <w:szCs w:val="24"/>
        </w:rPr>
        <w:t>Chapter</w:t>
      </w:r>
      <w:del w:id="1651" w:author="Jordan Wipf" w:date="2018-10-25T20:43:00Z">
        <w:r w:rsidDel="008D62B3">
          <w:rPr>
            <w:sz w:val="24"/>
            <w:szCs w:val="24"/>
          </w:rPr>
          <w:delText xml:space="preserve">  </w:delText>
        </w:r>
      </w:del>
      <w:ins w:id="1652" w:author="Jordan Wipf" w:date="2018-10-25T20:43:00Z">
        <w:r>
          <w:rPr>
            <w:sz w:val="24"/>
            <w:szCs w:val="24"/>
          </w:rPr>
          <w:t xml:space="preserve"> </w:t>
        </w:r>
      </w:ins>
      <w:r>
        <w:rPr>
          <w:sz w:val="24"/>
          <w:szCs w:val="24"/>
        </w:rPr>
        <w:t>2).</w:t>
      </w:r>
      <w:del w:id="1653" w:author="Jordan Wipf" w:date="2018-10-25T20:43:00Z">
        <w:r w:rsidDel="008D62B3">
          <w:rPr>
            <w:sz w:val="24"/>
            <w:szCs w:val="24"/>
          </w:rPr>
          <w:delText xml:space="preserve">  </w:delText>
        </w:r>
      </w:del>
      <w:ins w:id="1654" w:author="Jordan Wipf" w:date="2018-10-25T20:43:00Z">
        <w:r>
          <w:rPr>
            <w:sz w:val="24"/>
            <w:szCs w:val="24"/>
          </w:rPr>
          <w:t xml:space="preserve"> </w:t>
        </w:r>
      </w:ins>
      <w:r>
        <w:rPr>
          <w:sz w:val="24"/>
          <w:szCs w:val="24"/>
        </w:rPr>
        <w:t>Because</w:t>
      </w:r>
      <w:del w:id="1655" w:author="Jordan Wipf" w:date="2018-10-25T20:43:00Z">
        <w:r w:rsidDel="008D62B3">
          <w:rPr>
            <w:sz w:val="24"/>
            <w:szCs w:val="24"/>
          </w:rPr>
          <w:delText xml:space="preserve">  </w:delText>
        </w:r>
      </w:del>
      <w:ins w:id="1656" w:author="Jordan Wipf" w:date="2018-10-25T20:43:00Z">
        <w:r>
          <w:rPr>
            <w:sz w:val="24"/>
            <w:szCs w:val="24"/>
          </w:rPr>
          <w:t xml:space="preserve"> </w:t>
        </w:r>
      </w:ins>
      <w:r>
        <w:rPr>
          <w:sz w:val="24"/>
          <w:szCs w:val="24"/>
        </w:rPr>
        <w:t>of</w:t>
      </w:r>
      <w:del w:id="1657" w:author="Jordan Wipf" w:date="2018-10-25T20:43:00Z">
        <w:r w:rsidDel="008D62B3">
          <w:rPr>
            <w:sz w:val="24"/>
            <w:szCs w:val="24"/>
          </w:rPr>
          <w:delText xml:space="preserve">  </w:delText>
        </w:r>
      </w:del>
      <w:ins w:id="1658" w:author="Jordan Wipf" w:date="2018-10-25T20:43:00Z">
        <w:r>
          <w:rPr>
            <w:sz w:val="24"/>
            <w:szCs w:val="24"/>
          </w:rPr>
          <w:t xml:space="preserve"> </w:t>
        </w:r>
      </w:ins>
      <w:r>
        <w:rPr>
          <w:sz w:val="24"/>
          <w:szCs w:val="24"/>
        </w:rPr>
        <w:t>this,</w:t>
      </w:r>
      <w:del w:id="1659" w:author="Jordan Wipf" w:date="2018-10-25T20:43:00Z">
        <w:r w:rsidDel="008D62B3">
          <w:rPr>
            <w:sz w:val="24"/>
            <w:szCs w:val="24"/>
          </w:rPr>
          <w:delText xml:space="preserve">  </w:delText>
        </w:r>
      </w:del>
      <w:ins w:id="1660" w:author="Jordan Wipf" w:date="2018-10-25T20:43:00Z">
        <w:r>
          <w:rPr>
            <w:sz w:val="24"/>
            <w:szCs w:val="24"/>
          </w:rPr>
          <w:t xml:space="preserve"> </w:t>
        </w:r>
      </w:ins>
      <w:r>
        <w:rPr>
          <w:sz w:val="24"/>
          <w:szCs w:val="24"/>
        </w:rPr>
        <w:t>the</w:t>
      </w:r>
      <w:del w:id="1661" w:author="Jordan Wipf" w:date="2018-10-25T20:43:00Z">
        <w:r w:rsidDel="008D62B3">
          <w:rPr>
            <w:sz w:val="24"/>
            <w:szCs w:val="24"/>
          </w:rPr>
          <w:delText xml:space="preserve">  </w:delText>
        </w:r>
      </w:del>
      <w:ins w:id="1662" w:author="Jordan Wipf" w:date="2018-10-25T20:43:00Z">
        <w:r>
          <w:rPr>
            <w:sz w:val="24"/>
            <w:szCs w:val="24"/>
          </w:rPr>
          <w:t xml:space="preserve"> </w:t>
        </w:r>
      </w:ins>
      <w:r>
        <w:rPr>
          <w:sz w:val="24"/>
          <w:szCs w:val="24"/>
        </w:rPr>
        <w:t>value</w:t>
      </w:r>
      <w:del w:id="1663" w:author="Jordan Wipf" w:date="2018-10-25T20:43:00Z">
        <w:r w:rsidDel="008D62B3">
          <w:rPr>
            <w:sz w:val="24"/>
            <w:szCs w:val="24"/>
          </w:rPr>
          <w:delText xml:space="preserve">  </w:delText>
        </w:r>
      </w:del>
      <w:ins w:id="1664" w:author="Jordan Wipf" w:date="2018-10-25T20:43:00Z">
        <w:r>
          <w:rPr>
            <w:sz w:val="24"/>
            <w:szCs w:val="24"/>
          </w:rPr>
          <w:t xml:space="preserve"> </w:t>
        </w:r>
      </w:ins>
      <w:r>
        <w:rPr>
          <w:sz w:val="24"/>
          <w:szCs w:val="24"/>
        </w:rPr>
        <w:t>of</w:t>
      </w:r>
      <w:del w:id="1665" w:author="Jordan Wipf" w:date="2018-10-25T20:43:00Z">
        <w:r w:rsidDel="008D62B3">
          <w:rPr>
            <w:sz w:val="24"/>
            <w:szCs w:val="24"/>
          </w:rPr>
          <w:delText xml:space="preserve">  </w:delText>
        </w:r>
      </w:del>
      <w:ins w:id="1666" w:author="Jordan Wipf" w:date="2018-10-25T20:43:00Z">
        <w:r>
          <w:rPr>
            <w:sz w:val="24"/>
            <w:szCs w:val="24"/>
          </w:rPr>
          <w:t xml:space="preserve"> </w:t>
        </w:r>
      </w:ins>
      <w:r>
        <w:rPr>
          <w:sz w:val="24"/>
          <w:szCs w:val="24"/>
        </w:rPr>
        <w:t>the</w:t>
      </w:r>
      <w:del w:id="1667" w:author="Jordan Wipf" w:date="2018-10-25T20:43:00Z">
        <w:r w:rsidDel="008D62B3">
          <w:rPr>
            <w:sz w:val="24"/>
            <w:szCs w:val="24"/>
          </w:rPr>
          <w:delText xml:space="preserve">  </w:delText>
        </w:r>
      </w:del>
      <w:ins w:id="1668" w:author="Jordan Wipf" w:date="2018-10-25T20:43:00Z">
        <w:r>
          <w:rPr>
            <w:sz w:val="24"/>
            <w:szCs w:val="24"/>
          </w:rPr>
          <w:t xml:space="preserve"> </w:t>
        </w:r>
      </w:ins>
      <w:r>
        <w:rPr>
          <w:sz w:val="24"/>
          <w:szCs w:val="24"/>
        </w:rPr>
        <w:t>stock</w:t>
      </w:r>
      <w:del w:id="1669" w:author="Jordan Wipf" w:date="2018-10-25T20:43:00Z">
        <w:r w:rsidDel="008D62B3">
          <w:rPr>
            <w:sz w:val="24"/>
            <w:szCs w:val="24"/>
          </w:rPr>
          <w:delText xml:space="preserve">  </w:delText>
        </w:r>
      </w:del>
      <w:ins w:id="1670" w:author="Jordan Wipf" w:date="2018-10-25T20:43:00Z">
        <w:r>
          <w:rPr>
            <w:sz w:val="24"/>
            <w:szCs w:val="24"/>
          </w:rPr>
          <w:t xml:space="preserve"> </w:t>
        </w:r>
      </w:ins>
      <w:r>
        <w:rPr>
          <w:sz w:val="24"/>
          <w:szCs w:val="24"/>
        </w:rPr>
        <w:t>went</w:t>
      </w:r>
      <w:del w:id="1671" w:author="Jordan Wipf" w:date="2018-10-25T20:43:00Z">
        <w:r w:rsidDel="008D62B3">
          <w:rPr>
            <w:sz w:val="24"/>
            <w:szCs w:val="24"/>
          </w:rPr>
          <w:delText xml:space="preserve">  </w:delText>
        </w:r>
      </w:del>
      <w:ins w:id="1672" w:author="Jordan Wipf" w:date="2018-10-25T20:43:00Z">
        <w:r>
          <w:rPr>
            <w:sz w:val="24"/>
            <w:szCs w:val="24"/>
          </w:rPr>
          <w:t xml:space="preserve"> </w:t>
        </w:r>
      </w:ins>
      <w:r>
        <w:rPr>
          <w:sz w:val="24"/>
          <w:szCs w:val="24"/>
        </w:rPr>
        <w:t>up</w:t>
      </w:r>
      <w:del w:id="1673" w:author="Jordan Wipf" w:date="2018-10-25T20:43:00Z">
        <w:r w:rsidDel="008D62B3">
          <w:rPr>
            <w:sz w:val="24"/>
            <w:szCs w:val="24"/>
          </w:rPr>
          <w:delText xml:space="preserve">  </w:delText>
        </w:r>
      </w:del>
      <w:ins w:id="1674" w:author="Jordan Wipf" w:date="2018-10-25T20:43:00Z">
        <w:r>
          <w:rPr>
            <w:sz w:val="24"/>
            <w:szCs w:val="24"/>
          </w:rPr>
          <w:t xml:space="preserve"> </w:t>
        </w:r>
      </w:ins>
      <w:r>
        <w:rPr>
          <w:b/>
          <w:sz w:val="24"/>
          <w:szCs w:val="24"/>
        </w:rPr>
        <w:t>because</w:t>
      </w:r>
      <w:del w:id="1675" w:author="Jordan Wipf" w:date="2018-10-25T20:43:00Z">
        <w:r w:rsidDel="008D62B3">
          <w:rPr>
            <w:b/>
            <w:sz w:val="24"/>
            <w:szCs w:val="24"/>
          </w:rPr>
          <w:delText xml:space="preserve">  </w:delText>
        </w:r>
      </w:del>
      <w:ins w:id="1676" w:author="Jordan Wipf" w:date="2018-10-25T20:43:00Z">
        <w:r>
          <w:rPr>
            <w:b/>
            <w:sz w:val="24"/>
            <w:szCs w:val="24"/>
          </w:rPr>
          <w:t xml:space="preserve"> </w:t>
        </w:r>
      </w:ins>
      <w:r>
        <w:rPr>
          <w:b/>
          <w:sz w:val="24"/>
          <w:szCs w:val="24"/>
        </w:rPr>
        <w:t>IPOs</w:t>
      </w:r>
      <w:del w:id="1677" w:author="Jordan Wipf" w:date="2018-10-25T20:43:00Z">
        <w:r w:rsidDel="008D62B3">
          <w:rPr>
            <w:b/>
            <w:sz w:val="24"/>
            <w:szCs w:val="24"/>
          </w:rPr>
          <w:delText xml:space="preserve">  </w:delText>
        </w:r>
      </w:del>
      <w:ins w:id="1678" w:author="Jordan Wipf" w:date="2018-10-25T20:43:00Z">
        <w:r>
          <w:rPr>
            <w:b/>
            <w:sz w:val="24"/>
            <w:szCs w:val="24"/>
          </w:rPr>
          <w:t xml:space="preserve"> </w:t>
        </w:r>
      </w:ins>
      <w:r>
        <w:rPr>
          <w:b/>
          <w:sz w:val="24"/>
          <w:szCs w:val="24"/>
        </w:rPr>
        <w:t>created commotion</w:t>
      </w:r>
      <w:r>
        <w:rPr>
          <w:sz w:val="24"/>
          <w:szCs w:val="24"/>
        </w:rP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del w:id="1679" w:author="Jordan Wipf" w:date="2018-10-25T21:23:00Z">
        <w:r w:rsidDel="009C342E">
          <w:rPr>
            <w:sz w:val="24"/>
            <w:szCs w:val="24"/>
          </w:rPr>
          <w:delText xml:space="preserve">much </w:delText>
        </w:r>
      </w:del>
      <w:ins w:id="1680" w:author="Jordan Wipf" w:date="2018-10-25T21:23:00Z">
        <w:r w:rsidR="009C342E">
          <w:rPr>
            <w:sz w:val="24"/>
            <w:szCs w:val="24"/>
          </w:rPr>
          <w:t xml:space="preserve">many </w:t>
        </w:r>
      </w:ins>
      <w:r>
        <w:rPr>
          <w:sz w:val="24"/>
          <w:szCs w:val="24"/>
        </w:rPr>
        <w:t xml:space="preserve">“money sources”. If we explore Snapchats history we see that it has some advertisements on it, but that is about it. Snapchat doesn’t support computers, so accessing websites to make money was not an option. The more we investigate about Snapchat the more we see that it can make profit, but not as much as it seems. For this reason, the price of the stock goes up, and </w:t>
      </w:r>
      <w:r>
        <w:rPr>
          <w:sz w:val="24"/>
          <w:szCs w:val="24"/>
        </w:rPr>
        <w:lastRenderedPageBreak/>
        <w:t>then after a while of not being able to make enough profits, the price will go down. Experienced investors might</w:t>
      </w:r>
      <w:del w:id="1681" w:author="Jordan Wipf" w:date="2018-10-25T21:24:00Z">
        <w:r w:rsidDel="009C342E">
          <w:rPr>
            <w:sz w:val="24"/>
            <w:szCs w:val="24"/>
          </w:rPr>
          <w:delText xml:space="preserve"> of</w:delText>
        </w:r>
      </w:del>
    </w:p>
    <w:p w14:paraId="1B5A189A" w14:textId="77777777" w:rsidR="005F2E6A" w:rsidRDefault="008D62B3">
      <w:pPr>
        <w:spacing w:before="59" w:line="258" w:lineRule="auto"/>
        <w:ind w:left="100" w:right="76"/>
        <w:jc w:val="both"/>
        <w:rPr>
          <w:sz w:val="24"/>
          <w:szCs w:val="24"/>
        </w:rPr>
      </w:pPr>
      <w:r>
        <w:rPr>
          <w:sz w:val="24"/>
          <w:szCs w:val="24"/>
        </w:rPr>
        <w:lastRenderedPageBreak/>
        <w:t xml:space="preserve">make the move to buy Snapchat at its IPO value, hold it until it reached a high value of return (about 20%) and </w:t>
      </w:r>
      <w:r>
        <w:rPr>
          <w:b/>
          <w:sz w:val="24"/>
          <w:szCs w:val="24"/>
        </w:rPr>
        <w:t xml:space="preserve">then sell it since they saw that the company would not seem profitable on the long-term. </w:t>
      </w:r>
      <w:r>
        <w:rPr>
          <w:sz w:val="24"/>
          <w:szCs w:val="24"/>
        </w:rPr>
        <w:t xml:space="preserve">This type of strategy is valid for long-term investors who see chance of making extra money for buying and selling within two or three days. </w:t>
      </w:r>
      <w:r>
        <w:rPr>
          <w:b/>
          <w:sz w:val="24"/>
          <w:szCs w:val="24"/>
          <w:u w:val="thick" w:color="000000"/>
        </w:rPr>
        <w:t>Developing this kind of decisions comes</w:t>
      </w:r>
      <w:r>
        <w:rPr>
          <w:b/>
          <w:sz w:val="24"/>
          <w:szCs w:val="24"/>
        </w:rPr>
        <w:t xml:space="preserve"> </w:t>
      </w:r>
      <w:r>
        <w:rPr>
          <w:b/>
          <w:sz w:val="24"/>
          <w:szCs w:val="24"/>
          <w:u w:val="thick" w:color="000000"/>
        </w:rPr>
        <w:t>from understanding that IPOs create commotion and that you need to learn and understand</w:t>
      </w:r>
      <w:r>
        <w:rPr>
          <w:b/>
          <w:sz w:val="24"/>
          <w:szCs w:val="24"/>
        </w:rPr>
        <w:t xml:space="preserve"> </w:t>
      </w:r>
      <w:r>
        <w:rPr>
          <w:b/>
          <w:sz w:val="24"/>
          <w:szCs w:val="24"/>
          <w:u w:val="thick" w:color="000000"/>
        </w:rPr>
        <w:t>the company you are buying.</w:t>
      </w:r>
    </w:p>
    <w:p w14:paraId="6A6E7993" w14:textId="77777777" w:rsidR="005F2E6A" w:rsidRDefault="005F2E6A">
      <w:pPr>
        <w:spacing w:before="1" w:line="160" w:lineRule="exact"/>
        <w:rPr>
          <w:sz w:val="16"/>
          <w:szCs w:val="16"/>
        </w:rPr>
      </w:pPr>
    </w:p>
    <w:p w14:paraId="2B3AEDFF" w14:textId="77777777" w:rsidR="005F2E6A" w:rsidRDefault="008D62B3">
      <w:pPr>
        <w:spacing w:line="258" w:lineRule="auto"/>
        <w:ind w:left="100" w:right="77"/>
        <w:jc w:val="both"/>
        <w:rPr>
          <w:sz w:val="24"/>
          <w:szCs w:val="24"/>
        </w:rPr>
      </w:pPr>
      <w:r>
        <w:rPr>
          <w:b/>
          <w:sz w:val="24"/>
          <w:szCs w:val="24"/>
        </w:rPr>
        <w:t xml:space="preserve">Quick-Example #5 Companies are like People offering Business Ideas: </w:t>
      </w:r>
      <w:r>
        <w:rPr>
          <w:sz w:val="24"/>
          <w:szCs w:val="24"/>
        </w:rPr>
        <w:t xml:space="preserve">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Pr>
          <w:b/>
          <w:sz w:val="24"/>
          <w:szCs w:val="24"/>
        </w:rPr>
        <w:t xml:space="preserve">Who would you give the money to? </w:t>
      </w:r>
      <w:r>
        <w:rPr>
          <w:sz w:val="24"/>
          <w:szCs w:val="24"/>
        </w:rPr>
        <w:t xml:space="preserve">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Pr>
          <w:sz w:val="24"/>
          <w:szCs w:val="24"/>
        </w:rPr>
        <w:t>actually has</w:t>
      </w:r>
      <w:proofErr w:type="gramEnd"/>
      <w:r>
        <w:rPr>
          <w:sz w:val="24"/>
          <w:szCs w:val="24"/>
        </w:rPr>
        <w:t xml:space="preserve"> both options of being either successful or a failure, but I don’t really know enough information to make a decision from him. Stocks work literally the same way. </w:t>
      </w:r>
      <w:r>
        <w:rPr>
          <w:b/>
          <w:sz w:val="24"/>
          <w:szCs w:val="24"/>
        </w:rPr>
        <w:t>The more you know about it, you can tell if it’s a good idea to invest or not. Also, if you don’t know anything about the stock, you need to first learn a lot before even considering investing in that company.</w:t>
      </w:r>
    </w:p>
    <w:p w14:paraId="0EC91134" w14:textId="77777777" w:rsidR="005F2E6A" w:rsidRDefault="005F2E6A">
      <w:pPr>
        <w:spacing w:before="1" w:line="160" w:lineRule="exact"/>
        <w:rPr>
          <w:sz w:val="16"/>
          <w:szCs w:val="16"/>
        </w:rPr>
      </w:pPr>
    </w:p>
    <w:p w14:paraId="52A5A8E5" w14:textId="77777777" w:rsidR="005F2E6A" w:rsidRDefault="008D62B3">
      <w:pPr>
        <w:spacing w:line="259" w:lineRule="auto"/>
        <w:ind w:left="100" w:right="79"/>
        <w:jc w:val="both"/>
        <w:rPr>
          <w:sz w:val="24"/>
          <w:szCs w:val="24"/>
        </w:rPr>
        <w:sectPr w:rsidR="005F2E6A">
          <w:pgSz w:w="12240" w:h="15840"/>
          <w:pgMar w:top="1380" w:right="1320" w:bottom="280" w:left="1340" w:header="0" w:footer="1040" w:gutter="0"/>
          <w:cols w:space="720"/>
        </w:sectPr>
      </w:pPr>
      <w:r>
        <w:rPr>
          <w:sz w:val="24"/>
          <w:szCs w:val="24"/>
        </w:rPr>
        <w:t>The</w:t>
      </w:r>
      <w:del w:id="1682" w:author="Jordan Wipf" w:date="2018-10-25T20:43:00Z">
        <w:r w:rsidDel="008D62B3">
          <w:rPr>
            <w:sz w:val="24"/>
            <w:szCs w:val="24"/>
          </w:rPr>
          <w:delText xml:space="preserve">  </w:delText>
        </w:r>
      </w:del>
      <w:ins w:id="1683" w:author="Jordan Wipf" w:date="2018-10-25T20:43:00Z">
        <w:r>
          <w:rPr>
            <w:sz w:val="24"/>
            <w:szCs w:val="24"/>
          </w:rPr>
          <w:t xml:space="preserve"> </w:t>
        </w:r>
      </w:ins>
      <w:r>
        <w:rPr>
          <w:sz w:val="24"/>
          <w:szCs w:val="24"/>
        </w:rPr>
        <w:t>examples</w:t>
      </w:r>
      <w:del w:id="1684" w:author="Jordan Wipf" w:date="2018-10-25T20:43:00Z">
        <w:r w:rsidDel="008D62B3">
          <w:rPr>
            <w:sz w:val="24"/>
            <w:szCs w:val="24"/>
          </w:rPr>
          <w:delText xml:space="preserve">  </w:delText>
        </w:r>
      </w:del>
      <w:ins w:id="1685" w:author="Jordan Wipf" w:date="2018-10-25T20:43:00Z">
        <w:r>
          <w:rPr>
            <w:sz w:val="24"/>
            <w:szCs w:val="24"/>
          </w:rPr>
          <w:t xml:space="preserve"> </w:t>
        </w:r>
      </w:ins>
      <w:r>
        <w:rPr>
          <w:sz w:val="24"/>
          <w:szCs w:val="24"/>
        </w:rPr>
        <w:t>shown</w:t>
      </w:r>
      <w:del w:id="1686" w:author="Jordan Wipf" w:date="2018-10-25T20:43:00Z">
        <w:r w:rsidDel="008D62B3">
          <w:rPr>
            <w:sz w:val="24"/>
            <w:szCs w:val="24"/>
          </w:rPr>
          <w:delText xml:space="preserve">  </w:delText>
        </w:r>
      </w:del>
      <w:ins w:id="1687" w:author="Jordan Wipf" w:date="2018-10-25T20:43:00Z">
        <w:r>
          <w:rPr>
            <w:sz w:val="24"/>
            <w:szCs w:val="24"/>
          </w:rPr>
          <w:t xml:space="preserve"> </w:t>
        </w:r>
      </w:ins>
      <w:r>
        <w:rPr>
          <w:sz w:val="24"/>
          <w:szCs w:val="24"/>
        </w:rPr>
        <w:t>in</w:t>
      </w:r>
      <w:del w:id="1688" w:author="Jordan Wipf" w:date="2018-10-25T20:43:00Z">
        <w:r w:rsidDel="008D62B3">
          <w:rPr>
            <w:sz w:val="24"/>
            <w:szCs w:val="24"/>
          </w:rPr>
          <w:delText xml:space="preserve">  </w:delText>
        </w:r>
      </w:del>
      <w:ins w:id="1689" w:author="Jordan Wipf" w:date="2018-10-25T20:43:00Z">
        <w:r>
          <w:rPr>
            <w:sz w:val="24"/>
            <w:szCs w:val="24"/>
          </w:rPr>
          <w:t xml:space="preserve"> </w:t>
        </w:r>
      </w:ins>
      <w:r>
        <w:rPr>
          <w:sz w:val="24"/>
          <w:szCs w:val="24"/>
        </w:rPr>
        <w:t>this</w:t>
      </w:r>
      <w:del w:id="1690" w:author="Jordan Wipf" w:date="2018-10-25T20:43:00Z">
        <w:r w:rsidDel="008D62B3">
          <w:rPr>
            <w:sz w:val="24"/>
            <w:szCs w:val="24"/>
          </w:rPr>
          <w:delText xml:space="preserve">  </w:delText>
        </w:r>
      </w:del>
      <w:ins w:id="1691" w:author="Jordan Wipf" w:date="2018-10-25T20:43:00Z">
        <w:r>
          <w:rPr>
            <w:sz w:val="24"/>
            <w:szCs w:val="24"/>
          </w:rPr>
          <w:t xml:space="preserve"> </w:t>
        </w:r>
      </w:ins>
      <w:r>
        <w:rPr>
          <w:sz w:val="24"/>
          <w:szCs w:val="24"/>
        </w:rPr>
        <w:t>section</w:t>
      </w:r>
      <w:del w:id="1692" w:author="Jordan Wipf" w:date="2018-10-25T20:43:00Z">
        <w:r w:rsidDel="008D62B3">
          <w:rPr>
            <w:sz w:val="24"/>
            <w:szCs w:val="24"/>
          </w:rPr>
          <w:delText xml:space="preserve">  </w:delText>
        </w:r>
      </w:del>
      <w:ins w:id="1693" w:author="Jordan Wipf" w:date="2018-10-25T20:43:00Z">
        <w:r>
          <w:rPr>
            <w:sz w:val="24"/>
            <w:szCs w:val="24"/>
          </w:rPr>
          <w:t xml:space="preserve"> </w:t>
        </w:r>
      </w:ins>
      <w:r>
        <w:rPr>
          <w:sz w:val="24"/>
          <w:szCs w:val="24"/>
        </w:rPr>
        <w:t>are</w:t>
      </w:r>
      <w:del w:id="1694" w:author="Jordan Wipf" w:date="2018-10-25T20:43:00Z">
        <w:r w:rsidDel="008D62B3">
          <w:rPr>
            <w:sz w:val="24"/>
            <w:szCs w:val="24"/>
          </w:rPr>
          <w:delText xml:space="preserve">  </w:delText>
        </w:r>
      </w:del>
      <w:ins w:id="1695" w:author="Jordan Wipf" w:date="2018-10-25T20:43:00Z">
        <w:r>
          <w:rPr>
            <w:sz w:val="24"/>
            <w:szCs w:val="24"/>
          </w:rPr>
          <w:t xml:space="preserve"> </w:t>
        </w:r>
      </w:ins>
      <w:r>
        <w:rPr>
          <w:sz w:val="24"/>
          <w:szCs w:val="24"/>
        </w:rPr>
        <w:t>just</w:t>
      </w:r>
      <w:del w:id="1696" w:author="Jordan Wipf" w:date="2018-10-25T20:43:00Z">
        <w:r w:rsidDel="008D62B3">
          <w:rPr>
            <w:sz w:val="24"/>
            <w:szCs w:val="24"/>
          </w:rPr>
          <w:delText xml:space="preserve">  </w:delText>
        </w:r>
      </w:del>
      <w:ins w:id="1697" w:author="Jordan Wipf" w:date="2018-10-25T20:43:00Z">
        <w:r>
          <w:rPr>
            <w:sz w:val="24"/>
            <w:szCs w:val="24"/>
          </w:rPr>
          <w:t xml:space="preserve"> </w:t>
        </w:r>
      </w:ins>
      <w:r>
        <w:rPr>
          <w:sz w:val="24"/>
          <w:szCs w:val="24"/>
        </w:rPr>
        <w:t>some</w:t>
      </w:r>
      <w:del w:id="1698" w:author="Jordan Wipf" w:date="2018-10-25T20:43:00Z">
        <w:r w:rsidDel="008D62B3">
          <w:rPr>
            <w:sz w:val="24"/>
            <w:szCs w:val="24"/>
          </w:rPr>
          <w:delText xml:space="preserve">  </w:delText>
        </w:r>
      </w:del>
      <w:ins w:id="1699" w:author="Jordan Wipf" w:date="2018-10-25T20:43:00Z">
        <w:r>
          <w:rPr>
            <w:sz w:val="24"/>
            <w:szCs w:val="24"/>
          </w:rPr>
          <w:t xml:space="preserve"> </w:t>
        </w:r>
      </w:ins>
      <w:r>
        <w:rPr>
          <w:sz w:val="24"/>
          <w:szCs w:val="24"/>
        </w:rPr>
        <w:t>out</w:t>
      </w:r>
      <w:del w:id="1700" w:author="Jordan Wipf" w:date="2018-10-25T20:43:00Z">
        <w:r w:rsidDel="008D62B3">
          <w:rPr>
            <w:sz w:val="24"/>
            <w:szCs w:val="24"/>
          </w:rPr>
          <w:delText xml:space="preserve">  </w:delText>
        </w:r>
      </w:del>
      <w:ins w:id="1701" w:author="Jordan Wipf" w:date="2018-10-25T20:43:00Z">
        <w:r>
          <w:rPr>
            <w:sz w:val="24"/>
            <w:szCs w:val="24"/>
          </w:rPr>
          <w:t xml:space="preserve"> </w:t>
        </w:r>
      </w:ins>
      <w:r>
        <w:rPr>
          <w:sz w:val="24"/>
          <w:szCs w:val="24"/>
        </w:rPr>
        <w:t>of</w:t>
      </w:r>
      <w:del w:id="1702" w:author="Jordan Wipf" w:date="2018-10-25T20:43:00Z">
        <w:r w:rsidDel="008D62B3">
          <w:rPr>
            <w:sz w:val="24"/>
            <w:szCs w:val="24"/>
          </w:rPr>
          <w:delText xml:space="preserve">  </w:delText>
        </w:r>
      </w:del>
      <w:ins w:id="1703" w:author="Jordan Wipf" w:date="2018-10-25T20:43:00Z">
        <w:r>
          <w:rPr>
            <w:sz w:val="24"/>
            <w:szCs w:val="24"/>
          </w:rPr>
          <w:t xml:space="preserve"> </w:t>
        </w:r>
      </w:ins>
      <w:r>
        <w:rPr>
          <w:sz w:val="24"/>
          <w:szCs w:val="24"/>
        </w:rPr>
        <w:t>many</w:t>
      </w:r>
      <w:del w:id="1704" w:author="Jordan Wipf" w:date="2018-10-25T20:43:00Z">
        <w:r w:rsidDel="008D62B3">
          <w:rPr>
            <w:sz w:val="24"/>
            <w:szCs w:val="24"/>
          </w:rPr>
          <w:delText xml:space="preserve">  </w:delText>
        </w:r>
      </w:del>
      <w:ins w:id="1705" w:author="Jordan Wipf" w:date="2018-10-25T20:43:00Z">
        <w:r>
          <w:rPr>
            <w:sz w:val="24"/>
            <w:szCs w:val="24"/>
          </w:rPr>
          <w:t xml:space="preserve"> </w:t>
        </w:r>
      </w:ins>
      <w:r>
        <w:rPr>
          <w:sz w:val="24"/>
          <w:szCs w:val="24"/>
        </w:rPr>
        <w:t>examples</w:t>
      </w:r>
      <w:del w:id="1706" w:author="Jordan Wipf" w:date="2018-10-25T20:43:00Z">
        <w:r w:rsidDel="008D62B3">
          <w:rPr>
            <w:sz w:val="24"/>
            <w:szCs w:val="24"/>
          </w:rPr>
          <w:delText xml:space="preserve">  </w:delText>
        </w:r>
      </w:del>
      <w:ins w:id="1707" w:author="Jordan Wipf" w:date="2018-10-25T20:43:00Z">
        <w:r>
          <w:rPr>
            <w:sz w:val="24"/>
            <w:szCs w:val="24"/>
          </w:rPr>
          <w:t xml:space="preserve"> </w:t>
        </w:r>
      </w:ins>
      <w:r>
        <w:rPr>
          <w:sz w:val="24"/>
          <w:szCs w:val="24"/>
        </w:rPr>
        <w:t>possible.</w:t>
      </w:r>
      <w:del w:id="1708" w:author="Jordan Wipf" w:date="2018-10-25T20:43:00Z">
        <w:r w:rsidDel="008D62B3">
          <w:rPr>
            <w:sz w:val="24"/>
            <w:szCs w:val="24"/>
          </w:rPr>
          <w:delText xml:space="preserve">  </w:delText>
        </w:r>
      </w:del>
      <w:ins w:id="1709" w:author="Jordan Wipf" w:date="2018-10-25T20:43:00Z">
        <w:r>
          <w:rPr>
            <w:sz w:val="24"/>
            <w:szCs w:val="24"/>
          </w:rPr>
          <w:t xml:space="preserve"> </w:t>
        </w:r>
      </w:ins>
      <w:r>
        <w:rPr>
          <w:sz w:val="24"/>
          <w:szCs w:val="24"/>
        </w:rPr>
        <w:t>The</w:t>
      </w:r>
      <w:del w:id="1710" w:author="Jordan Wipf" w:date="2018-10-25T20:43:00Z">
        <w:r w:rsidDel="008D62B3">
          <w:rPr>
            <w:sz w:val="24"/>
            <w:szCs w:val="24"/>
          </w:rPr>
          <w:delText xml:space="preserve">  </w:delText>
        </w:r>
      </w:del>
      <w:ins w:id="1711" w:author="Jordan Wipf" w:date="2018-10-25T20:43:00Z">
        <w:r>
          <w:rPr>
            <w:sz w:val="24"/>
            <w:szCs w:val="24"/>
          </w:rPr>
          <w:t xml:space="preserve"> </w:t>
        </w:r>
      </w:ins>
      <w:r>
        <w:rPr>
          <w:sz w:val="24"/>
          <w:szCs w:val="24"/>
        </w:rPr>
        <w:t>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w:t>
      </w:r>
    </w:p>
    <w:p w14:paraId="384D2B17" w14:textId="77777777" w:rsidR="005F2E6A" w:rsidRDefault="008D62B3">
      <w:pPr>
        <w:spacing w:before="40"/>
        <w:ind w:left="100" w:right="1716"/>
        <w:jc w:val="both"/>
        <w:rPr>
          <w:sz w:val="44"/>
          <w:szCs w:val="44"/>
        </w:rPr>
      </w:pPr>
      <w:r>
        <w:rPr>
          <w:b/>
          <w:color w:val="009999"/>
          <w:w w:val="99"/>
          <w:sz w:val="44"/>
          <w:szCs w:val="44"/>
        </w:rPr>
        <w:lastRenderedPageBreak/>
        <w:t>Chapter</w:t>
      </w:r>
      <w:r>
        <w:rPr>
          <w:b/>
          <w:color w:val="009999"/>
          <w:sz w:val="44"/>
          <w:szCs w:val="44"/>
        </w:rPr>
        <w:t xml:space="preserve"> </w:t>
      </w:r>
      <w:r>
        <w:rPr>
          <w:b/>
          <w:color w:val="009999"/>
          <w:w w:val="99"/>
          <w:sz w:val="44"/>
          <w:szCs w:val="44"/>
        </w:rPr>
        <w:t>8:</w:t>
      </w:r>
      <w:r>
        <w:rPr>
          <w:b/>
          <w:color w:val="009999"/>
          <w:sz w:val="44"/>
          <w:szCs w:val="44"/>
        </w:rPr>
        <w:t xml:space="preserve"> </w:t>
      </w:r>
      <w:r>
        <w:rPr>
          <w:b/>
          <w:color w:val="009999"/>
          <w:w w:val="99"/>
          <w:sz w:val="44"/>
          <w:szCs w:val="44"/>
        </w:rPr>
        <w:t>Key</w:t>
      </w:r>
      <w:r>
        <w:rPr>
          <w:b/>
          <w:color w:val="009999"/>
          <w:sz w:val="44"/>
          <w:szCs w:val="44"/>
        </w:rPr>
        <w:t xml:space="preserve"> </w:t>
      </w:r>
      <w:r>
        <w:rPr>
          <w:b/>
          <w:color w:val="009999"/>
          <w:w w:val="99"/>
          <w:sz w:val="44"/>
          <w:szCs w:val="44"/>
        </w:rPr>
        <w:t>Summary</w:t>
      </w:r>
      <w:r>
        <w:rPr>
          <w:b/>
          <w:color w:val="009999"/>
          <w:sz w:val="44"/>
          <w:szCs w:val="44"/>
        </w:rPr>
        <w:t xml:space="preserve"> </w:t>
      </w:r>
      <w:r>
        <w:rPr>
          <w:b/>
          <w:color w:val="009999"/>
          <w:w w:val="99"/>
          <w:sz w:val="44"/>
          <w:szCs w:val="44"/>
        </w:rPr>
        <w:t>and</w:t>
      </w:r>
      <w:r>
        <w:rPr>
          <w:b/>
          <w:color w:val="009999"/>
          <w:sz w:val="44"/>
          <w:szCs w:val="44"/>
        </w:rPr>
        <w:t xml:space="preserve"> </w:t>
      </w:r>
      <w:r>
        <w:rPr>
          <w:b/>
          <w:color w:val="009999"/>
          <w:w w:val="99"/>
          <w:sz w:val="44"/>
          <w:szCs w:val="44"/>
        </w:rPr>
        <w:t>Suggested</w:t>
      </w:r>
    </w:p>
    <w:p w14:paraId="037AD94A" w14:textId="77777777" w:rsidR="005F2E6A" w:rsidRDefault="008D62B3">
      <w:pPr>
        <w:spacing w:before="41"/>
        <w:ind w:left="100" w:right="7680"/>
        <w:jc w:val="both"/>
        <w:rPr>
          <w:sz w:val="44"/>
          <w:szCs w:val="44"/>
        </w:rPr>
      </w:pPr>
      <w:r>
        <w:rPr>
          <w:b/>
          <w:color w:val="009999"/>
          <w:w w:val="99"/>
          <w:sz w:val="44"/>
          <w:szCs w:val="44"/>
        </w:rPr>
        <w:t>Readings</w:t>
      </w:r>
    </w:p>
    <w:p w14:paraId="1AEEADBF" w14:textId="77777777" w:rsidR="005F2E6A" w:rsidRDefault="005F2E6A">
      <w:pPr>
        <w:spacing w:line="200" w:lineRule="exact"/>
      </w:pPr>
    </w:p>
    <w:p w14:paraId="518C4543" w14:textId="77777777" w:rsidR="005F2E6A" w:rsidRDefault="005F2E6A">
      <w:pPr>
        <w:spacing w:before="17" w:line="280" w:lineRule="exact"/>
        <w:rPr>
          <w:sz w:val="28"/>
          <w:szCs w:val="28"/>
        </w:rPr>
      </w:pPr>
    </w:p>
    <w:p w14:paraId="0D4A031E" w14:textId="77777777" w:rsidR="005F2E6A" w:rsidRDefault="008D62B3">
      <w:pPr>
        <w:spacing w:line="258" w:lineRule="auto"/>
        <w:ind w:left="100" w:right="273"/>
        <w:rPr>
          <w:sz w:val="24"/>
          <w:szCs w:val="24"/>
        </w:rPr>
      </w:pPr>
      <w:r>
        <w:rPr>
          <w:sz w:val="24"/>
          <w:szCs w:val="24"/>
        </w:rPr>
        <w:t>This chapter has a summary section for future reference, and some final notes to consider about investing that are not related to the aforementioned strategies.</w:t>
      </w:r>
    </w:p>
    <w:p w14:paraId="6B665F53" w14:textId="77777777" w:rsidR="005F2E6A" w:rsidRDefault="005F2E6A">
      <w:pPr>
        <w:spacing w:before="4" w:line="160" w:lineRule="exact"/>
        <w:rPr>
          <w:sz w:val="16"/>
          <w:szCs w:val="16"/>
        </w:rPr>
      </w:pPr>
    </w:p>
    <w:p w14:paraId="5163F3A7" w14:textId="77777777" w:rsidR="005F2E6A" w:rsidRDefault="008D62B3">
      <w:pPr>
        <w:ind w:left="460"/>
        <w:rPr>
          <w:sz w:val="24"/>
          <w:szCs w:val="24"/>
        </w:rPr>
      </w:pPr>
      <w:del w:id="1712" w:author="Jordan Wipf" w:date="2018-10-25T20:43:00Z">
        <w:r w:rsidDel="008D62B3">
          <w:rPr>
            <w:sz w:val="24"/>
            <w:szCs w:val="24"/>
          </w:rPr>
          <w:delText xml:space="preserve">  </w:delText>
        </w:r>
      </w:del>
      <w:ins w:id="1713" w:author="Jordan Wipf" w:date="2018-10-25T20:43:00Z">
        <w:r>
          <w:rPr>
            <w:sz w:val="24"/>
            <w:szCs w:val="24"/>
          </w:rPr>
          <w:t xml:space="preserve"> </w:t>
        </w:r>
      </w:ins>
      <w:del w:id="1714" w:author="Jordan Wipf" w:date="2018-10-25T20:43:00Z">
        <w:r w:rsidDel="008D62B3">
          <w:rPr>
            <w:sz w:val="24"/>
            <w:szCs w:val="24"/>
          </w:rPr>
          <w:delText xml:space="preserve">  </w:delText>
        </w:r>
      </w:del>
      <w:ins w:id="1715" w:author="Jordan Wipf" w:date="2018-10-25T20:43:00Z">
        <w:r>
          <w:rPr>
            <w:sz w:val="24"/>
            <w:szCs w:val="24"/>
          </w:rPr>
          <w:t xml:space="preserve"> </w:t>
        </w:r>
      </w:ins>
      <w:r>
        <w:rPr>
          <w:sz w:val="24"/>
          <w:szCs w:val="24"/>
        </w:rPr>
        <w:t>Focus on constant growth rather than immediate rewards.</w:t>
      </w:r>
    </w:p>
    <w:p w14:paraId="02873B4B" w14:textId="77777777" w:rsidR="005F2E6A" w:rsidRDefault="008D62B3">
      <w:pPr>
        <w:tabs>
          <w:tab w:val="left" w:pos="820"/>
        </w:tabs>
        <w:spacing w:before="20" w:line="255" w:lineRule="auto"/>
        <w:ind w:left="820" w:right="521" w:hanging="360"/>
        <w:rPr>
          <w:sz w:val="24"/>
          <w:szCs w:val="24"/>
        </w:rPr>
      </w:pPr>
      <w:r>
        <w:rPr>
          <w:sz w:val="24"/>
          <w:szCs w:val="24"/>
        </w:rPr>
        <w:tab/>
        <w:t>Investing on Stocks requires knowledge about the company you are investing and understanding many circumstances in which the company might be successful or not.</w:t>
      </w:r>
    </w:p>
    <w:p w14:paraId="18FA55C2" w14:textId="77777777" w:rsidR="005F2E6A" w:rsidRDefault="008D62B3">
      <w:pPr>
        <w:spacing w:before="7"/>
        <w:ind w:left="460"/>
        <w:rPr>
          <w:sz w:val="24"/>
          <w:szCs w:val="24"/>
        </w:rPr>
      </w:pPr>
      <w:del w:id="1716" w:author="Jordan Wipf" w:date="2018-10-25T20:43:00Z">
        <w:r w:rsidDel="008D62B3">
          <w:rPr>
            <w:sz w:val="24"/>
            <w:szCs w:val="24"/>
          </w:rPr>
          <w:delText xml:space="preserve">  </w:delText>
        </w:r>
      </w:del>
      <w:ins w:id="1717" w:author="Jordan Wipf" w:date="2018-10-25T20:43:00Z">
        <w:r>
          <w:rPr>
            <w:sz w:val="24"/>
            <w:szCs w:val="24"/>
          </w:rPr>
          <w:t xml:space="preserve"> </w:t>
        </w:r>
      </w:ins>
      <w:del w:id="1718" w:author="Jordan Wipf" w:date="2018-10-25T20:43:00Z">
        <w:r w:rsidDel="008D62B3">
          <w:rPr>
            <w:sz w:val="24"/>
            <w:szCs w:val="24"/>
          </w:rPr>
          <w:delText xml:space="preserve">  </w:delText>
        </w:r>
      </w:del>
      <w:ins w:id="1719" w:author="Jordan Wipf" w:date="2018-10-25T20:43:00Z">
        <w:r>
          <w:rPr>
            <w:sz w:val="24"/>
            <w:szCs w:val="24"/>
          </w:rPr>
          <w:t xml:space="preserve"> </w:t>
        </w:r>
      </w:ins>
      <w:r>
        <w:rPr>
          <w:sz w:val="24"/>
          <w:szCs w:val="24"/>
        </w:rPr>
        <w:t>Never let your emotions to cloud your thoughts.</w:t>
      </w:r>
    </w:p>
    <w:p w14:paraId="56B8BF15" w14:textId="77777777" w:rsidR="005F2E6A" w:rsidRDefault="008D62B3">
      <w:pPr>
        <w:tabs>
          <w:tab w:val="left" w:pos="820"/>
        </w:tabs>
        <w:spacing w:before="23" w:line="255" w:lineRule="auto"/>
        <w:ind w:left="820" w:right="347" w:hanging="360"/>
        <w:rPr>
          <w:sz w:val="24"/>
          <w:szCs w:val="24"/>
        </w:rPr>
      </w:pPr>
      <w:r>
        <w:rPr>
          <w:sz w:val="24"/>
          <w:szCs w:val="24"/>
        </w:rPr>
        <w:tab/>
        <w:t xml:space="preserve">Do not trust only one article or piece of information. Instead, gather as many articles or </w:t>
      </w:r>
      <w:del w:id="1720" w:author="Jordan Wipf" w:date="2018-10-25T21:27:00Z">
        <w:r w:rsidDel="009C342E">
          <w:rPr>
            <w:sz w:val="24"/>
            <w:szCs w:val="24"/>
          </w:rPr>
          <w:delText xml:space="preserve">number </w:delText>
        </w:r>
      </w:del>
      <w:ins w:id="1721" w:author="Jordan Wipf" w:date="2018-10-25T21:27:00Z">
        <w:r w:rsidR="009C342E">
          <w:rPr>
            <w:sz w:val="24"/>
            <w:szCs w:val="24"/>
          </w:rPr>
          <w:t xml:space="preserve">pieces of </w:t>
        </w:r>
      </w:ins>
      <w:r>
        <w:rPr>
          <w:sz w:val="24"/>
          <w:szCs w:val="24"/>
        </w:rPr>
        <w:t>information</w:t>
      </w:r>
      <w:ins w:id="1722" w:author="Jordan Wipf" w:date="2018-10-25T21:27:00Z">
        <w:r w:rsidR="009C342E">
          <w:rPr>
            <w:sz w:val="24"/>
            <w:szCs w:val="24"/>
          </w:rPr>
          <w:t xml:space="preserve"> as</w:t>
        </w:r>
      </w:ins>
      <w:r>
        <w:rPr>
          <w:sz w:val="24"/>
          <w:szCs w:val="24"/>
        </w:rPr>
        <w:t xml:space="preserve"> possible.</w:t>
      </w:r>
    </w:p>
    <w:p w14:paraId="08875DAD" w14:textId="77777777" w:rsidR="005F2E6A" w:rsidRDefault="008D62B3">
      <w:pPr>
        <w:spacing w:before="7"/>
        <w:ind w:left="460"/>
        <w:rPr>
          <w:sz w:val="24"/>
          <w:szCs w:val="24"/>
        </w:rPr>
      </w:pPr>
      <w:del w:id="1723" w:author="Jordan Wipf" w:date="2018-10-25T20:43:00Z">
        <w:r w:rsidDel="008D62B3">
          <w:rPr>
            <w:sz w:val="24"/>
            <w:szCs w:val="24"/>
          </w:rPr>
          <w:delText xml:space="preserve">  </w:delText>
        </w:r>
      </w:del>
      <w:ins w:id="1724" w:author="Jordan Wipf" w:date="2018-10-25T20:43:00Z">
        <w:r>
          <w:rPr>
            <w:sz w:val="24"/>
            <w:szCs w:val="24"/>
          </w:rPr>
          <w:t xml:space="preserve"> </w:t>
        </w:r>
      </w:ins>
      <w:del w:id="1725" w:author="Jordan Wipf" w:date="2018-10-25T20:43:00Z">
        <w:r w:rsidDel="008D62B3">
          <w:rPr>
            <w:sz w:val="24"/>
            <w:szCs w:val="24"/>
          </w:rPr>
          <w:delText xml:space="preserve">  </w:delText>
        </w:r>
      </w:del>
      <w:ins w:id="1726" w:author="Jordan Wipf" w:date="2018-10-25T20:43:00Z">
        <w:r>
          <w:rPr>
            <w:sz w:val="24"/>
            <w:szCs w:val="24"/>
          </w:rPr>
          <w:t xml:space="preserve"> </w:t>
        </w:r>
      </w:ins>
      <w:r>
        <w:rPr>
          <w:sz w:val="24"/>
          <w:szCs w:val="24"/>
        </w:rPr>
        <w:t xml:space="preserve">Before trying an investment or a trading style, always research </w:t>
      </w:r>
      <w:del w:id="1727" w:author="Jordan Wipf" w:date="2018-10-25T21:27:00Z">
        <w:r w:rsidDel="009C342E">
          <w:rPr>
            <w:sz w:val="24"/>
            <w:szCs w:val="24"/>
          </w:rPr>
          <w:delText xml:space="preserve">about </w:delText>
        </w:r>
      </w:del>
      <w:r>
        <w:rPr>
          <w:sz w:val="24"/>
          <w:szCs w:val="24"/>
        </w:rPr>
        <w:t>it.</w:t>
      </w:r>
    </w:p>
    <w:p w14:paraId="4C216F8B" w14:textId="77777777" w:rsidR="005F2E6A" w:rsidRDefault="008D62B3">
      <w:pPr>
        <w:spacing w:before="20"/>
        <w:ind w:left="460"/>
        <w:rPr>
          <w:sz w:val="24"/>
          <w:szCs w:val="24"/>
        </w:rPr>
      </w:pPr>
      <w:del w:id="1728" w:author="Jordan Wipf" w:date="2018-10-25T20:43:00Z">
        <w:r w:rsidDel="008D62B3">
          <w:rPr>
            <w:sz w:val="24"/>
            <w:szCs w:val="24"/>
          </w:rPr>
          <w:delText xml:space="preserve">  </w:delText>
        </w:r>
      </w:del>
      <w:ins w:id="1729" w:author="Jordan Wipf" w:date="2018-10-25T20:43:00Z">
        <w:r>
          <w:rPr>
            <w:sz w:val="24"/>
            <w:szCs w:val="24"/>
          </w:rPr>
          <w:t xml:space="preserve"> </w:t>
        </w:r>
      </w:ins>
      <w:del w:id="1730" w:author="Jordan Wipf" w:date="2018-10-25T20:43:00Z">
        <w:r w:rsidDel="008D62B3">
          <w:rPr>
            <w:sz w:val="24"/>
            <w:szCs w:val="24"/>
          </w:rPr>
          <w:delText xml:space="preserve">  </w:delText>
        </w:r>
      </w:del>
      <w:ins w:id="1731" w:author="Jordan Wipf" w:date="2018-10-25T20:43:00Z">
        <w:r>
          <w:rPr>
            <w:sz w:val="24"/>
            <w:szCs w:val="24"/>
          </w:rPr>
          <w:t xml:space="preserve"> </w:t>
        </w:r>
      </w:ins>
      <w:r>
        <w:rPr>
          <w:sz w:val="24"/>
          <w:szCs w:val="24"/>
        </w:rPr>
        <w:t>Asses your risks and never invest money that you cannot afford to lose.</w:t>
      </w:r>
    </w:p>
    <w:p w14:paraId="39C0FC17" w14:textId="77777777" w:rsidR="005F2E6A" w:rsidRDefault="008D62B3">
      <w:pPr>
        <w:tabs>
          <w:tab w:val="left" w:pos="820"/>
        </w:tabs>
        <w:spacing w:before="20" w:line="257" w:lineRule="auto"/>
        <w:ind w:left="820" w:right="284" w:hanging="360"/>
        <w:rPr>
          <w:sz w:val="24"/>
          <w:szCs w:val="24"/>
        </w:rPr>
      </w:pPr>
      <w:r>
        <w:rPr>
          <w:sz w:val="24"/>
          <w:szCs w:val="24"/>
        </w:rPr>
        <w:tab/>
        <w:t>Diversification is key for an investor. The more money sources you have, the higher the likelihood of generating income.</w:t>
      </w:r>
    </w:p>
    <w:p w14:paraId="3B93DAF8" w14:textId="77777777" w:rsidR="005F2E6A" w:rsidRDefault="008D62B3">
      <w:pPr>
        <w:tabs>
          <w:tab w:val="left" w:pos="820"/>
        </w:tabs>
        <w:spacing w:before="4" w:line="255" w:lineRule="auto"/>
        <w:ind w:left="820" w:right="543" w:hanging="360"/>
        <w:rPr>
          <w:sz w:val="24"/>
          <w:szCs w:val="24"/>
        </w:rPr>
      </w:pPr>
      <w:r>
        <w:rPr>
          <w:sz w:val="24"/>
          <w:szCs w:val="24"/>
        </w:rPr>
        <w:tab/>
        <w:t>Historically, the market always goes up. Therefore, long-term investments</w:t>
      </w:r>
      <w:ins w:id="1732" w:author="Jordan Wipf" w:date="2018-10-25T21:27:00Z">
        <w:r w:rsidR="009C342E">
          <w:rPr>
            <w:sz w:val="24"/>
            <w:szCs w:val="24"/>
          </w:rPr>
          <w:t>,</w:t>
        </w:r>
      </w:ins>
      <w:ins w:id="1733" w:author="Jordan Wipf" w:date="2018-10-25T21:29:00Z">
        <w:r w:rsidR="009C342E" w:rsidRPr="009C342E">
          <w:t xml:space="preserve"> </w:t>
        </w:r>
        <w:r w:rsidR="009C342E" w:rsidRPr="009C342E">
          <w:rPr>
            <w:sz w:val="24"/>
            <w:szCs w:val="24"/>
          </w:rPr>
          <w:t>http://whenisgood.net/4cprqdp</w:t>
        </w:r>
      </w:ins>
      <w:r>
        <w:rPr>
          <w:sz w:val="24"/>
          <w:szCs w:val="24"/>
        </w:rPr>
        <w:t xml:space="preserve"> if selected correctly, will always generate a return.</w:t>
      </w:r>
    </w:p>
    <w:p w14:paraId="3244230D" w14:textId="77777777" w:rsidR="005F2E6A" w:rsidRDefault="005F2E6A">
      <w:pPr>
        <w:spacing w:line="200" w:lineRule="exact"/>
      </w:pPr>
    </w:p>
    <w:p w14:paraId="7B018415" w14:textId="77777777" w:rsidR="005F2E6A" w:rsidRDefault="005F2E6A">
      <w:pPr>
        <w:spacing w:line="200" w:lineRule="exact"/>
      </w:pPr>
    </w:p>
    <w:p w14:paraId="04351C15" w14:textId="77777777" w:rsidR="005F2E6A" w:rsidRDefault="005F2E6A">
      <w:pPr>
        <w:spacing w:before="4" w:line="220" w:lineRule="exact"/>
        <w:rPr>
          <w:sz w:val="22"/>
          <w:szCs w:val="22"/>
        </w:rPr>
      </w:pPr>
    </w:p>
    <w:p w14:paraId="04830E40" w14:textId="77777777" w:rsidR="005F2E6A" w:rsidRDefault="008D62B3">
      <w:pPr>
        <w:ind w:left="100" w:right="6981"/>
        <w:jc w:val="both"/>
        <w:rPr>
          <w:sz w:val="32"/>
          <w:szCs w:val="32"/>
        </w:rPr>
      </w:pPr>
      <w:r>
        <w:rPr>
          <w:b/>
          <w:color w:val="0099CC"/>
          <w:w w:val="99"/>
          <w:sz w:val="32"/>
          <w:szCs w:val="32"/>
        </w:rPr>
        <w:t>Notes</w:t>
      </w:r>
      <w:r>
        <w:rPr>
          <w:b/>
          <w:color w:val="0099CC"/>
          <w:sz w:val="32"/>
          <w:szCs w:val="32"/>
        </w:rPr>
        <w:t xml:space="preserve"> </w:t>
      </w:r>
      <w:r>
        <w:rPr>
          <w:b/>
          <w:color w:val="0099CC"/>
          <w:w w:val="99"/>
          <w:sz w:val="32"/>
          <w:szCs w:val="32"/>
        </w:rPr>
        <w:t>to</w:t>
      </w:r>
      <w:r>
        <w:rPr>
          <w:b/>
          <w:color w:val="0099CC"/>
          <w:sz w:val="32"/>
          <w:szCs w:val="32"/>
        </w:rPr>
        <w:t xml:space="preserve"> </w:t>
      </w:r>
      <w:r>
        <w:rPr>
          <w:b/>
          <w:color w:val="0099CC"/>
          <w:w w:val="99"/>
          <w:sz w:val="32"/>
          <w:szCs w:val="32"/>
        </w:rPr>
        <w:t>consider:</w:t>
      </w:r>
    </w:p>
    <w:p w14:paraId="32C65EB4" w14:textId="77777777" w:rsidR="005F2E6A" w:rsidRDefault="008D62B3">
      <w:pPr>
        <w:spacing w:before="28" w:line="258" w:lineRule="auto"/>
        <w:ind w:left="100" w:right="78"/>
        <w:jc w:val="both"/>
        <w:rPr>
          <w:sz w:val="24"/>
          <w:szCs w:val="24"/>
        </w:rPr>
      </w:pPr>
      <w:r>
        <w:rPr>
          <w:sz w:val="24"/>
          <w:szCs w:val="24"/>
        </w:rPr>
        <w:t xml:space="preserve">Experienced investors might know that there are </w:t>
      </w:r>
      <w:r>
        <w:rPr>
          <w:b/>
          <w:sz w:val="24"/>
          <w:szCs w:val="24"/>
        </w:rPr>
        <w:t xml:space="preserve">financial ratios </w:t>
      </w:r>
      <w:r>
        <w:rPr>
          <w:sz w:val="24"/>
          <w:szCs w:val="24"/>
        </w:rPr>
        <w:t xml:space="preserve">and parameters that are often used into analyzing stocks. Some include: Beta, Price Earnings Ratio, Earnings Per Share, and many more. These are important tools that investors can use to understand stocks. However, </w:t>
      </w:r>
      <w:r>
        <w:rPr>
          <w:b/>
          <w:sz w:val="24"/>
          <w:szCs w:val="24"/>
        </w:rPr>
        <w:t xml:space="preserve">there is no value to calculating or looking at financial ratios if we don’t understand the market from a common-sense point of view first. </w:t>
      </w:r>
      <w:r>
        <w:rPr>
          <w:sz w:val="24"/>
          <w:szCs w:val="24"/>
        </w:rPr>
        <w:t>Throwing ratios and explaining them might seem like a provision of tools you need are provided with only that.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w:t>
      </w:r>
    </w:p>
    <w:p w14:paraId="7F2BF4BB" w14:textId="77777777" w:rsidR="005F2E6A" w:rsidRDefault="005F2E6A">
      <w:pPr>
        <w:spacing w:before="1" w:line="160" w:lineRule="exact"/>
        <w:rPr>
          <w:sz w:val="16"/>
          <w:szCs w:val="16"/>
        </w:rPr>
      </w:pPr>
    </w:p>
    <w:p w14:paraId="5458A5DD" w14:textId="77777777" w:rsidR="005F2E6A" w:rsidRDefault="008D62B3">
      <w:pPr>
        <w:spacing w:line="258" w:lineRule="auto"/>
        <w:ind w:left="100" w:right="78"/>
        <w:jc w:val="both"/>
        <w:rPr>
          <w:sz w:val="24"/>
          <w:szCs w:val="24"/>
        </w:rPr>
        <w:sectPr w:rsidR="005F2E6A">
          <w:pgSz w:w="12240" w:h="15840"/>
          <w:pgMar w:top="1400" w:right="1320" w:bottom="280" w:left="1340" w:header="0" w:footer="1040" w:gutter="0"/>
          <w:cols w:space="720"/>
        </w:sectPr>
      </w:pPr>
      <w:r>
        <w:rPr>
          <w:sz w:val="24"/>
          <w:szCs w:val="24"/>
        </w:rPr>
        <w:t>If you are a first-time investor, it is important to know that any form of investment must be added to your Tax Return. This guide will not go over any details on taxes, but many early investors might forget or might not know that it is important to consider taxes when you invest.</w:t>
      </w:r>
    </w:p>
    <w:p w14:paraId="67DFF9E8" w14:textId="77777777" w:rsidR="005F2E6A" w:rsidRDefault="008D62B3">
      <w:pPr>
        <w:spacing w:before="59"/>
        <w:ind w:left="100" w:right="6722"/>
        <w:jc w:val="both"/>
        <w:rPr>
          <w:sz w:val="32"/>
          <w:szCs w:val="32"/>
        </w:rPr>
      </w:pPr>
      <w:r>
        <w:rPr>
          <w:b/>
          <w:color w:val="0099CC"/>
          <w:w w:val="99"/>
          <w:sz w:val="32"/>
          <w:szCs w:val="32"/>
        </w:rPr>
        <w:lastRenderedPageBreak/>
        <w:t>Suggested</w:t>
      </w:r>
      <w:r>
        <w:rPr>
          <w:b/>
          <w:color w:val="0099CC"/>
          <w:sz w:val="32"/>
          <w:szCs w:val="32"/>
        </w:rPr>
        <w:t xml:space="preserve"> </w:t>
      </w:r>
      <w:r>
        <w:rPr>
          <w:b/>
          <w:color w:val="0099CC"/>
          <w:w w:val="99"/>
          <w:sz w:val="32"/>
          <w:szCs w:val="32"/>
        </w:rPr>
        <w:t>Readings</w:t>
      </w:r>
    </w:p>
    <w:p w14:paraId="16832555" w14:textId="77777777" w:rsidR="005F2E6A" w:rsidRDefault="008D62B3">
      <w:pPr>
        <w:spacing w:before="28" w:line="259" w:lineRule="auto"/>
        <w:ind w:left="100" w:right="84"/>
        <w:jc w:val="both"/>
        <w:rPr>
          <w:sz w:val="24"/>
          <w:szCs w:val="24"/>
        </w:rPr>
      </w:pPr>
      <w:r>
        <w:rPr>
          <w:sz w:val="24"/>
          <w:szCs w:val="24"/>
        </w:rPr>
        <w:t xml:space="preserve">This section is a list of many sources that are recommended to beginners and remember to keep learning. The key for success in the stock market is to always be open to learning and adapt to changes. Regardless of the strategy you follow, always read, always try, and always learn. Thank you for reading this! Remember, </w:t>
      </w:r>
      <w:r>
        <w:rPr>
          <w:b/>
          <w:sz w:val="24"/>
          <w:szCs w:val="24"/>
          <w:u w:val="thick" w:color="000000"/>
        </w:rPr>
        <w:t>The Finale for this Guide, is the Beginning of your Wealth.</w:t>
      </w:r>
    </w:p>
    <w:p w14:paraId="403BDE82" w14:textId="77777777" w:rsidR="005F2E6A" w:rsidRDefault="005F2E6A">
      <w:pPr>
        <w:spacing w:before="3" w:line="160" w:lineRule="exact"/>
        <w:rPr>
          <w:sz w:val="16"/>
          <w:szCs w:val="16"/>
        </w:rPr>
      </w:pPr>
    </w:p>
    <w:p w14:paraId="53D3F6A5" w14:textId="77777777" w:rsidR="005F2E6A" w:rsidRDefault="008D62B3">
      <w:pPr>
        <w:ind w:left="460"/>
        <w:rPr>
          <w:sz w:val="24"/>
          <w:szCs w:val="24"/>
        </w:rPr>
      </w:pPr>
      <w:del w:id="1734" w:author="Jordan Wipf" w:date="2018-10-25T20:43:00Z">
        <w:r w:rsidDel="008D62B3">
          <w:rPr>
            <w:sz w:val="24"/>
            <w:szCs w:val="24"/>
          </w:rPr>
          <w:delText xml:space="preserve">  </w:delText>
        </w:r>
      </w:del>
      <w:ins w:id="1735" w:author="Jordan Wipf" w:date="2018-10-25T20:43:00Z">
        <w:r>
          <w:rPr>
            <w:sz w:val="24"/>
            <w:szCs w:val="24"/>
          </w:rPr>
          <w:t xml:space="preserve"> </w:t>
        </w:r>
      </w:ins>
      <w:del w:id="1736" w:author="Jordan Wipf" w:date="2018-10-25T20:43:00Z">
        <w:r w:rsidDel="008D62B3">
          <w:rPr>
            <w:sz w:val="24"/>
            <w:szCs w:val="24"/>
          </w:rPr>
          <w:delText xml:space="preserve">  </w:delText>
        </w:r>
      </w:del>
      <w:ins w:id="1737" w:author="Jordan Wipf" w:date="2018-10-25T20:43:00Z">
        <w:r>
          <w:rPr>
            <w:sz w:val="24"/>
            <w:szCs w:val="24"/>
          </w:rPr>
          <w:t xml:space="preserve"> </w:t>
        </w:r>
      </w:ins>
      <w:r>
        <w:rPr>
          <w:i/>
          <w:sz w:val="24"/>
          <w:szCs w:val="24"/>
        </w:rPr>
        <w:t>Websites on Investing:</w:t>
      </w:r>
    </w:p>
    <w:p w14:paraId="05A9F47B" w14:textId="77777777" w:rsidR="005F2E6A" w:rsidRDefault="008D62B3">
      <w:pPr>
        <w:spacing w:before="18"/>
        <w:ind w:left="1180"/>
        <w:rPr>
          <w:sz w:val="24"/>
          <w:szCs w:val="24"/>
        </w:rPr>
      </w:pPr>
      <w:r>
        <w:rPr>
          <w:rFonts w:ascii="Courier New" w:eastAsia="Courier New" w:hAnsi="Courier New" w:cs="Courier New"/>
          <w:sz w:val="24"/>
          <w:szCs w:val="24"/>
        </w:rPr>
        <w:t xml:space="preserve">o </w:t>
      </w:r>
      <w:r>
        <w:rPr>
          <w:sz w:val="24"/>
          <w:szCs w:val="24"/>
        </w:rPr>
        <w:t>Investopedia</w:t>
      </w:r>
    </w:p>
    <w:p w14:paraId="6414D2AC" w14:textId="77777777" w:rsidR="005F2E6A" w:rsidRDefault="008D62B3">
      <w:pPr>
        <w:spacing w:before="1"/>
        <w:ind w:left="1180"/>
        <w:rPr>
          <w:sz w:val="24"/>
          <w:szCs w:val="24"/>
        </w:rPr>
      </w:pPr>
      <w:r>
        <w:rPr>
          <w:rFonts w:ascii="Courier New" w:eastAsia="Courier New" w:hAnsi="Courier New" w:cs="Courier New"/>
          <w:sz w:val="24"/>
          <w:szCs w:val="24"/>
        </w:rPr>
        <w:t xml:space="preserve">o </w:t>
      </w:r>
      <w:r>
        <w:rPr>
          <w:sz w:val="24"/>
          <w:szCs w:val="24"/>
        </w:rPr>
        <w:t>The Motley Fool</w:t>
      </w:r>
    </w:p>
    <w:p w14:paraId="0DE2EEF9" w14:textId="77777777" w:rsidR="005F2E6A" w:rsidRDefault="008D62B3">
      <w:pPr>
        <w:spacing w:before="1"/>
        <w:ind w:left="1180"/>
        <w:rPr>
          <w:sz w:val="24"/>
          <w:szCs w:val="24"/>
        </w:rPr>
      </w:pPr>
      <w:r>
        <w:rPr>
          <w:rFonts w:ascii="Courier New" w:eastAsia="Courier New" w:hAnsi="Courier New" w:cs="Courier New"/>
          <w:sz w:val="24"/>
          <w:szCs w:val="24"/>
        </w:rPr>
        <w:t xml:space="preserve">o </w:t>
      </w:r>
      <w:r>
        <w:rPr>
          <w:sz w:val="24"/>
          <w:szCs w:val="24"/>
        </w:rPr>
        <w:t>Yahoo Finance</w:t>
      </w:r>
    </w:p>
    <w:p w14:paraId="55F67BCE" w14:textId="77777777" w:rsidR="005F2E6A" w:rsidRDefault="008D62B3">
      <w:pPr>
        <w:spacing w:before="3"/>
        <w:ind w:left="460"/>
        <w:rPr>
          <w:sz w:val="24"/>
          <w:szCs w:val="24"/>
        </w:rPr>
      </w:pPr>
      <w:del w:id="1738" w:author="Jordan Wipf" w:date="2018-10-25T20:43:00Z">
        <w:r w:rsidDel="008D62B3">
          <w:rPr>
            <w:sz w:val="24"/>
            <w:szCs w:val="24"/>
          </w:rPr>
          <w:delText xml:space="preserve">  </w:delText>
        </w:r>
      </w:del>
      <w:ins w:id="1739" w:author="Jordan Wipf" w:date="2018-10-25T20:43:00Z">
        <w:r>
          <w:rPr>
            <w:sz w:val="24"/>
            <w:szCs w:val="24"/>
          </w:rPr>
          <w:t xml:space="preserve"> </w:t>
        </w:r>
      </w:ins>
      <w:del w:id="1740" w:author="Jordan Wipf" w:date="2018-10-25T20:43:00Z">
        <w:r w:rsidDel="008D62B3">
          <w:rPr>
            <w:sz w:val="24"/>
            <w:szCs w:val="24"/>
          </w:rPr>
          <w:delText xml:space="preserve">  </w:delText>
        </w:r>
      </w:del>
      <w:ins w:id="1741" w:author="Jordan Wipf" w:date="2018-10-25T20:43:00Z">
        <w:r>
          <w:rPr>
            <w:sz w:val="24"/>
            <w:szCs w:val="24"/>
          </w:rPr>
          <w:t xml:space="preserve"> </w:t>
        </w:r>
      </w:ins>
      <w:r>
        <w:rPr>
          <w:i/>
          <w:sz w:val="24"/>
          <w:szCs w:val="24"/>
        </w:rPr>
        <w:t>Books on Investor Mentality:</w:t>
      </w:r>
    </w:p>
    <w:p w14:paraId="6BF87443" w14:textId="77777777" w:rsidR="005F2E6A" w:rsidRDefault="008D62B3">
      <w:pPr>
        <w:spacing w:before="18"/>
        <w:ind w:left="1180"/>
        <w:rPr>
          <w:sz w:val="24"/>
          <w:szCs w:val="24"/>
        </w:rPr>
      </w:pPr>
      <w:r>
        <w:rPr>
          <w:rFonts w:ascii="Courier New" w:eastAsia="Courier New" w:hAnsi="Courier New" w:cs="Courier New"/>
          <w:sz w:val="24"/>
          <w:szCs w:val="24"/>
        </w:rPr>
        <w:t xml:space="preserve">o </w:t>
      </w:r>
      <w:r>
        <w:rPr>
          <w:sz w:val="24"/>
          <w:szCs w:val="24"/>
        </w:rPr>
        <w:t>How to Think like a Millionaire – Frank Fisher</w:t>
      </w:r>
    </w:p>
    <w:p w14:paraId="359113CB" w14:textId="77777777" w:rsidR="005F2E6A" w:rsidRDefault="008D62B3">
      <w:pPr>
        <w:spacing w:before="4"/>
        <w:ind w:left="460"/>
        <w:rPr>
          <w:sz w:val="24"/>
          <w:szCs w:val="24"/>
        </w:rPr>
      </w:pPr>
      <w:del w:id="1742" w:author="Jordan Wipf" w:date="2018-10-25T20:43:00Z">
        <w:r w:rsidDel="008D62B3">
          <w:rPr>
            <w:sz w:val="24"/>
            <w:szCs w:val="24"/>
          </w:rPr>
          <w:delText xml:space="preserve">  </w:delText>
        </w:r>
      </w:del>
      <w:ins w:id="1743" w:author="Jordan Wipf" w:date="2018-10-25T20:43:00Z">
        <w:r>
          <w:rPr>
            <w:sz w:val="24"/>
            <w:szCs w:val="24"/>
          </w:rPr>
          <w:t xml:space="preserve"> </w:t>
        </w:r>
      </w:ins>
      <w:del w:id="1744" w:author="Jordan Wipf" w:date="2018-10-25T20:43:00Z">
        <w:r w:rsidDel="008D62B3">
          <w:rPr>
            <w:sz w:val="24"/>
            <w:szCs w:val="24"/>
          </w:rPr>
          <w:delText xml:space="preserve">  </w:delText>
        </w:r>
      </w:del>
      <w:ins w:id="1745" w:author="Jordan Wipf" w:date="2018-10-25T20:43:00Z">
        <w:r>
          <w:rPr>
            <w:sz w:val="24"/>
            <w:szCs w:val="24"/>
          </w:rPr>
          <w:t xml:space="preserve"> </w:t>
        </w:r>
      </w:ins>
      <w:r>
        <w:rPr>
          <w:i/>
          <w:sz w:val="24"/>
          <w:szCs w:val="24"/>
        </w:rPr>
        <w:t>Initial Books on Other Trading Strategies:</w:t>
      </w:r>
    </w:p>
    <w:p w14:paraId="19B12A7D" w14:textId="77777777" w:rsidR="005F2E6A" w:rsidRDefault="008D62B3">
      <w:pPr>
        <w:spacing w:before="21"/>
        <w:ind w:left="1180"/>
        <w:rPr>
          <w:sz w:val="24"/>
          <w:szCs w:val="24"/>
        </w:rPr>
      </w:pPr>
      <w:r>
        <w:rPr>
          <w:rFonts w:ascii="Courier New" w:eastAsia="Courier New" w:hAnsi="Courier New" w:cs="Courier New"/>
          <w:sz w:val="24"/>
          <w:szCs w:val="24"/>
        </w:rPr>
        <w:t xml:space="preserve">o </w:t>
      </w:r>
      <w:r>
        <w:rPr>
          <w:sz w:val="24"/>
          <w:szCs w:val="24"/>
        </w:rPr>
        <w:t>The Index Fund Solution – Richard E. Evans</w:t>
      </w:r>
    </w:p>
    <w:p w14:paraId="3CB7CBC9" w14:textId="77777777" w:rsidR="005F2E6A" w:rsidRDefault="008D62B3">
      <w:pPr>
        <w:spacing w:before="1"/>
        <w:ind w:left="1180"/>
        <w:rPr>
          <w:sz w:val="24"/>
          <w:szCs w:val="24"/>
        </w:rPr>
      </w:pPr>
      <w:r>
        <w:rPr>
          <w:rFonts w:ascii="Courier New" w:eastAsia="Courier New" w:hAnsi="Courier New" w:cs="Courier New"/>
          <w:sz w:val="24"/>
          <w:szCs w:val="24"/>
        </w:rPr>
        <w:t xml:space="preserve">o </w:t>
      </w:r>
      <w:r>
        <w:rPr>
          <w:sz w:val="24"/>
          <w:szCs w:val="24"/>
        </w:rPr>
        <w:t>Penny Stocks for Dummies – Peter Leeds</w:t>
      </w:r>
    </w:p>
    <w:p w14:paraId="7211B7B5" w14:textId="77777777" w:rsidR="005F2E6A" w:rsidRDefault="008D62B3">
      <w:pPr>
        <w:spacing w:before="1"/>
        <w:ind w:left="1180"/>
        <w:rPr>
          <w:sz w:val="24"/>
          <w:szCs w:val="24"/>
        </w:rPr>
      </w:pPr>
      <w:r>
        <w:rPr>
          <w:rFonts w:ascii="Courier New" w:eastAsia="Courier New" w:hAnsi="Courier New" w:cs="Courier New"/>
          <w:sz w:val="24"/>
          <w:szCs w:val="24"/>
        </w:rPr>
        <w:t xml:space="preserve">o </w:t>
      </w:r>
      <w:r>
        <w:rPr>
          <w:sz w:val="24"/>
          <w:szCs w:val="24"/>
        </w:rPr>
        <w:t>How to Day Trade for a Living – Andrew Aziz</w:t>
      </w:r>
    </w:p>
    <w:p w14:paraId="2CC184DB" w14:textId="77777777" w:rsidR="005F2E6A" w:rsidRDefault="008D62B3">
      <w:pPr>
        <w:spacing w:before="3"/>
        <w:ind w:left="460"/>
        <w:rPr>
          <w:sz w:val="24"/>
          <w:szCs w:val="24"/>
        </w:rPr>
      </w:pPr>
      <w:del w:id="1746" w:author="Jordan Wipf" w:date="2018-10-25T20:43:00Z">
        <w:r w:rsidDel="008D62B3">
          <w:rPr>
            <w:sz w:val="24"/>
            <w:szCs w:val="24"/>
          </w:rPr>
          <w:delText xml:space="preserve">  </w:delText>
        </w:r>
      </w:del>
      <w:ins w:id="1747" w:author="Jordan Wipf" w:date="2018-10-25T20:43:00Z">
        <w:r>
          <w:rPr>
            <w:sz w:val="24"/>
            <w:szCs w:val="24"/>
          </w:rPr>
          <w:t xml:space="preserve"> </w:t>
        </w:r>
      </w:ins>
      <w:del w:id="1748" w:author="Jordan Wipf" w:date="2018-10-25T20:43:00Z">
        <w:r w:rsidDel="008D62B3">
          <w:rPr>
            <w:sz w:val="24"/>
            <w:szCs w:val="24"/>
          </w:rPr>
          <w:delText xml:space="preserve">  </w:delText>
        </w:r>
      </w:del>
      <w:ins w:id="1749" w:author="Jordan Wipf" w:date="2018-10-25T20:43:00Z">
        <w:r>
          <w:rPr>
            <w:sz w:val="24"/>
            <w:szCs w:val="24"/>
          </w:rPr>
          <w:t xml:space="preserve"> </w:t>
        </w:r>
      </w:ins>
      <w:r>
        <w:rPr>
          <w:i/>
          <w:sz w:val="24"/>
          <w:szCs w:val="24"/>
        </w:rPr>
        <w:t>Classics of Investing:</w:t>
      </w:r>
    </w:p>
    <w:p w14:paraId="171280D4" w14:textId="77777777" w:rsidR="005F2E6A" w:rsidRDefault="008D62B3">
      <w:pPr>
        <w:spacing w:before="18"/>
        <w:ind w:left="1180"/>
        <w:rPr>
          <w:sz w:val="24"/>
          <w:szCs w:val="24"/>
        </w:rPr>
      </w:pPr>
      <w:r>
        <w:rPr>
          <w:rFonts w:ascii="Courier New" w:eastAsia="Courier New" w:hAnsi="Courier New" w:cs="Courier New"/>
          <w:sz w:val="24"/>
          <w:szCs w:val="24"/>
        </w:rPr>
        <w:t xml:space="preserve">o </w:t>
      </w:r>
      <w:r>
        <w:rPr>
          <w:sz w:val="24"/>
          <w:szCs w:val="24"/>
        </w:rPr>
        <w:t>Business Adventures: Twelve Classic Tales from the World of Wall Street – John</w:t>
      </w:r>
    </w:p>
    <w:p w14:paraId="3BE5127E" w14:textId="77777777" w:rsidR="005F2E6A" w:rsidRDefault="008D62B3">
      <w:pPr>
        <w:spacing w:before="1"/>
        <w:ind w:left="1540"/>
        <w:rPr>
          <w:sz w:val="24"/>
          <w:szCs w:val="24"/>
        </w:rPr>
      </w:pPr>
      <w:r>
        <w:rPr>
          <w:sz w:val="24"/>
          <w:szCs w:val="24"/>
        </w:rPr>
        <w:t>Brooks</w:t>
      </w:r>
    </w:p>
    <w:p w14:paraId="5E033E91" w14:textId="77777777" w:rsidR="005F2E6A" w:rsidRDefault="008D62B3">
      <w:pPr>
        <w:spacing w:before="21"/>
        <w:ind w:left="1180"/>
        <w:rPr>
          <w:sz w:val="24"/>
          <w:szCs w:val="24"/>
        </w:rPr>
      </w:pPr>
      <w:r>
        <w:rPr>
          <w:rFonts w:ascii="Courier New" w:eastAsia="Courier New" w:hAnsi="Courier New" w:cs="Courier New"/>
          <w:sz w:val="24"/>
          <w:szCs w:val="24"/>
        </w:rPr>
        <w:t xml:space="preserve">o </w:t>
      </w:r>
      <w:r>
        <w:rPr>
          <w:sz w:val="24"/>
          <w:szCs w:val="24"/>
        </w:rPr>
        <w:t>The Intelligent Investor: The Definitive Book on Value Investing – Benjamin</w:t>
      </w:r>
    </w:p>
    <w:p w14:paraId="3D8435DD" w14:textId="77777777" w:rsidR="005F2E6A" w:rsidRDefault="008D62B3">
      <w:pPr>
        <w:spacing w:before="4"/>
        <w:ind w:left="1540"/>
        <w:rPr>
          <w:sz w:val="24"/>
          <w:szCs w:val="24"/>
        </w:rPr>
      </w:pPr>
      <w:r>
        <w:rPr>
          <w:sz w:val="24"/>
          <w:szCs w:val="24"/>
        </w:rPr>
        <w:t>Graham</w:t>
      </w:r>
    </w:p>
    <w:p w14:paraId="14133C6D" w14:textId="77777777" w:rsidR="005F2E6A" w:rsidRDefault="008D62B3">
      <w:pPr>
        <w:spacing w:before="21"/>
        <w:ind w:left="1180"/>
        <w:rPr>
          <w:sz w:val="24"/>
          <w:szCs w:val="24"/>
        </w:rPr>
      </w:pPr>
      <w:r>
        <w:rPr>
          <w:rFonts w:ascii="Courier New" w:eastAsia="Courier New" w:hAnsi="Courier New" w:cs="Courier New"/>
          <w:sz w:val="24"/>
          <w:szCs w:val="24"/>
        </w:rPr>
        <w:t xml:space="preserve">o </w:t>
      </w:r>
      <w:r>
        <w:rPr>
          <w:sz w:val="24"/>
          <w:szCs w:val="24"/>
        </w:rPr>
        <w:t xml:space="preserve">The Little Book of </w:t>
      </w:r>
      <w:proofErr w:type="gramStart"/>
      <w:r>
        <w:rPr>
          <w:sz w:val="24"/>
          <w:szCs w:val="24"/>
        </w:rPr>
        <w:t>Common Sense</w:t>
      </w:r>
      <w:proofErr w:type="gramEnd"/>
      <w:r>
        <w:rPr>
          <w:sz w:val="24"/>
          <w:szCs w:val="24"/>
        </w:rPr>
        <w:t xml:space="preserve"> Investing – John. C. Bogle</w:t>
      </w:r>
    </w:p>
    <w:p w14:paraId="4101CC9B" w14:textId="77777777" w:rsidR="005F2E6A" w:rsidRDefault="008D62B3">
      <w:pPr>
        <w:spacing w:before="1"/>
        <w:ind w:left="1180"/>
        <w:rPr>
          <w:sz w:val="24"/>
          <w:szCs w:val="24"/>
        </w:rPr>
      </w:pPr>
      <w:r>
        <w:rPr>
          <w:rFonts w:ascii="Courier New" w:eastAsia="Courier New" w:hAnsi="Courier New" w:cs="Courier New"/>
          <w:sz w:val="24"/>
          <w:szCs w:val="24"/>
        </w:rPr>
        <w:t xml:space="preserve">o </w:t>
      </w:r>
      <w:r>
        <w:rPr>
          <w:sz w:val="24"/>
          <w:szCs w:val="24"/>
        </w:rPr>
        <w:t>A Random Walk down Wall Street: The Time-tested Strategy for Successful</w:t>
      </w:r>
    </w:p>
    <w:p w14:paraId="7D133A2F" w14:textId="77777777" w:rsidR="005F2E6A" w:rsidRDefault="008D62B3">
      <w:pPr>
        <w:spacing w:before="1"/>
        <w:ind w:left="1540"/>
        <w:rPr>
          <w:sz w:val="24"/>
          <w:szCs w:val="24"/>
        </w:rPr>
      </w:pPr>
      <w:r>
        <w:rPr>
          <w:sz w:val="24"/>
          <w:szCs w:val="24"/>
        </w:rPr>
        <w:t xml:space="preserve">Investing – Burton G. </w:t>
      </w:r>
      <w:proofErr w:type="spellStart"/>
      <w:r>
        <w:rPr>
          <w:sz w:val="24"/>
          <w:szCs w:val="24"/>
        </w:rPr>
        <w:t>Malkiel</w:t>
      </w:r>
      <w:proofErr w:type="spellEnd"/>
    </w:p>
    <w:sectPr w:rsidR="005F2E6A">
      <w:pgSz w:w="12240" w:h="15840"/>
      <w:pgMar w:top="1380" w:right="1320" w:bottom="280" w:left="1340" w:header="0" w:footer="104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Jordan Wipf" w:date="2018-10-25T20:31:00Z" w:initials="JW">
    <w:p w14:paraId="4DCF8D26" w14:textId="77777777" w:rsidR="008D62B3" w:rsidRDefault="008D62B3">
      <w:pPr>
        <w:pStyle w:val="CommentText"/>
      </w:pPr>
      <w:r>
        <w:rPr>
          <w:rStyle w:val="CommentReference"/>
        </w:rPr>
        <w:annotationRef/>
      </w:r>
      <w:r>
        <w:t>In general, punctuation like commas, question marks, and periods will go inside quotation marks</w:t>
      </w:r>
    </w:p>
  </w:comment>
  <w:comment w:id="6" w:author="Jordan Wipf" w:date="2018-10-25T20:32:00Z" w:initials="JW">
    <w:p w14:paraId="2E66D98D" w14:textId="77777777" w:rsidR="008D62B3" w:rsidRDefault="008D62B3">
      <w:pPr>
        <w:pStyle w:val="CommentText"/>
      </w:pPr>
      <w:r>
        <w:rPr>
          <w:rStyle w:val="CommentReference"/>
        </w:rPr>
        <w:annotationRef/>
      </w:r>
      <w:r>
        <w:t>If it were me, I’d rewrite the preface. I know what you’re trying to do but you just seem like Jeremiah lol</w:t>
      </w:r>
    </w:p>
  </w:comment>
  <w:comment w:id="351" w:author="Jordan Wipf" w:date="2018-10-25T20:58:00Z" w:initials="JW">
    <w:p w14:paraId="3AB4BB88" w14:textId="77777777" w:rsidR="00595CBE" w:rsidRDefault="00595CBE">
      <w:pPr>
        <w:pStyle w:val="CommentText"/>
      </w:pPr>
      <w:r>
        <w:rPr>
          <w:rStyle w:val="CommentReference"/>
        </w:rPr>
        <w:annotationRef/>
      </w:r>
      <w:r>
        <w:t>Fix this equation lol</w:t>
      </w:r>
    </w:p>
    <w:p w14:paraId="428B2AEB" w14:textId="77777777" w:rsidR="00595CBE" w:rsidRDefault="00595CBE">
      <w:pPr>
        <w:pStyle w:val="CommentText"/>
      </w:pPr>
    </w:p>
  </w:comment>
  <w:comment w:id="653" w:author="Jordan Wipf" w:date="2018-10-25T20:48:00Z" w:initials="JW">
    <w:p w14:paraId="6FFA6364" w14:textId="77777777" w:rsidR="008D62B3" w:rsidRDefault="008D62B3">
      <w:pPr>
        <w:pStyle w:val="CommentText"/>
      </w:pPr>
      <w:r>
        <w:rPr>
          <w:rStyle w:val="CommentReference"/>
        </w:rPr>
        <w:annotationRef/>
      </w:r>
      <w:r>
        <w:t xml:space="preserve">Be careful with this – this isn’t necessarily true. Market shifts can cause serious corrections, and new services can rapidly run old ones out of business. </w:t>
      </w:r>
    </w:p>
  </w:comment>
  <w:comment w:id="736" w:author="Jordan Wipf" w:date="2018-10-25T21:07:00Z" w:initials="JW">
    <w:p w14:paraId="73C3F45A" w14:textId="77777777" w:rsidR="008209D6" w:rsidRDefault="008209D6">
      <w:pPr>
        <w:pStyle w:val="CommentText"/>
      </w:pPr>
      <w:r>
        <w:rPr>
          <w:rStyle w:val="CommentReference"/>
        </w:rPr>
        <w:annotationRef/>
      </w:r>
      <w:r>
        <w:t>I don’t know what happened here</w:t>
      </w:r>
    </w:p>
  </w:comment>
  <w:comment w:id="904" w:author="Jordan Wipf" w:date="2018-10-25T21:11:00Z" w:initials="JW">
    <w:p w14:paraId="3F8218CE" w14:textId="77777777" w:rsidR="0046529D" w:rsidRDefault="0046529D">
      <w:pPr>
        <w:pStyle w:val="CommentText"/>
      </w:pPr>
      <w:r>
        <w:rPr>
          <w:rStyle w:val="CommentReference"/>
        </w:rPr>
        <w:annotationRef/>
      </w:r>
      <w:r>
        <w:t>I’m not sure what you mean here</w:t>
      </w:r>
    </w:p>
    <w:p w14:paraId="7CFE7744" w14:textId="77777777" w:rsidR="0046529D" w:rsidRDefault="0046529D">
      <w:pPr>
        <w:pStyle w:val="CommentText"/>
      </w:pPr>
    </w:p>
  </w:comment>
  <w:comment w:id="1073" w:author="Jordan Wipf" w:date="2018-10-25T21:13:00Z" w:initials="JW">
    <w:p w14:paraId="49326323" w14:textId="77777777" w:rsidR="0046529D" w:rsidRDefault="0046529D">
      <w:pPr>
        <w:pStyle w:val="CommentText"/>
      </w:pPr>
      <w:r>
        <w:rPr>
          <w:rStyle w:val="CommentReference"/>
        </w:rPr>
        <w:annotationRef/>
      </w:r>
      <w:r>
        <w:t xml:space="preserve">I seriously don’t know how in the sweet merciful fuck you decided to use a word like fructiferous, which sounds like a combination of fructose and iron. </w:t>
      </w:r>
    </w:p>
    <w:p w14:paraId="2D12243C" w14:textId="77777777" w:rsidR="0046529D" w:rsidRDefault="0046529D">
      <w:pPr>
        <w:pStyle w:val="CommentText"/>
      </w:pPr>
    </w:p>
    <w:p w14:paraId="2C04E891" w14:textId="77777777" w:rsidR="0046529D" w:rsidRDefault="0046529D">
      <w:pPr>
        <w:pStyle w:val="CommentText"/>
      </w:pPr>
      <w:r>
        <w:t xml:space="preserve">God have mercy on your soul.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CF8D26" w15:done="0"/>
  <w15:commentEx w15:paraId="2E66D98D" w15:done="0"/>
  <w15:commentEx w15:paraId="428B2AEB" w15:done="0"/>
  <w15:commentEx w15:paraId="6FFA6364" w15:done="0"/>
  <w15:commentEx w15:paraId="73C3F45A" w15:done="0"/>
  <w15:commentEx w15:paraId="7CFE7744" w15:done="0"/>
  <w15:commentEx w15:paraId="2C04E8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CF8D26" w16cid:durableId="1F7CA699"/>
  <w16cid:commentId w16cid:paraId="2E66D98D" w16cid:durableId="1F7CA6EA"/>
  <w16cid:commentId w16cid:paraId="428B2AEB" w16cid:durableId="1F7CACE3"/>
  <w16cid:commentId w16cid:paraId="6FFA6364" w16cid:durableId="1F7CAAAB"/>
  <w16cid:commentId w16cid:paraId="73C3F45A" w16cid:durableId="1F7CAEFF"/>
  <w16cid:commentId w16cid:paraId="7CFE7744" w16cid:durableId="1F7CAFEC"/>
  <w16cid:commentId w16cid:paraId="2C04E891" w16cid:durableId="1F7CB0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E5C3B" w14:textId="77777777" w:rsidR="008179B1" w:rsidRDefault="008179B1">
      <w:r>
        <w:separator/>
      </w:r>
    </w:p>
  </w:endnote>
  <w:endnote w:type="continuationSeparator" w:id="0">
    <w:p w14:paraId="21E76B3E" w14:textId="77777777" w:rsidR="008179B1" w:rsidRDefault="00817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26871" w14:textId="77777777" w:rsidR="008D62B3" w:rsidRDefault="008179B1">
    <w:pPr>
      <w:spacing w:line="200" w:lineRule="exact"/>
    </w:pPr>
    <w:r>
      <w:pict w14:anchorId="0667A601">
        <v:shapetype id="_x0000_t202" coordsize="21600,21600" o:spt="202" path="m,l,21600r21600,l21600,xe">
          <v:stroke joinstyle="miter"/>
          <v:path gradientshapeok="t" o:connecttype="rect"/>
        </v:shapetype>
        <v:shape id="_x0000_s2050" type="#_x0000_t202" style="position:absolute;margin-left:532.1pt;margin-top:729pt;width:10pt;height:14pt;z-index:-1051;mso-position-horizontal-relative:page;mso-position-vertical-relative:page" filled="f" stroked="f">
          <v:textbox inset="0,0,0,0">
            <w:txbxContent>
              <w:p w14:paraId="3F2DE712" w14:textId="77777777" w:rsidR="008D62B3" w:rsidRDefault="008D62B3">
                <w:pPr>
                  <w:spacing w:line="260" w:lineRule="exact"/>
                  <w:ind w:left="40"/>
                  <w:rPr>
                    <w:sz w:val="24"/>
                    <w:szCs w:val="24"/>
                  </w:rPr>
                </w:pPr>
                <w:r>
                  <w:fldChar w:fldCharType="begin"/>
                </w:r>
                <w:r>
                  <w:rPr>
                    <w:sz w:val="24"/>
                    <w:szCs w:val="24"/>
                  </w:rP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06131" w14:textId="77777777" w:rsidR="008D62B3" w:rsidRDefault="008D62B3">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D0FB0" w14:textId="77777777" w:rsidR="008D62B3" w:rsidRDefault="008179B1">
    <w:pPr>
      <w:spacing w:line="200" w:lineRule="exact"/>
    </w:pPr>
    <w:r>
      <w:pict w14:anchorId="51582FC8">
        <v:shapetype id="_x0000_t202" coordsize="21600,21600" o:spt="202" path="m,l,21600r21600,l21600,xe">
          <v:stroke joinstyle="miter"/>
          <v:path gradientshapeok="t" o:connecttype="rect"/>
        </v:shapetype>
        <v:shape id="_x0000_s2049" type="#_x0000_t202" style="position:absolute;margin-left:526.1pt;margin-top:729pt;width:16pt;height:14pt;z-index:-1050;mso-position-horizontal-relative:page;mso-position-vertical-relative:page" filled="f" stroked="f">
          <v:textbox inset="0,0,0,0">
            <w:txbxContent>
              <w:p w14:paraId="13D4304C" w14:textId="77777777" w:rsidR="008D62B3" w:rsidRDefault="008D62B3">
                <w:pPr>
                  <w:spacing w:line="260" w:lineRule="exact"/>
                  <w:ind w:left="40"/>
                  <w:rPr>
                    <w:sz w:val="24"/>
                    <w:szCs w:val="24"/>
                  </w:rPr>
                </w:pPr>
                <w:r>
                  <w:fldChar w:fldCharType="begin"/>
                </w:r>
                <w:r>
                  <w:rPr>
                    <w:sz w:val="24"/>
                    <w:szCs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F5C66" w14:textId="77777777" w:rsidR="008179B1" w:rsidRDefault="008179B1">
      <w:r>
        <w:separator/>
      </w:r>
    </w:p>
  </w:footnote>
  <w:footnote w:type="continuationSeparator" w:id="0">
    <w:p w14:paraId="0D91C43F" w14:textId="77777777" w:rsidR="008179B1" w:rsidRDefault="00817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4532C4"/>
    <w:multiLevelType w:val="multilevel"/>
    <w:tmpl w:val="99BC35B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dan Wipf">
    <w15:presenceInfo w15:providerId="Windows Live" w15:userId="fbf89f413eb114b7"/>
  </w15:person>
  <w15:person w15:author="Ricardo... Jacome..">
    <w15:presenceInfo w15:providerId="Windows Live" w15:userId="7c91d3085ead8a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E6A"/>
    <w:rsid w:val="0046529D"/>
    <w:rsid w:val="00540F09"/>
    <w:rsid w:val="00595CBE"/>
    <w:rsid w:val="005F2E6A"/>
    <w:rsid w:val="00777FF7"/>
    <w:rsid w:val="008179B1"/>
    <w:rsid w:val="008209D6"/>
    <w:rsid w:val="008D62B3"/>
    <w:rsid w:val="009C342E"/>
    <w:rsid w:val="00C81B3F"/>
    <w:rsid w:val="00D74886"/>
    <w:rsid w:val="00E65657"/>
    <w:rsid w:val="00E76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B8791AB"/>
  <w15:docId w15:val="{BC12CD83-0DC5-4E72-924F-4649CE014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CommentReference">
    <w:name w:val="annotation reference"/>
    <w:basedOn w:val="DefaultParagraphFont"/>
    <w:uiPriority w:val="99"/>
    <w:semiHidden/>
    <w:unhideWhenUsed/>
    <w:rsid w:val="00C81B3F"/>
    <w:rPr>
      <w:sz w:val="16"/>
      <w:szCs w:val="16"/>
    </w:rPr>
  </w:style>
  <w:style w:type="paragraph" w:styleId="CommentText">
    <w:name w:val="annotation text"/>
    <w:basedOn w:val="Normal"/>
    <w:link w:val="CommentTextChar"/>
    <w:uiPriority w:val="99"/>
    <w:semiHidden/>
    <w:unhideWhenUsed/>
    <w:rsid w:val="00C81B3F"/>
  </w:style>
  <w:style w:type="character" w:customStyle="1" w:styleId="CommentTextChar">
    <w:name w:val="Comment Text Char"/>
    <w:basedOn w:val="DefaultParagraphFont"/>
    <w:link w:val="CommentText"/>
    <w:uiPriority w:val="99"/>
    <w:semiHidden/>
    <w:rsid w:val="00C81B3F"/>
  </w:style>
  <w:style w:type="paragraph" w:styleId="CommentSubject">
    <w:name w:val="annotation subject"/>
    <w:basedOn w:val="CommentText"/>
    <w:next w:val="CommentText"/>
    <w:link w:val="CommentSubjectChar"/>
    <w:uiPriority w:val="99"/>
    <w:semiHidden/>
    <w:unhideWhenUsed/>
    <w:rsid w:val="00C81B3F"/>
    <w:rPr>
      <w:b/>
      <w:bCs/>
    </w:rPr>
  </w:style>
  <w:style w:type="character" w:customStyle="1" w:styleId="CommentSubjectChar">
    <w:name w:val="Comment Subject Char"/>
    <w:basedOn w:val="CommentTextChar"/>
    <w:link w:val="CommentSubject"/>
    <w:uiPriority w:val="99"/>
    <w:semiHidden/>
    <w:rsid w:val="00C81B3F"/>
    <w:rPr>
      <w:b/>
      <w:bCs/>
    </w:rPr>
  </w:style>
  <w:style w:type="paragraph" w:styleId="BalloonText">
    <w:name w:val="Balloon Text"/>
    <w:basedOn w:val="Normal"/>
    <w:link w:val="BalloonTextChar"/>
    <w:uiPriority w:val="99"/>
    <w:semiHidden/>
    <w:unhideWhenUsed/>
    <w:rsid w:val="00C81B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B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footer" Target="foot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7.jpe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41</Pages>
  <Words>9827</Words>
  <Characters>56014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Jacome..</cp:lastModifiedBy>
  <cp:revision>3</cp:revision>
  <dcterms:created xsi:type="dcterms:W3CDTF">2018-10-26T00:30:00Z</dcterms:created>
  <dcterms:modified xsi:type="dcterms:W3CDTF">2018-11-18T05:50:00Z</dcterms:modified>
</cp:coreProperties>
</file>