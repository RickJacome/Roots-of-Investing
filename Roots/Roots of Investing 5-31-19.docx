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2BB4C" w14:textId="6266A281" w:rsidR="00554005" w:rsidRDefault="00C31E52" w:rsidP="00C31E52">
      <w:pPr>
        <w:rPr>
          <w:sz w:val="72"/>
          <w:szCs w:val="72"/>
        </w:rPr>
      </w:pPr>
      <w:r>
        <w:rPr>
          <w:noProof/>
        </w:rPr>
        <w:drawing>
          <wp:anchor distT="0" distB="0" distL="114300" distR="114300" simplePos="0" relativeHeight="251711488" behindDoc="1" locked="0" layoutInCell="1" allowOverlap="1" wp14:anchorId="09FEDC2A" wp14:editId="7FA22103">
            <wp:simplePos x="0" y="0"/>
            <wp:positionH relativeFrom="column">
              <wp:posOffset>-861658</wp:posOffset>
            </wp:positionH>
            <wp:positionV relativeFrom="paragraph">
              <wp:posOffset>-749152</wp:posOffset>
            </wp:positionV>
            <wp:extent cx="7949375" cy="6390043"/>
            <wp:effectExtent l="0" t="0" r="0" b="0"/>
            <wp:wrapNone/>
            <wp:docPr id="44" name="Picture 44" descr="Image result for ro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oots"/>
                    <pic:cNvPicPr>
                      <a:picLocks noChangeAspect="1" noChangeArrowheads="1"/>
                    </pic:cNvPicPr>
                  </pic:nvPicPr>
                  <pic:blipFill rotWithShape="1">
                    <a:blip r:embed="rId8">
                      <a:extLst>
                        <a:ext uri="{28A0092B-C50C-407E-A947-70E740481C1C}">
                          <a14:useLocalDpi xmlns:a14="http://schemas.microsoft.com/office/drawing/2010/main" val="0"/>
                        </a:ext>
                      </a:extLst>
                    </a:blip>
                    <a:srcRect l="20049" r="18860"/>
                    <a:stretch/>
                  </pic:blipFill>
                  <pic:spPr bwMode="auto">
                    <a:xfrm>
                      <a:off x="0" y="0"/>
                      <a:ext cx="7957555" cy="63966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9C287C" w14:textId="630CB05B" w:rsidR="00554005" w:rsidRDefault="00C31E52" w:rsidP="00855020">
      <w:pPr>
        <w:jc w:val="center"/>
        <w:rPr>
          <w:sz w:val="72"/>
          <w:szCs w:val="72"/>
        </w:rPr>
      </w:pPr>
      <w:r>
        <w:rPr>
          <w:noProof/>
          <w:sz w:val="72"/>
          <w:szCs w:val="72"/>
        </w:rPr>
        <mc:AlternateContent>
          <mc:Choice Requires="wps">
            <w:drawing>
              <wp:anchor distT="0" distB="0" distL="114300" distR="114300" simplePos="0" relativeHeight="251710464" behindDoc="0" locked="0" layoutInCell="1" allowOverlap="1" wp14:anchorId="08D2F923" wp14:editId="42BDD065">
                <wp:simplePos x="0" y="0"/>
                <wp:positionH relativeFrom="column">
                  <wp:posOffset>827293</wp:posOffset>
                </wp:positionH>
                <wp:positionV relativeFrom="paragraph">
                  <wp:posOffset>454025</wp:posOffset>
                </wp:positionV>
                <wp:extent cx="3754419" cy="1753496"/>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754419" cy="1753496"/>
                        </a:xfrm>
                        <a:prstGeom prst="rect">
                          <a:avLst/>
                        </a:prstGeom>
                        <a:solidFill>
                          <a:schemeClr val="lt1">
                            <a:alpha val="78000"/>
                          </a:schemeClr>
                        </a:solidFill>
                        <a:ln w="6350">
                          <a:noFill/>
                        </a:ln>
                      </wps:spPr>
                      <wps:txbx>
                        <w:txbxContent>
                          <w:p w14:paraId="58529AB4" w14:textId="77777777" w:rsidR="00396208" w:rsidRPr="00554005" w:rsidRDefault="00396208" w:rsidP="00C31E52">
                            <w:pPr>
                              <w:jc w:val="center"/>
                              <w:rPr>
                                <w:rFonts w:ascii="Bookman Old Style" w:hAnsi="Bookman Old Style"/>
                                <w:sz w:val="96"/>
                                <w:szCs w:val="96"/>
                              </w:rPr>
                            </w:pPr>
                            <w:r w:rsidRPr="00554005">
                              <w:rPr>
                                <w:rFonts w:ascii="Bookman Old Style" w:hAnsi="Bookman Old Style"/>
                                <w:sz w:val="96"/>
                                <w:szCs w:val="96"/>
                              </w:rPr>
                              <w:t>The Roots of Investing</w:t>
                            </w:r>
                          </w:p>
                          <w:p w14:paraId="06EE1C79" w14:textId="77777777" w:rsidR="00396208" w:rsidRDefault="003962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D2F923" id="_x0000_t202" coordsize="21600,21600" o:spt="202" path="m,l,21600r21600,l21600,xe">
                <v:stroke joinstyle="miter"/>
                <v:path gradientshapeok="t" o:connecttype="rect"/>
              </v:shapetype>
              <v:shape id="Text Box 43" o:spid="_x0000_s1026" type="#_x0000_t202" style="position:absolute;left:0;text-align:left;margin-left:65.15pt;margin-top:35.75pt;width:295.6pt;height:138.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" fillcolor="white [3201]" stroked="f" strokeweight=".5pt">
                <v:fill opacity="51143f"/>
                <v:textbox>
                  <w:txbxContent>
                    <w:p w14:paraId="58529AB4" w14:textId="77777777" w:rsidR="00396208" w:rsidRPr="00554005" w:rsidRDefault="00396208" w:rsidP="00C31E52">
                      <w:pPr>
                        <w:jc w:val="center"/>
                        <w:rPr>
                          <w:rFonts w:ascii="Bookman Old Style" w:hAnsi="Bookman Old Style"/>
                          <w:sz w:val="96"/>
                          <w:szCs w:val="96"/>
                        </w:rPr>
                      </w:pPr>
                      <w:r w:rsidRPr="00554005">
                        <w:rPr>
                          <w:rFonts w:ascii="Bookman Old Style" w:hAnsi="Bookman Old Style"/>
                          <w:sz w:val="96"/>
                          <w:szCs w:val="96"/>
                        </w:rPr>
                        <w:t>The Roots of Investing</w:t>
                      </w:r>
                    </w:p>
                    <w:p w14:paraId="06EE1C79" w14:textId="77777777" w:rsidR="00396208" w:rsidRDefault="00396208"/>
                  </w:txbxContent>
                </v:textbox>
              </v:shape>
            </w:pict>
          </mc:Fallback>
        </mc:AlternateContent>
      </w:r>
    </w:p>
    <w:p w14:paraId="457DC12F" w14:textId="766D8823" w:rsidR="00554005" w:rsidRDefault="00554005" w:rsidP="00855020">
      <w:pPr>
        <w:jc w:val="center"/>
        <w:rPr>
          <w:sz w:val="72"/>
          <w:szCs w:val="72"/>
        </w:rPr>
      </w:pPr>
    </w:p>
    <w:p w14:paraId="6749EA06" w14:textId="4274F2EC" w:rsidR="00554005" w:rsidRDefault="00554005" w:rsidP="00855020">
      <w:pPr>
        <w:jc w:val="center"/>
        <w:rPr>
          <w:sz w:val="72"/>
          <w:szCs w:val="72"/>
        </w:rPr>
      </w:pPr>
    </w:p>
    <w:p w14:paraId="3B0C2357" w14:textId="60977A40" w:rsidR="00554005" w:rsidRDefault="00C31E52" w:rsidP="00554005">
      <w:pPr>
        <w:tabs>
          <w:tab w:val="left" w:pos="7620"/>
        </w:tabs>
        <w:rPr>
          <w:sz w:val="72"/>
          <w:szCs w:val="72"/>
        </w:rPr>
      </w:pPr>
      <w:r>
        <w:rPr>
          <w:noProof/>
        </w:rPr>
        <w:drawing>
          <wp:anchor distT="0" distB="0" distL="114300" distR="114300" simplePos="0" relativeHeight="251709440" behindDoc="1" locked="0" layoutInCell="1" allowOverlap="1" wp14:anchorId="752B8478" wp14:editId="4774EEE4">
            <wp:simplePos x="0" y="0"/>
            <wp:positionH relativeFrom="column">
              <wp:posOffset>-936961</wp:posOffset>
            </wp:positionH>
            <wp:positionV relativeFrom="paragraph">
              <wp:posOffset>329378</wp:posOffset>
            </wp:positionV>
            <wp:extent cx="7962900" cy="6177131"/>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duotone>
                        <a:schemeClr val="accent6">
                          <a:shade val="45000"/>
                          <a:satMod val="135000"/>
                        </a:schemeClr>
                        <a:prstClr val="white"/>
                      </a:duotone>
                      <a:alphaModFix amt="50000"/>
                      <a:extLst>
                        <a:ext uri="{28A0092B-C50C-407E-A947-70E740481C1C}">
                          <a14:useLocalDpi xmlns:a14="http://schemas.microsoft.com/office/drawing/2010/main" val="0"/>
                        </a:ext>
                      </a:extLst>
                    </a:blip>
                    <a:srcRect/>
                    <a:stretch>
                      <a:fillRect/>
                    </a:stretch>
                  </pic:blipFill>
                  <pic:spPr bwMode="auto">
                    <a:xfrm>
                      <a:off x="0" y="0"/>
                      <a:ext cx="7969199" cy="6182017"/>
                    </a:xfrm>
                    <a:prstGeom prst="rect">
                      <a:avLst/>
                    </a:prstGeom>
                    <a:noFill/>
                    <a:ln>
                      <a:noFill/>
                    </a:ln>
                  </pic:spPr>
                </pic:pic>
              </a:graphicData>
            </a:graphic>
            <wp14:sizeRelH relativeFrom="page">
              <wp14:pctWidth>0</wp14:pctWidth>
            </wp14:sizeRelH>
            <wp14:sizeRelV relativeFrom="page">
              <wp14:pctHeight>0</wp14:pctHeight>
            </wp14:sizeRelV>
          </wp:anchor>
        </w:drawing>
      </w:r>
      <w:r w:rsidR="00554005">
        <w:rPr>
          <w:sz w:val="72"/>
          <w:szCs w:val="72"/>
        </w:rPr>
        <w:tab/>
      </w:r>
    </w:p>
    <w:p w14:paraId="6762993C" w14:textId="17097342" w:rsidR="00855020" w:rsidRPr="00554005" w:rsidRDefault="00C31E52">
      <w:r>
        <w:rPr>
          <w:noProof/>
          <w:sz w:val="72"/>
          <w:szCs w:val="72"/>
        </w:rPr>
        <mc:AlternateContent>
          <mc:Choice Requires="wps">
            <w:drawing>
              <wp:anchor distT="0" distB="0" distL="114300" distR="114300" simplePos="0" relativeHeight="251713536" behindDoc="0" locked="0" layoutInCell="1" allowOverlap="1" wp14:anchorId="19B6B662" wp14:editId="6341F8CD">
                <wp:simplePos x="0" y="0"/>
                <wp:positionH relativeFrom="column">
                  <wp:posOffset>-121789</wp:posOffset>
                </wp:positionH>
                <wp:positionV relativeFrom="paragraph">
                  <wp:posOffset>2560276</wp:posOffset>
                </wp:positionV>
                <wp:extent cx="6490111" cy="2248348"/>
                <wp:effectExtent l="0" t="0" r="0" b="0"/>
                <wp:wrapNone/>
                <wp:docPr id="47" name="Text Box 47"/>
                <wp:cNvGraphicFramePr/>
                <a:graphic xmlns:a="http://schemas.openxmlformats.org/drawingml/2006/main">
                  <a:graphicData uri="http://schemas.microsoft.com/office/word/2010/wordprocessingShape">
                    <wps:wsp>
                      <wps:cNvSpPr txBox="1"/>
                      <wps:spPr>
                        <a:xfrm>
                          <a:off x="0" y="0"/>
                          <a:ext cx="6490111" cy="2248348"/>
                        </a:xfrm>
                        <a:prstGeom prst="rect">
                          <a:avLst/>
                        </a:prstGeom>
                        <a:noFill/>
                        <a:ln w="6350">
                          <a:noFill/>
                        </a:ln>
                      </wps:spPr>
                      <wps:txbx>
                        <w:txbxContent>
                          <w:p w14:paraId="4C32433B" w14:textId="77777777" w:rsidR="00396208" w:rsidRPr="00554005" w:rsidRDefault="00396208"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A Guide for the Person who wants to Grow Wealth out of One Seed. </w:t>
                            </w:r>
                          </w:p>
                          <w:p w14:paraId="3F4A02BA" w14:textId="77777777" w:rsidR="00396208" w:rsidRPr="00554005" w:rsidRDefault="00396208"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Let this Guide be that Seed. </w:t>
                            </w:r>
                          </w:p>
                          <w:p w14:paraId="155780AD" w14:textId="77777777" w:rsidR="00396208" w:rsidRPr="00554005" w:rsidRDefault="00396208" w:rsidP="00C31E52">
                            <w:pPr>
                              <w:jc w:val="center"/>
                              <w:rPr>
                                <w:b/>
                                <w:sz w:val="40"/>
                                <w:szCs w:val="40"/>
                              </w:rPr>
                            </w:pPr>
                          </w:p>
                          <w:p w14:paraId="58F01DED" w14:textId="77777777" w:rsidR="00396208" w:rsidRPr="00554005" w:rsidRDefault="00396208" w:rsidP="00C31E52">
                            <w:pPr>
                              <w:jc w:val="center"/>
                              <w:rPr>
                                <w:rFonts w:ascii="Bookman Old Style" w:hAnsi="Bookman Old Style"/>
                                <w:b/>
                                <w:sz w:val="36"/>
                                <w:szCs w:val="36"/>
                              </w:rPr>
                            </w:pPr>
                            <w:r w:rsidRPr="00554005">
                              <w:rPr>
                                <w:rFonts w:ascii="Bookman Old Style" w:hAnsi="Bookman Old Style"/>
                                <w:b/>
                                <w:sz w:val="28"/>
                                <w:szCs w:val="28"/>
                              </w:rPr>
                              <w:t xml:space="preserve"> </w:t>
                            </w:r>
                            <w:r w:rsidRPr="00554005">
                              <w:rPr>
                                <w:rFonts w:ascii="Bookman Old Style" w:hAnsi="Bookman Old Style"/>
                                <w:b/>
                                <w:sz w:val="36"/>
                                <w:szCs w:val="36"/>
                              </w:rPr>
                              <w:t>By Ricardo Jacome</w:t>
                            </w:r>
                          </w:p>
                          <w:p w14:paraId="16356F45" w14:textId="77777777" w:rsidR="00396208" w:rsidRDefault="00396208" w:rsidP="00C31E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6B662" id="Text Box 47" o:spid="_x0000_s1027" type="#_x0000_t202" style="position:absolute;margin-left:-9.6pt;margin-top:201.6pt;width:511.05pt;height:177.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" filled="f" stroked="f" strokeweight=".5pt">
                <v:textbox>
                  <w:txbxContent>
                    <w:p w14:paraId="4C32433B" w14:textId="77777777" w:rsidR="00396208" w:rsidRPr="00554005" w:rsidRDefault="00396208"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A Guide for the Person who wants to Grow Wealth out of One Seed. </w:t>
                      </w:r>
                    </w:p>
                    <w:p w14:paraId="3F4A02BA" w14:textId="77777777" w:rsidR="00396208" w:rsidRPr="00554005" w:rsidRDefault="00396208"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Let this Guide be that Seed. </w:t>
                      </w:r>
                    </w:p>
                    <w:p w14:paraId="155780AD" w14:textId="77777777" w:rsidR="00396208" w:rsidRPr="00554005" w:rsidRDefault="00396208" w:rsidP="00C31E52">
                      <w:pPr>
                        <w:jc w:val="center"/>
                        <w:rPr>
                          <w:b/>
                          <w:sz w:val="40"/>
                          <w:szCs w:val="40"/>
                        </w:rPr>
                      </w:pPr>
                    </w:p>
                    <w:p w14:paraId="58F01DED" w14:textId="77777777" w:rsidR="00396208" w:rsidRPr="00554005" w:rsidRDefault="00396208" w:rsidP="00C31E52">
                      <w:pPr>
                        <w:jc w:val="center"/>
                        <w:rPr>
                          <w:rFonts w:ascii="Bookman Old Style" w:hAnsi="Bookman Old Style"/>
                          <w:b/>
                          <w:sz w:val="36"/>
                          <w:szCs w:val="36"/>
                        </w:rPr>
                      </w:pPr>
                      <w:r w:rsidRPr="00554005">
                        <w:rPr>
                          <w:rFonts w:ascii="Bookman Old Style" w:hAnsi="Bookman Old Style"/>
                          <w:b/>
                          <w:sz w:val="28"/>
                          <w:szCs w:val="28"/>
                        </w:rPr>
                        <w:t xml:space="preserve"> </w:t>
                      </w:r>
                      <w:r w:rsidRPr="00554005">
                        <w:rPr>
                          <w:rFonts w:ascii="Bookman Old Style" w:hAnsi="Bookman Old Style"/>
                          <w:b/>
                          <w:sz w:val="36"/>
                          <w:szCs w:val="36"/>
                        </w:rPr>
                        <w:t>By Ricardo Jacome</w:t>
                      </w:r>
                    </w:p>
                    <w:p w14:paraId="16356F45" w14:textId="77777777" w:rsidR="00396208" w:rsidRDefault="00396208" w:rsidP="00C31E52"/>
                  </w:txbxContent>
                </v:textbox>
              </v:shape>
            </w:pict>
          </mc:Fallback>
        </mc:AlternateContent>
      </w:r>
      <w:r w:rsidR="00855020" w:rsidRPr="00554005">
        <w:br w:type="page"/>
      </w:r>
    </w:p>
    <w:p w14:paraId="2BB01382" w14:textId="77777777" w:rsidR="00AB7DAD" w:rsidRPr="00554005" w:rsidRDefault="00AB7DAD" w:rsidP="00E5230D"/>
    <w:p w14:paraId="35CA025D" w14:textId="77777777" w:rsidR="00AB7DAD" w:rsidRPr="00554005" w:rsidRDefault="00AB7DAD" w:rsidP="00E5230D"/>
    <w:p w14:paraId="4A66C753" w14:textId="77777777" w:rsidR="00AB7DAD" w:rsidRPr="00554005" w:rsidRDefault="00AB7DAD" w:rsidP="00E5230D"/>
    <w:p w14:paraId="7762D6A0" w14:textId="77777777" w:rsidR="00AB7DAD" w:rsidRPr="00554005" w:rsidRDefault="00AB7DAD" w:rsidP="00E5230D"/>
    <w:p w14:paraId="52592A67" w14:textId="77777777" w:rsidR="00AB7DAD" w:rsidRPr="00554005" w:rsidRDefault="00AB7DAD" w:rsidP="00E5230D"/>
    <w:p w14:paraId="7BF1B538" w14:textId="77777777" w:rsidR="00AB7DAD" w:rsidRPr="00554005" w:rsidRDefault="00AB7DAD" w:rsidP="00E5230D"/>
    <w:p w14:paraId="6C7DA529" w14:textId="77777777" w:rsidR="00AB7DAD" w:rsidRPr="00554005" w:rsidRDefault="00AB7DAD" w:rsidP="00E5230D"/>
    <w:p w14:paraId="511AF273" w14:textId="77777777" w:rsidR="00AB7DAD" w:rsidRPr="00554005" w:rsidRDefault="00AB7DAD" w:rsidP="00E5230D"/>
    <w:p w14:paraId="0CF98276" w14:textId="77777777" w:rsidR="00AB7DAD" w:rsidRPr="00554005" w:rsidRDefault="00AB7DAD" w:rsidP="00E5230D"/>
    <w:p w14:paraId="5C59B914" w14:textId="77777777" w:rsidR="00AB7DAD" w:rsidRPr="00554005" w:rsidRDefault="00AB7DAD" w:rsidP="00E5230D"/>
    <w:p w14:paraId="1088D990" w14:textId="77777777" w:rsidR="00AB7DAD" w:rsidRPr="00554005" w:rsidRDefault="00AB7DAD" w:rsidP="00E5230D"/>
    <w:p w14:paraId="7809C077" w14:textId="77777777" w:rsidR="00AB7DAD" w:rsidRPr="00554005" w:rsidRDefault="00AB7DAD" w:rsidP="00E5230D"/>
    <w:p w14:paraId="3A709F6B" w14:textId="77777777" w:rsidR="00AB7DAD" w:rsidRPr="00554005" w:rsidRDefault="00AB7DAD" w:rsidP="00E5230D"/>
    <w:p w14:paraId="65A6386F" w14:textId="77777777" w:rsidR="00AB7DAD" w:rsidRPr="00554005" w:rsidRDefault="00AB7DAD" w:rsidP="00E5230D"/>
    <w:p w14:paraId="29B6BF9F" w14:textId="77777777" w:rsidR="00AB7DAD" w:rsidRPr="00554005" w:rsidRDefault="00AB7DAD" w:rsidP="00E5230D"/>
    <w:p w14:paraId="142566D2" w14:textId="77777777" w:rsidR="00AB7DAD" w:rsidRPr="00554005" w:rsidRDefault="00AB7DAD" w:rsidP="00E5230D"/>
    <w:p w14:paraId="11D833A5" w14:textId="77777777" w:rsidR="00AB7DAD" w:rsidRPr="00554005" w:rsidRDefault="00AB7DAD" w:rsidP="00E5230D"/>
    <w:p w14:paraId="34C28978" w14:textId="77777777" w:rsidR="00AB7DAD" w:rsidRPr="00554005" w:rsidRDefault="00AB7DAD" w:rsidP="00E5230D"/>
    <w:p w14:paraId="4BAEE78C" w14:textId="77777777" w:rsidR="00AB7DAD" w:rsidRPr="00554005" w:rsidRDefault="00AB7DAD" w:rsidP="00E5230D"/>
    <w:p w14:paraId="216B51D3" w14:textId="72CA0E30" w:rsidR="003E6387" w:rsidRDefault="003E6387" w:rsidP="00E5230D">
      <w:r>
        <w:t xml:space="preserve">Copyright </w:t>
      </w:r>
      <w:r w:rsidR="00855020">
        <w:t xml:space="preserve">© </w:t>
      </w:r>
      <w:r>
        <w:t>201</w:t>
      </w:r>
      <w:r w:rsidR="001377E1">
        <w:t>9</w:t>
      </w:r>
      <w:r>
        <w:t xml:space="preserve"> </w:t>
      </w:r>
      <w:r w:rsidR="00855020">
        <w:t xml:space="preserve">by </w:t>
      </w:r>
      <w:r>
        <w:t>Ricardo Jacome</w:t>
      </w:r>
    </w:p>
    <w:p w14:paraId="28179D4A" w14:textId="77777777" w:rsidR="001377E1" w:rsidRDefault="003E6387" w:rsidP="001377E1">
      <w:pPr>
        <w:spacing w:line="258" w:lineRule="auto"/>
        <w:ind w:right="80"/>
        <w:jc w:val="both"/>
        <w:rPr>
          <w:szCs w:val="24"/>
        </w:rPr>
      </w:pPr>
      <w:r>
        <w:t xml:space="preserve">All rights reserved. No part of this book may be reproduced in any form or by any electronic or mechanical means, including information storage, and retrieval systems, </w:t>
      </w:r>
      <w:r w:rsidR="001377E1">
        <w:rPr>
          <w:szCs w:val="24"/>
        </w:rPr>
        <w:t>without permission in writing from the publisher. Reviewers may quote brief passages in a review.</w:t>
      </w:r>
    </w:p>
    <w:p w14:paraId="76C849E7" w14:textId="7A72FB17" w:rsidR="003E6387" w:rsidRDefault="003E6387" w:rsidP="001377E1">
      <w:pPr>
        <w:jc w:val="both"/>
      </w:pPr>
      <w:r>
        <w:t>Library of Congress Control Number</w:t>
      </w:r>
    </w:p>
    <w:p w14:paraId="1DF98C7E" w14:textId="7F02EA38" w:rsidR="00AB7DAD" w:rsidRDefault="00AB7DAD" w:rsidP="00E5230D">
      <w:r>
        <w:t>The prices and rates stated and shown in this book are subject to change.</w:t>
      </w:r>
    </w:p>
    <w:p w14:paraId="423A6BE7" w14:textId="4171CE85" w:rsidR="000D21AE" w:rsidRDefault="00AB7DAD" w:rsidP="00E5230D">
      <w:r>
        <w:t xml:space="preserve">Graphs on: </w:t>
      </w:r>
      <w:r w:rsidR="008C4649">
        <w:t>13,</w:t>
      </w:r>
      <w:r>
        <w:t>1</w:t>
      </w:r>
      <w:r w:rsidR="008C4649">
        <w:t>4</w:t>
      </w:r>
      <w:r>
        <w:t>, 1</w:t>
      </w:r>
      <w:r w:rsidR="008C4649">
        <w:t>6</w:t>
      </w:r>
      <w:r>
        <w:t>-</w:t>
      </w:r>
      <w:r w:rsidR="008C4649">
        <w:t>22</w:t>
      </w:r>
      <w:r>
        <w:t>,</w:t>
      </w:r>
      <w:r w:rsidR="008C4649">
        <w:t xml:space="preserve"> and 24,25</w:t>
      </w:r>
      <w:r>
        <w:t xml:space="preserve"> and were obtained from Robinhood Markets, Inc. All rights reserved. </w:t>
      </w:r>
    </w:p>
    <w:p w14:paraId="73D4A13D" w14:textId="6C5705C1" w:rsidR="002178A3" w:rsidRDefault="000D21AE" w:rsidP="00E5230D">
      <w:r>
        <w:t>Graphs on: 1</w:t>
      </w:r>
      <w:r w:rsidR="008C4649">
        <w:t>5</w:t>
      </w:r>
      <w:r>
        <w:t xml:space="preserve"> were obtained from Yahoo Finance. All rights reserved.</w:t>
      </w:r>
    </w:p>
    <w:p w14:paraId="0CEF5931" w14:textId="531C5E97" w:rsidR="000D21AE" w:rsidRDefault="000D21AE" w:rsidP="00E5230D">
      <w:r>
        <w:t>Graphs on: 2</w:t>
      </w:r>
      <w:r w:rsidR="008C4649">
        <w:t>6</w:t>
      </w:r>
      <w:r>
        <w:t xml:space="preserve"> and </w:t>
      </w:r>
      <w:r w:rsidR="008C4649">
        <w:t>30</w:t>
      </w:r>
      <w:r>
        <w:t xml:space="preserve"> were provided by the author.</w:t>
      </w:r>
    </w:p>
    <w:sdt>
      <w:sdtPr>
        <w:rPr>
          <w:rFonts w:eastAsiaTheme="minorHAnsi" w:cstheme="minorBidi"/>
          <w:color w:val="auto"/>
          <w:sz w:val="22"/>
          <w:szCs w:val="22"/>
        </w:rPr>
        <w:id w:val="1143849415"/>
        <w:docPartObj>
          <w:docPartGallery w:val="Table of Contents"/>
          <w:docPartUnique/>
        </w:docPartObj>
      </w:sdtPr>
      <w:sdtEndPr>
        <w:rPr>
          <w:b/>
          <w:bCs/>
          <w:noProof/>
          <w:sz w:val="24"/>
        </w:rPr>
      </w:sdtEndPr>
      <w:sdtContent>
        <w:p w14:paraId="22CD23F1" w14:textId="736B738C" w:rsidR="00E1403D" w:rsidRPr="00D5630E" w:rsidRDefault="00E1403D" w:rsidP="000C72B5">
          <w:pPr>
            <w:pStyle w:val="TOCHeading"/>
            <w:tabs>
              <w:tab w:val="left" w:pos="2508"/>
            </w:tabs>
            <w:rPr>
              <w:rStyle w:val="Heading1Char"/>
            </w:rPr>
          </w:pPr>
          <w:r w:rsidRPr="00D5630E">
            <w:rPr>
              <w:rStyle w:val="Heading1Char"/>
            </w:rPr>
            <w:t>Contents</w:t>
          </w:r>
          <w:r w:rsidR="000C72B5">
            <w:rPr>
              <w:rStyle w:val="Heading1Char"/>
            </w:rPr>
            <w:tab/>
          </w:r>
        </w:p>
        <w:p w14:paraId="46550867" w14:textId="6365D253" w:rsidR="00F32272" w:rsidRDefault="00E1403D">
          <w:pPr>
            <w:pStyle w:val="TOC1"/>
            <w:tabs>
              <w:tab w:val="right" w:leader="dot" w:pos="9570"/>
            </w:tabs>
            <w:rPr>
              <w:rFonts w:asciiTheme="minorHAnsi" w:eastAsiaTheme="minorEastAsia" w:hAnsiTheme="minorHAnsi"/>
              <w:noProof/>
              <w:sz w:val="22"/>
            </w:rPr>
          </w:pPr>
          <w:r w:rsidRPr="00D5630E">
            <w:rPr>
              <w:b/>
              <w:bCs/>
              <w:noProof/>
              <w:sz w:val="22"/>
            </w:rPr>
            <w:fldChar w:fldCharType="begin"/>
          </w:r>
          <w:r w:rsidRPr="00D5630E">
            <w:rPr>
              <w:b/>
              <w:bCs/>
              <w:noProof/>
              <w:sz w:val="22"/>
            </w:rPr>
            <w:instrText xml:space="preserve"> TOC \o "1-3" \h \z \u </w:instrText>
          </w:r>
          <w:r w:rsidRPr="00D5630E">
            <w:rPr>
              <w:b/>
              <w:bCs/>
              <w:noProof/>
              <w:sz w:val="22"/>
            </w:rPr>
            <w:fldChar w:fldCharType="separate"/>
          </w:r>
          <w:hyperlink w:anchor="_Toc10285462" w:history="1">
            <w:r w:rsidR="00F32272" w:rsidRPr="00630FBC">
              <w:rPr>
                <w:rStyle w:val="Hyperlink"/>
                <w:noProof/>
              </w:rPr>
              <w:t>Preface</w:t>
            </w:r>
            <w:r w:rsidR="00F32272">
              <w:rPr>
                <w:noProof/>
                <w:webHidden/>
              </w:rPr>
              <w:tab/>
            </w:r>
            <w:r w:rsidR="00F32272">
              <w:rPr>
                <w:noProof/>
                <w:webHidden/>
              </w:rPr>
              <w:fldChar w:fldCharType="begin"/>
            </w:r>
            <w:r w:rsidR="00F32272">
              <w:rPr>
                <w:noProof/>
                <w:webHidden/>
              </w:rPr>
              <w:instrText xml:space="preserve"> PAGEREF _Toc10285462 \h </w:instrText>
            </w:r>
            <w:r w:rsidR="00F32272">
              <w:rPr>
                <w:noProof/>
                <w:webHidden/>
              </w:rPr>
            </w:r>
            <w:r w:rsidR="00F32272">
              <w:rPr>
                <w:noProof/>
                <w:webHidden/>
              </w:rPr>
              <w:fldChar w:fldCharType="separate"/>
            </w:r>
            <w:r w:rsidR="00F32272">
              <w:rPr>
                <w:noProof/>
                <w:webHidden/>
              </w:rPr>
              <w:t>8</w:t>
            </w:r>
            <w:r w:rsidR="00F32272">
              <w:rPr>
                <w:noProof/>
                <w:webHidden/>
              </w:rPr>
              <w:fldChar w:fldCharType="end"/>
            </w:r>
          </w:hyperlink>
        </w:p>
        <w:p w14:paraId="473021AC" w14:textId="22F01ABA" w:rsidR="00F32272" w:rsidRDefault="00396208">
          <w:pPr>
            <w:pStyle w:val="TOC1"/>
            <w:tabs>
              <w:tab w:val="right" w:leader="dot" w:pos="9570"/>
            </w:tabs>
            <w:rPr>
              <w:rFonts w:asciiTheme="minorHAnsi" w:eastAsiaTheme="minorEastAsia" w:hAnsiTheme="minorHAnsi"/>
              <w:noProof/>
              <w:sz w:val="22"/>
            </w:rPr>
          </w:pPr>
          <w:hyperlink w:anchor="_Toc10285463" w:history="1">
            <w:r w:rsidR="00F32272" w:rsidRPr="00630FBC">
              <w:rPr>
                <w:rStyle w:val="Hyperlink"/>
                <w:noProof/>
              </w:rPr>
              <w:t>Overview</w:t>
            </w:r>
            <w:r w:rsidR="00F32272">
              <w:rPr>
                <w:noProof/>
                <w:webHidden/>
              </w:rPr>
              <w:tab/>
            </w:r>
            <w:r w:rsidR="00F32272">
              <w:rPr>
                <w:noProof/>
                <w:webHidden/>
              </w:rPr>
              <w:fldChar w:fldCharType="begin"/>
            </w:r>
            <w:r w:rsidR="00F32272">
              <w:rPr>
                <w:noProof/>
                <w:webHidden/>
              </w:rPr>
              <w:instrText xml:space="preserve"> PAGEREF _Toc10285463 \h </w:instrText>
            </w:r>
            <w:r w:rsidR="00F32272">
              <w:rPr>
                <w:noProof/>
                <w:webHidden/>
              </w:rPr>
            </w:r>
            <w:r w:rsidR="00F32272">
              <w:rPr>
                <w:noProof/>
                <w:webHidden/>
              </w:rPr>
              <w:fldChar w:fldCharType="separate"/>
            </w:r>
            <w:r w:rsidR="00F32272">
              <w:rPr>
                <w:noProof/>
                <w:webHidden/>
              </w:rPr>
              <w:t>9</w:t>
            </w:r>
            <w:r w:rsidR="00F32272">
              <w:rPr>
                <w:noProof/>
                <w:webHidden/>
              </w:rPr>
              <w:fldChar w:fldCharType="end"/>
            </w:r>
          </w:hyperlink>
        </w:p>
        <w:p w14:paraId="1C889D8D" w14:textId="4D63A426" w:rsidR="00F32272" w:rsidRDefault="00396208">
          <w:pPr>
            <w:pStyle w:val="TOC1"/>
            <w:tabs>
              <w:tab w:val="right" w:leader="dot" w:pos="9570"/>
            </w:tabs>
            <w:rPr>
              <w:rFonts w:asciiTheme="minorHAnsi" w:eastAsiaTheme="minorEastAsia" w:hAnsiTheme="minorHAnsi"/>
              <w:noProof/>
              <w:sz w:val="22"/>
            </w:rPr>
          </w:pPr>
          <w:hyperlink w:anchor="_Toc10285464" w:history="1">
            <w:r w:rsidR="00F32272" w:rsidRPr="00630FBC">
              <w:rPr>
                <w:rStyle w:val="Hyperlink"/>
                <w:noProof/>
              </w:rPr>
              <w:t>Introduction</w:t>
            </w:r>
            <w:r w:rsidR="00F32272">
              <w:rPr>
                <w:noProof/>
                <w:webHidden/>
              </w:rPr>
              <w:tab/>
            </w:r>
            <w:r w:rsidR="00F32272">
              <w:rPr>
                <w:noProof/>
                <w:webHidden/>
              </w:rPr>
              <w:fldChar w:fldCharType="begin"/>
            </w:r>
            <w:r w:rsidR="00F32272">
              <w:rPr>
                <w:noProof/>
                <w:webHidden/>
              </w:rPr>
              <w:instrText xml:space="preserve"> PAGEREF _Toc10285464 \h </w:instrText>
            </w:r>
            <w:r w:rsidR="00F32272">
              <w:rPr>
                <w:noProof/>
                <w:webHidden/>
              </w:rPr>
            </w:r>
            <w:r w:rsidR="00F32272">
              <w:rPr>
                <w:noProof/>
                <w:webHidden/>
              </w:rPr>
              <w:fldChar w:fldCharType="separate"/>
            </w:r>
            <w:r w:rsidR="00F32272">
              <w:rPr>
                <w:noProof/>
                <w:webHidden/>
              </w:rPr>
              <w:t>10</w:t>
            </w:r>
            <w:r w:rsidR="00F32272">
              <w:rPr>
                <w:noProof/>
                <w:webHidden/>
              </w:rPr>
              <w:fldChar w:fldCharType="end"/>
            </w:r>
          </w:hyperlink>
        </w:p>
        <w:p w14:paraId="4010EA70" w14:textId="165260D3" w:rsidR="00F32272" w:rsidRDefault="00396208">
          <w:pPr>
            <w:pStyle w:val="TOC2"/>
            <w:tabs>
              <w:tab w:val="right" w:leader="dot" w:pos="9570"/>
            </w:tabs>
            <w:rPr>
              <w:rFonts w:asciiTheme="minorHAnsi" w:eastAsiaTheme="minorEastAsia" w:hAnsiTheme="minorHAnsi"/>
              <w:noProof/>
              <w:sz w:val="22"/>
            </w:rPr>
          </w:pPr>
          <w:hyperlink w:anchor="_Toc10285465" w:history="1">
            <w:r w:rsidR="00F32272" w:rsidRPr="00630FBC">
              <w:rPr>
                <w:rStyle w:val="Hyperlink"/>
                <w:noProof/>
              </w:rPr>
              <w:t>Why use this?</w:t>
            </w:r>
            <w:r w:rsidR="00F32272">
              <w:rPr>
                <w:noProof/>
                <w:webHidden/>
              </w:rPr>
              <w:tab/>
            </w:r>
            <w:r w:rsidR="00F32272">
              <w:rPr>
                <w:noProof/>
                <w:webHidden/>
              </w:rPr>
              <w:fldChar w:fldCharType="begin"/>
            </w:r>
            <w:r w:rsidR="00F32272">
              <w:rPr>
                <w:noProof/>
                <w:webHidden/>
              </w:rPr>
              <w:instrText xml:space="preserve"> PAGEREF _Toc10285465 \h </w:instrText>
            </w:r>
            <w:r w:rsidR="00F32272">
              <w:rPr>
                <w:noProof/>
                <w:webHidden/>
              </w:rPr>
            </w:r>
            <w:r w:rsidR="00F32272">
              <w:rPr>
                <w:noProof/>
                <w:webHidden/>
              </w:rPr>
              <w:fldChar w:fldCharType="separate"/>
            </w:r>
            <w:r w:rsidR="00F32272">
              <w:rPr>
                <w:noProof/>
                <w:webHidden/>
              </w:rPr>
              <w:t>10</w:t>
            </w:r>
            <w:r w:rsidR="00F32272">
              <w:rPr>
                <w:noProof/>
                <w:webHidden/>
              </w:rPr>
              <w:fldChar w:fldCharType="end"/>
            </w:r>
          </w:hyperlink>
        </w:p>
        <w:p w14:paraId="63FE97B6" w14:textId="6D5D8054" w:rsidR="00F32272" w:rsidRDefault="00396208">
          <w:pPr>
            <w:pStyle w:val="TOC2"/>
            <w:tabs>
              <w:tab w:val="right" w:leader="dot" w:pos="9570"/>
            </w:tabs>
            <w:rPr>
              <w:rFonts w:asciiTheme="minorHAnsi" w:eastAsiaTheme="minorEastAsia" w:hAnsiTheme="minorHAnsi"/>
              <w:noProof/>
              <w:sz w:val="22"/>
            </w:rPr>
          </w:pPr>
          <w:hyperlink w:anchor="_Toc10285466" w:history="1">
            <w:r w:rsidR="00F32272" w:rsidRPr="00630FBC">
              <w:rPr>
                <w:rStyle w:val="Hyperlink"/>
                <w:noProof/>
              </w:rPr>
              <w:t>Keep in Mind.</w:t>
            </w:r>
            <w:r w:rsidR="00F32272">
              <w:rPr>
                <w:noProof/>
                <w:webHidden/>
              </w:rPr>
              <w:tab/>
            </w:r>
            <w:r w:rsidR="00F32272">
              <w:rPr>
                <w:noProof/>
                <w:webHidden/>
              </w:rPr>
              <w:fldChar w:fldCharType="begin"/>
            </w:r>
            <w:r w:rsidR="00F32272">
              <w:rPr>
                <w:noProof/>
                <w:webHidden/>
              </w:rPr>
              <w:instrText xml:space="preserve"> PAGEREF _Toc10285466 \h </w:instrText>
            </w:r>
            <w:r w:rsidR="00F32272">
              <w:rPr>
                <w:noProof/>
                <w:webHidden/>
              </w:rPr>
            </w:r>
            <w:r w:rsidR="00F32272">
              <w:rPr>
                <w:noProof/>
                <w:webHidden/>
              </w:rPr>
              <w:fldChar w:fldCharType="separate"/>
            </w:r>
            <w:r w:rsidR="00F32272">
              <w:rPr>
                <w:noProof/>
                <w:webHidden/>
              </w:rPr>
              <w:t>10</w:t>
            </w:r>
            <w:r w:rsidR="00F32272">
              <w:rPr>
                <w:noProof/>
                <w:webHidden/>
              </w:rPr>
              <w:fldChar w:fldCharType="end"/>
            </w:r>
          </w:hyperlink>
        </w:p>
        <w:p w14:paraId="390F16D5" w14:textId="1C88D01B" w:rsidR="00F32272" w:rsidRDefault="00396208">
          <w:pPr>
            <w:pStyle w:val="TOC2"/>
            <w:tabs>
              <w:tab w:val="right" w:leader="dot" w:pos="9570"/>
            </w:tabs>
            <w:rPr>
              <w:rFonts w:asciiTheme="minorHAnsi" w:eastAsiaTheme="minorEastAsia" w:hAnsiTheme="minorHAnsi"/>
              <w:noProof/>
              <w:sz w:val="22"/>
            </w:rPr>
          </w:pPr>
          <w:hyperlink w:anchor="_Toc10285467" w:history="1">
            <w:r w:rsidR="00F32272" w:rsidRPr="00630FBC">
              <w:rPr>
                <w:rStyle w:val="Hyperlink"/>
                <w:noProof/>
              </w:rPr>
              <w:t>Structure of The Guide</w:t>
            </w:r>
            <w:r w:rsidR="00F32272">
              <w:rPr>
                <w:noProof/>
                <w:webHidden/>
              </w:rPr>
              <w:tab/>
            </w:r>
            <w:r w:rsidR="00F32272">
              <w:rPr>
                <w:noProof/>
                <w:webHidden/>
              </w:rPr>
              <w:fldChar w:fldCharType="begin"/>
            </w:r>
            <w:r w:rsidR="00F32272">
              <w:rPr>
                <w:noProof/>
                <w:webHidden/>
              </w:rPr>
              <w:instrText xml:space="preserve"> PAGEREF _Toc10285467 \h </w:instrText>
            </w:r>
            <w:r w:rsidR="00F32272">
              <w:rPr>
                <w:noProof/>
                <w:webHidden/>
              </w:rPr>
            </w:r>
            <w:r w:rsidR="00F32272">
              <w:rPr>
                <w:noProof/>
                <w:webHidden/>
              </w:rPr>
              <w:fldChar w:fldCharType="separate"/>
            </w:r>
            <w:r w:rsidR="00F32272">
              <w:rPr>
                <w:noProof/>
                <w:webHidden/>
              </w:rPr>
              <w:t>11</w:t>
            </w:r>
            <w:r w:rsidR="00F32272">
              <w:rPr>
                <w:noProof/>
                <w:webHidden/>
              </w:rPr>
              <w:fldChar w:fldCharType="end"/>
            </w:r>
          </w:hyperlink>
        </w:p>
        <w:p w14:paraId="12EBAA92" w14:textId="1EFF684C" w:rsidR="00F32272" w:rsidRDefault="00396208">
          <w:pPr>
            <w:pStyle w:val="TOC1"/>
            <w:tabs>
              <w:tab w:val="right" w:leader="dot" w:pos="9570"/>
            </w:tabs>
            <w:rPr>
              <w:rFonts w:asciiTheme="minorHAnsi" w:eastAsiaTheme="minorEastAsia" w:hAnsiTheme="minorHAnsi"/>
              <w:noProof/>
              <w:sz w:val="22"/>
            </w:rPr>
          </w:pPr>
          <w:hyperlink w:anchor="_Toc10285468" w:history="1">
            <w:r w:rsidR="00F32272" w:rsidRPr="00630FBC">
              <w:rPr>
                <w:rStyle w:val="Hyperlink"/>
                <w:noProof/>
              </w:rPr>
              <w:t>Chapter 1: What is Out There to Invest In?</w:t>
            </w:r>
            <w:r w:rsidR="00F32272">
              <w:rPr>
                <w:noProof/>
                <w:webHidden/>
              </w:rPr>
              <w:tab/>
            </w:r>
            <w:r w:rsidR="00F32272">
              <w:rPr>
                <w:noProof/>
                <w:webHidden/>
              </w:rPr>
              <w:fldChar w:fldCharType="begin"/>
            </w:r>
            <w:r w:rsidR="00F32272">
              <w:rPr>
                <w:noProof/>
                <w:webHidden/>
              </w:rPr>
              <w:instrText xml:space="preserve"> PAGEREF _Toc10285468 \h </w:instrText>
            </w:r>
            <w:r w:rsidR="00F32272">
              <w:rPr>
                <w:noProof/>
                <w:webHidden/>
              </w:rPr>
            </w:r>
            <w:r w:rsidR="00F32272">
              <w:rPr>
                <w:noProof/>
                <w:webHidden/>
              </w:rPr>
              <w:fldChar w:fldCharType="separate"/>
            </w:r>
            <w:r w:rsidR="00F32272">
              <w:rPr>
                <w:noProof/>
                <w:webHidden/>
              </w:rPr>
              <w:t>12</w:t>
            </w:r>
            <w:r w:rsidR="00F32272">
              <w:rPr>
                <w:noProof/>
                <w:webHidden/>
              </w:rPr>
              <w:fldChar w:fldCharType="end"/>
            </w:r>
          </w:hyperlink>
        </w:p>
        <w:p w14:paraId="75FB5790" w14:textId="584F6352" w:rsidR="00F32272" w:rsidRDefault="00396208">
          <w:pPr>
            <w:pStyle w:val="TOC2"/>
            <w:tabs>
              <w:tab w:val="right" w:leader="dot" w:pos="9570"/>
            </w:tabs>
            <w:rPr>
              <w:rFonts w:asciiTheme="minorHAnsi" w:eastAsiaTheme="minorEastAsia" w:hAnsiTheme="minorHAnsi"/>
              <w:noProof/>
              <w:sz w:val="22"/>
            </w:rPr>
          </w:pPr>
          <w:hyperlink w:anchor="_Toc10285469" w:history="1">
            <w:r w:rsidR="00F32272" w:rsidRPr="00630FBC">
              <w:rPr>
                <w:rStyle w:val="Hyperlink"/>
                <w:noProof/>
              </w:rPr>
              <w:t>Where are Stock Transactions made?</w:t>
            </w:r>
            <w:r w:rsidR="00F32272">
              <w:rPr>
                <w:noProof/>
                <w:webHidden/>
              </w:rPr>
              <w:tab/>
            </w:r>
            <w:r w:rsidR="00F32272">
              <w:rPr>
                <w:noProof/>
                <w:webHidden/>
              </w:rPr>
              <w:fldChar w:fldCharType="begin"/>
            </w:r>
            <w:r w:rsidR="00F32272">
              <w:rPr>
                <w:noProof/>
                <w:webHidden/>
              </w:rPr>
              <w:instrText xml:space="preserve"> PAGEREF _Toc10285469 \h </w:instrText>
            </w:r>
            <w:r w:rsidR="00F32272">
              <w:rPr>
                <w:noProof/>
                <w:webHidden/>
              </w:rPr>
            </w:r>
            <w:r w:rsidR="00F32272">
              <w:rPr>
                <w:noProof/>
                <w:webHidden/>
              </w:rPr>
              <w:fldChar w:fldCharType="separate"/>
            </w:r>
            <w:r w:rsidR="00F32272">
              <w:rPr>
                <w:noProof/>
                <w:webHidden/>
              </w:rPr>
              <w:t>13</w:t>
            </w:r>
            <w:r w:rsidR="00F32272">
              <w:rPr>
                <w:noProof/>
                <w:webHidden/>
              </w:rPr>
              <w:fldChar w:fldCharType="end"/>
            </w:r>
          </w:hyperlink>
        </w:p>
        <w:p w14:paraId="465B15D0" w14:textId="1F4761C0" w:rsidR="00F32272" w:rsidRDefault="00396208">
          <w:pPr>
            <w:pStyle w:val="TOC2"/>
            <w:tabs>
              <w:tab w:val="right" w:leader="dot" w:pos="9570"/>
            </w:tabs>
            <w:rPr>
              <w:rFonts w:asciiTheme="minorHAnsi" w:eastAsiaTheme="minorEastAsia" w:hAnsiTheme="minorHAnsi"/>
              <w:noProof/>
              <w:sz w:val="22"/>
            </w:rPr>
          </w:pPr>
          <w:hyperlink w:anchor="_Toc10285470" w:history="1">
            <w:r w:rsidR="00F32272" w:rsidRPr="00630FBC">
              <w:rPr>
                <w:rStyle w:val="Hyperlink"/>
                <w:noProof/>
              </w:rPr>
              <w:t>Why do stocks exist?</w:t>
            </w:r>
            <w:r w:rsidR="00F32272">
              <w:rPr>
                <w:noProof/>
                <w:webHidden/>
              </w:rPr>
              <w:tab/>
            </w:r>
            <w:r w:rsidR="00F32272">
              <w:rPr>
                <w:noProof/>
                <w:webHidden/>
              </w:rPr>
              <w:fldChar w:fldCharType="begin"/>
            </w:r>
            <w:r w:rsidR="00F32272">
              <w:rPr>
                <w:noProof/>
                <w:webHidden/>
              </w:rPr>
              <w:instrText xml:space="preserve"> PAGEREF _Toc10285470 \h </w:instrText>
            </w:r>
            <w:r w:rsidR="00F32272">
              <w:rPr>
                <w:noProof/>
                <w:webHidden/>
              </w:rPr>
            </w:r>
            <w:r w:rsidR="00F32272">
              <w:rPr>
                <w:noProof/>
                <w:webHidden/>
              </w:rPr>
              <w:fldChar w:fldCharType="separate"/>
            </w:r>
            <w:r w:rsidR="00F32272">
              <w:rPr>
                <w:noProof/>
                <w:webHidden/>
              </w:rPr>
              <w:t>13</w:t>
            </w:r>
            <w:r w:rsidR="00F32272">
              <w:rPr>
                <w:noProof/>
                <w:webHidden/>
              </w:rPr>
              <w:fldChar w:fldCharType="end"/>
            </w:r>
          </w:hyperlink>
        </w:p>
        <w:p w14:paraId="2F60B8FC" w14:textId="0E8C468C" w:rsidR="00F32272" w:rsidRDefault="00396208">
          <w:pPr>
            <w:pStyle w:val="TOC2"/>
            <w:tabs>
              <w:tab w:val="right" w:leader="dot" w:pos="9570"/>
            </w:tabs>
            <w:rPr>
              <w:rFonts w:asciiTheme="minorHAnsi" w:eastAsiaTheme="minorEastAsia" w:hAnsiTheme="minorHAnsi"/>
              <w:noProof/>
              <w:sz w:val="22"/>
            </w:rPr>
          </w:pPr>
          <w:hyperlink w:anchor="_Toc10285471" w:history="1">
            <w:r w:rsidR="00F32272" w:rsidRPr="00630FBC">
              <w:rPr>
                <w:rStyle w:val="Hyperlink"/>
                <w:noProof/>
              </w:rPr>
              <w:t>Different Stock Investment Types</w:t>
            </w:r>
            <w:r w:rsidR="00F32272">
              <w:rPr>
                <w:noProof/>
                <w:webHidden/>
              </w:rPr>
              <w:tab/>
            </w:r>
            <w:r w:rsidR="00F32272">
              <w:rPr>
                <w:noProof/>
                <w:webHidden/>
              </w:rPr>
              <w:fldChar w:fldCharType="begin"/>
            </w:r>
            <w:r w:rsidR="00F32272">
              <w:rPr>
                <w:noProof/>
                <w:webHidden/>
              </w:rPr>
              <w:instrText xml:space="preserve"> PAGEREF _Toc10285471 \h </w:instrText>
            </w:r>
            <w:r w:rsidR="00F32272">
              <w:rPr>
                <w:noProof/>
                <w:webHidden/>
              </w:rPr>
            </w:r>
            <w:r w:rsidR="00F32272">
              <w:rPr>
                <w:noProof/>
                <w:webHidden/>
              </w:rPr>
              <w:fldChar w:fldCharType="separate"/>
            </w:r>
            <w:r w:rsidR="00F32272">
              <w:rPr>
                <w:noProof/>
                <w:webHidden/>
              </w:rPr>
              <w:t>15</w:t>
            </w:r>
            <w:r w:rsidR="00F32272">
              <w:rPr>
                <w:noProof/>
                <w:webHidden/>
              </w:rPr>
              <w:fldChar w:fldCharType="end"/>
            </w:r>
          </w:hyperlink>
        </w:p>
        <w:p w14:paraId="2CA56F05" w14:textId="21662C0F" w:rsidR="00F32272" w:rsidRDefault="00396208">
          <w:pPr>
            <w:pStyle w:val="TOC1"/>
            <w:tabs>
              <w:tab w:val="right" w:leader="dot" w:pos="9570"/>
            </w:tabs>
            <w:rPr>
              <w:rFonts w:asciiTheme="minorHAnsi" w:eastAsiaTheme="minorEastAsia" w:hAnsiTheme="minorHAnsi"/>
              <w:noProof/>
              <w:sz w:val="22"/>
            </w:rPr>
          </w:pPr>
          <w:hyperlink w:anchor="_Toc10285472" w:history="1">
            <w:r w:rsidR="00F32272" w:rsidRPr="00630FBC">
              <w:rPr>
                <w:rStyle w:val="Hyperlink"/>
                <w:noProof/>
              </w:rPr>
              <w:t>Chapter 2: Stock Investing in a Nutshell</w:t>
            </w:r>
            <w:r w:rsidR="00F32272">
              <w:rPr>
                <w:noProof/>
                <w:webHidden/>
              </w:rPr>
              <w:tab/>
            </w:r>
            <w:r w:rsidR="00F32272">
              <w:rPr>
                <w:noProof/>
                <w:webHidden/>
              </w:rPr>
              <w:fldChar w:fldCharType="begin"/>
            </w:r>
            <w:r w:rsidR="00F32272">
              <w:rPr>
                <w:noProof/>
                <w:webHidden/>
              </w:rPr>
              <w:instrText xml:space="preserve"> PAGEREF _Toc10285472 \h </w:instrText>
            </w:r>
            <w:r w:rsidR="00F32272">
              <w:rPr>
                <w:noProof/>
                <w:webHidden/>
              </w:rPr>
            </w:r>
            <w:r w:rsidR="00F32272">
              <w:rPr>
                <w:noProof/>
                <w:webHidden/>
              </w:rPr>
              <w:fldChar w:fldCharType="separate"/>
            </w:r>
            <w:r w:rsidR="00F32272">
              <w:rPr>
                <w:noProof/>
                <w:webHidden/>
              </w:rPr>
              <w:t>17</w:t>
            </w:r>
            <w:r w:rsidR="00F32272">
              <w:rPr>
                <w:noProof/>
                <w:webHidden/>
              </w:rPr>
              <w:fldChar w:fldCharType="end"/>
            </w:r>
          </w:hyperlink>
        </w:p>
        <w:p w14:paraId="61A0D3A1" w14:textId="54336C29" w:rsidR="00F32272" w:rsidRDefault="00396208">
          <w:pPr>
            <w:pStyle w:val="TOC2"/>
            <w:tabs>
              <w:tab w:val="right" w:leader="dot" w:pos="9570"/>
            </w:tabs>
            <w:rPr>
              <w:rFonts w:asciiTheme="minorHAnsi" w:eastAsiaTheme="minorEastAsia" w:hAnsiTheme="minorHAnsi"/>
              <w:noProof/>
              <w:sz w:val="22"/>
            </w:rPr>
          </w:pPr>
          <w:hyperlink w:anchor="_Toc10285473" w:history="1">
            <w:r w:rsidR="00F32272" w:rsidRPr="00630FBC">
              <w:rPr>
                <w:rStyle w:val="Hyperlink"/>
                <w:noProof/>
              </w:rPr>
              <w:t>Upwards Trends or “Bullish” Trends</w:t>
            </w:r>
            <w:r w:rsidR="00F32272">
              <w:rPr>
                <w:noProof/>
                <w:webHidden/>
              </w:rPr>
              <w:tab/>
            </w:r>
            <w:r w:rsidR="00F32272">
              <w:rPr>
                <w:noProof/>
                <w:webHidden/>
              </w:rPr>
              <w:fldChar w:fldCharType="begin"/>
            </w:r>
            <w:r w:rsidR="00F32272">
              <w:rPr>
                <w:noProof/>
                <w:webHidden/>
              </w:rPr>
              <w:instrText xml:space="preserve"> PAGEREF _Toc10285473 \h </w:instrText>
            </w:r>
            <w:r w:rsidR="00F32272">
              <w:rPr>
                <w:noProof/>
                <w:webHidden/>
              </w:rPr>
            </w:r>
            <w:r w:rsidR="00F32272">
              <w:rPr>
                <w:noProof/>
                <w:webHidden/>
              </w:rPr>
              <w:fldChar w:fldCharType="separate"/>
            </w:r>
            <w:r w:rsidR="00F32272">
              <w:rPr>
                <w:noProof/>
                <w:webHidden/>
              </w:rPr>
              <w:t>17</w:t>
            </w:r>
            <w:r w:rsidR="00F32272">
              <w:rPr>
                <w:noProof/>
                <w:webHidden/>
              </w:rPr>
              <w:fldChar w:fldCharType="end"/>
            </w:r>
          </w:hyperlink>
        </w:p>
        <w:p w14:paraId="71E3A5E5" w14:textId="6BC17444" w:rsidR="00F32272" w:rsidRDefault="00396208">
          <w:pPr>
            <w:pStyle w:val="TOC2"/>
            <w:tabs>
              <w:tab w:val="right" w:leader="dot" w:pos="9570"/>
            </w:tabs>
            <w:rPr>
              <w:rFonts w:asciiTheme="minorHAnsi" w:eastAsiaTheme="minorEastAsia" w:hAnsiTheme="minorHAnsi"/>
              <w:noProof/>
              <w:sz w:val="22"/>
            </w:rPr>
          </w:pPr>
          <w:hyperlink w:anchor="_Toc10285474" w:history="1">
            <w:r w:rsidR="00F32272" w:rsidRPr="00630FBC">
              <w:rPr>
                <w:rStyle w:val="Hyperlink"/>
                <w:noProof/>
              </w:rPr>
              <w:t>Downward Trends or “Bearish” Trends</w:t>
            </w:r>
            <w:r w:rsidR="00F32272">
              <w:rPr>
                <w:noProof/>
                <w:webHidden/>
              </w:rPr>
              <w:tab/>
            </w:r>
            <w:r w:rsidR="00F32272">
              <w:rPr>
                <w:noProof/>
                <w:webHidden/>
              </w:rPr>
              <w:fldChar w:fldCharType="begin"/>
            </w:r>
            <w:r w:rsidR="00F32272">
              <w:rPr>
                <w:noProof/>
                <w:webHidden/>
              </w:rPr>
              <w:instrText xml:space="preserve"> PAGEREF _Toc10285474 \h </w:instrText>
            </w:r>
            <w:r w:rsidR="00F32272">
              <w:rPr>
                <w:noProof/>
                <w:webHidden/>
              </w:rPr>
            </w:r>
            <w:r w:rsidR="00F32272">
              <w:rPr>
                <w:noProof/>
                <w:webHidden/>
              </w:rPr>
              <w:fldChar w:fldCharType="separate"/>
            </w:r>
            <w:r w:rsidR="00F32272">
              <w:rPr>
                <w:noProof/>
                <w:webHidden/>
              </w:rPr>
              <w:t>21</w:t>
            </w:r>
            <w:r w:rsidR="00F32272">
              <w:rPr>
                <w:noProof/>
                <w:webHidden/>
              </w:rPr>
              <w:fldChar w:fldCharType="end"/>
            </w:r>
          </w:hyperlink>
        </w:p>
        <w:p w14:paraId="45603D4C" w14:textId="0BD967EE" w:rsidR="00F32272" w:rsidRDefault="00396208">
          <w:pPr>
            <w:pStyle w:val="TOC2"/>
            <w:tabs>
              <w:tab w:val="right" w:leader="dot" w:pos="9570"/>
            </w:tabs>
            <w:rPr>
              <w:rFonts w:asciiTheme="minorHAnsi" w:eastAsiaTheme="minorEastAsia" w:hAnsiTheme="minorHAnsi"/>
              <w:noProof/>
              <w:sz w:val="22"/>
            </w:rPr>
          </w:pPr>
          <w:hyperlink w:anchor="_Toc10285475" w:history="1">
            <w:r w:rsidR="00F32272" w:rsidRPr="00630FBC">
              <w:rPr>
                <w:rStyle w:val="Hyperlink"/>
                <w:noProof/>
              </w:rPr>
              <w:t>Smaller Time Frame Trends</w:t>
            </w:r>
            <w:r w:rsidR="00F32272">
              <w:rPr>
                <w:noProof/>
                <w:webHidden/>
              </w:rPr>
              <w:tab/>
            </w:r>
            <w:r w:rsidR="00F32272">
              <w:rPr>
                <w:noProof/>
                <w:webHidden/>
              </w:rPr>
              <w:fldChar w:fldCharType="begin"/>
            </w:r>
            <w:r w:rsidR="00F32272">
              <w:rPr>
                <w:noProof/>
                <w:webHidden/>
              </w:rPr>
              <w:instrText xml:space="preserve"> PAGEREF _Toc10285475 \h </w:instrText>
            </w:r>
            <w:r w:rsidR="00F32272">
              <w:rPr>
                <w:noProof/>
                <w:webHidden/>
              </w:rPr>
            </w:r>
            <w:r w:rsidR="00F32272">
              <w:rPr>
                <w:noProof/>
                <w:webHidden/>
              </w:rPr>
              <w:fldChar w:fldCharType="separate"/>
            </w:r>
            <w:r w:rsidR="00F32272">
              <w:rPr>
                <w:noProof/>
                <w:webHidden/>
              </w:rPr>
              <w:t>25</w:t>
            </w:r>
            <w:r w:rsidR="00F32272">
              <w:rPr>
                <w:noProof/>
                <w:webHidden/>
              </w:rPr>
              <w:fldChar w:fldCharType="end"/>
            </w:r>
          </w:hyperlink>
        </w:p>
        <w:p w14:paraId="181C773C" w14:textId="5D0E13D5" w:rsidR="00F32272" w:rsidRDefault="00396208">
          <w:pPr>
            <w:pStyle w:val="TOC2"/>
            <w:tabs>
              <w:tab w:val="right" w:leader="dot" w:pos="9570"/>
            </w:tabs>
            <w:rPr>
              <w:rFonts w:asciiTheme="minorHAnsi" w:eastAsiaTheme="minorEastAsia" w:hAnsiTheme="minorHAnsi"/>
              <w:noProof/>
              <w:sz w:val="22"/>
            </w:rPr>
          </w:pPr>
          <w:hyperlink w:anchor="_Toc10285476" w:history="1">
            <w:r w:rsidR="00F32272" w:rsidRPr="00630FBC">
              <w:rPr>
                <w:rStyle w:val="Hyperlink"/>
                <w:noProof/>
                <w:highlight w:val="cyan"/>
              </w:rPr>
              <w:t>What Affects Trends?</w:t>
            </w:r>
            <w:r w:rsidR="00F32272">
              <w:rPr>
                <w:noProof/>
                <w:webHidden/>
              </w:rPr>
              <w:tab/>
            </w:r>
            <w:r w:rsidR="00F32272">
              <w:rPr>
                <w:noProof/>
                <w:webHidden/>
              </w:rPr>
              <w:fldChar w:fldCharType="begin"/>
            </w:r>
            <w:r w:rsidR="00F32272">
              <w:rPr>
                <w:noProof/>
                <w:webHidden/>
              </w:rPr>
              <w:instrText xml:space="preserve"> PAGEREF _Toc10285476 \h </w:instrText>
            </w:r>
            <w:r w:rsidR="00F32272">
              <w:rPr>
                <w:noProof/>
                <w:webHidden/>
              </w:rPr>
            </w:r>
            <w:r w:rsidR="00F32272">
              <w:rPr>
                <w:noProof/>
                <w:webHidden/>
              </w:rPr>
              <w:fldChar w:fldCharType="separate"/>
            </w:r>
            <w:r w:rsidR="00F32272">
              <w:rPr>
                <w:noProof/>
                <w:webHidden/>
              </w:rPr>
              <w:t>27</w:t>
            </w:r>
            <w:r w:rsidR="00F32272">
              <w:rPr>
                <w:noProof/>
                <w:webHidden/>
              </w:rPr>
              <w:fldChar w:fldCharType="end"/>
            </w:r>
          </w:hyperlink>
        </w:p>
        <w:p w14:paraId="1716FE7C" w14:textId="4E44CABC" w:rsidR="00F32272" w:rsidRDefault="00396208">
          <w:pPr>
            <w:pStyle w:val="TOC1"/>
            <w:tabs>
              <w:tab w:val="right" w:leader="dot" w:pos="9570"/>
            </w:tabs>
            <w:rPr>
              <w:rFonts w:asciiTheme="minorHAnsi" w:eastAsiaTheme="minorEastAsia" w:hAnsiTheme="minorHAnsi"/>
              <w:noProof/>
              <w:sz w:val="22"/>
            </w:rPr>
          </w:pPr>
          <w:hyperlink w:anchor="_Toc10285477" w:history="1">
            <w:r w:rsidR="00F32272" w:rsidRPr="00630FBC">
              <w:rPr>
                <w:rStyle w:val="Hyperlink"/>
                <w:noProof/>
              </w:rPr>
              <w:t>Chapter 3: Stocks Hierarchies</w:t>
            </w:r>
            <w:r w:rsidR="00F32272">
              <w:rPr>
                <w:noProof/>
                <w:webHidden/>
              </w:rPr>
              <w:tab/>
            </w:r>
            <w:r w:rsidR="00F32272">
              <w:rPr>
                <w:noProof/>
                <w:webHidden/>
              </w:rPr>
              <w:fldChar w:fldCharType="begin"/>
            </w:r>
            <w:r w:rsidR="00F32272">
              <w:rPr>
                <w:noProof/>
                <w:webHidden/>
              </w:rPr>
              <w:instrText xml:space="preserve"> PAGEREF _Toc10285477 \h </w:instrText>
            </w:r>
            <w:r w:rsidR="00F32272">
              <w:rPr>
                <w:noProof/>
                <w:webHidden/>
              </w:rPr>
            </w:r>
            <w:r w:rsidR="00F32272">
              <w:rPr>
                <w:noProof/>
                <w:webHidden/>
              </w:rPr>
              <w:fldChar w:fldCharType="separate"/>
            </w:r>
            <w:r w:rsidR="00F32272">
              <w:rPr>
                <w:noProof/>
                <w:webHidden/>
              </w:rPr>
              <w:t>29</w:t>
            </w:r>
            <w:r w:rsidR="00F32272">
              <w:rPr>
                <w:noProof/>
                <w:webHidden/>
              </w:rPr>
              <w:fldChar w:fldCharType="end"/>
            </w:r>
          </w:hyperlink>
        </w:p>
        <w:p w14:paraId="682D8BAC" w14:textId="085C6F13" w:rsidR="00F32272" w:rsidRDefault="00396208">
          <w:pPr>
            <w:pStyle w:val="TOC1"/>
            <w:tabs>
              <w:tab w:val="right" w:leader="dot" w:pos="9570"/>
            </w:tabs>
            <w:rPr>
              <w:rFonts w:asciiTheme="minorHAnsi" w:eastAsiaTheme="minorEastAsia" w:hAnsiTheme="minorHAnsi"/>
              <w:noProof/>
              <w:sz w:val="22"/>
            </w:rPr>
          </w:pPr>
          <w:hyperlink w:anchor="_Toc10285478" w:history="1">
            <w:r w:rsidR="00F32272" w:rsidRPr="00630FBC">
              <w:rPr>
                <w:rStyle w:val="Hyperlink"/>
                <w:noProof/>
              </w:rPr>
              <w:t>Chapter 5: Stock Trading Strategies</w:t>
            </w:r>
            <w:r w:rsidR="00F32272">
              <w:rPr>
                <w:noProof/>
                <w:webHidden/>
              </w:rPr>
              <w:tab/>
            </w:r>
            <w:r w:rsidR="00F32272">
              <w:rPr>
                <w:noProof/>
                <w:webHidden/>
              </w:rPr>
              <w:fldChar w:fldCharType="begin"/>
            </w:r>
            <w:r w:rsidR="00F32272">
              <w:rPr>
                <w:noProof/>
                <w:webHidden/>
              </w:rPr>
              <w:instrText xml:space="preserve"> PAGEREF _Toc10285478 \h </w:instrText>
            </w:r>
            <w:r w:rsidR="00F32272">
              <w:rPr>
                <w:noProof/>
                <w:webHidden/>
              </w:rPr>
            </w:r>
            <w:r w:rsidR="00F32272">
              <w:rPr>
                <w:noProof/>
                <w:webHidden/>
              </w:rPr>
              <w:fldChar w:fldCharType="separate"/>
            </w:r>
            <w:r w:rsidR="00F32272">
              <w:rPr>
                <w:noProof/>
                <w:webHidden/>
              </w:rPr>
              <w:t>33</w:t>
            </w:r>
            <w:r w:rsidR="00F32272">
              <w:rPr>
                <w:noProof/>
                <w:webHidden/>
              </w:rPr>
              <w:fldChar w:fldCharType="end"/>
            </w:r>
          </w:hyperlink>
        </w:p>
        <w:p w14:paraId="36544144" w14:textId="704C9438" w:rsidR="00F32272" w:rsidRDefault="00396208">
          <w:pPr>
            <w:pStyle w:val="TOC2"/>
            <w:tabs>
              <w:tab w:val="right" w:leader="dot" w:pos="9570"/>
            </w:tabs>
            <w:rPr>
              <w:rFonts w:asciiTheme="minorHAnsi" w:eastAsiaTheme="minorEastAsia" w:hAnsiTheme="minorHAnsi"/>
              <w:noProof/>
              <w:sz w:val="22"/>
            </w:rPr>
          </w:pPr>
          <w:hyperlink w:anchor="_Toc10285479" w:history="1">
            <w:r w:rsidR="00F32272" w:rsidRPr="00630FBC">
              <w:rPr>
                <w:rStyle w:val="Hyperlink"/>
                <w:noProof/>
              </w:rPr>
              <w:t>How to Predict Trends?</w:t>
            </w:r>
            <w:r w:rsidR="00F32272">
              <w:rPr>
                <w:noProof/>
                <w:webHidden/>
              </w:rPr>
              <w:tab/>
            </w:r>
            <w:r w:rsidR="00F32272">
              <w:rPr>
                <w:noProof/>
                <w:webHidden/>
              </w:rPr>
              <w:fldChar w:fldCharType="begin"/>
            </w:r>
            <w:r w:rsidR="00F32272">
              <w:rPr>
                <w:noProof/>
                <w:webHidden/>
              </w:rPr>
              <w:instrText xml:space="preserve"> PAGEREF _Toc10285479 \h </w:instrText>
            </w:r>
            <w:r w:rsidR="00F32272">
              <w:rPr>
                <w:noProof/>
                <w:webHidden/>
              </w:rPr>
            </w:r>
            <w:r w:rsidR="00F32272">
              <w:rPr>
                <w:noProof/>
                <w:webHidden/>
              </w:rPr>
              <w:fldChar w:fldCharType="separate"/>
            </w:r>
            <w:r w:rsidR="00F32272">
              <w:rPr>
                <w:noProof/>
                <w:webHidden/>
              </w:rPr>
              <w:t>33</w:t>
            </w:r>
            <w:r w:rsidR="00F32272">
              <w:rPr>
                <w:noProof/>
                <w:webHidden/>
              </w:rPr>
              <w:fldChar w:fldCharType="end"/>
            </w:r>
          </w:hyperlink>
        </w:p>
        <w:p w14:paraId="5958AA3D" w14:textId="4B67B831" w:rsidR="00F32272" w:rsidRDefault="00396208">
          <w:pPr>
            <w:pStyle w:val="TOC1"/>
            <w:tabs>
              <w:tab w:val="right" w:leader="dot" w:pos="9570"/>
            </w:tabs>
            <w:rPr>
              <w:rFonts w:asciiTheme="minorHAnsi" w:eastAsiaTheme="minorEastAsia" w:hAnsiTheme="minorHAnsi"/>
              <w:noProof/>
              <w:sz w:val="22"/>
            </w:rPr>
          </w:pPr>
          <w:hyperlink w:anchor="_Toc10285480" w:history="1">
            <w:r w:rsidR="00F32272" w:rsidRPr="00630FBC">
              <w:rPr>
                <w:rStyle w:val="Hyperlink"/>
                <w:noProof/>
              </w:rPr>
              <w:t>Chapter 6: The Suggested Stock Trading Strategy</w:t>
            </w:r>
            <w:r w:rsidR="00F32272">
              <w:rPr>
                <w:noProof/>
                <w:webHidden/>
              </w:rPr>
              <w:tab/>
            </w:r>
            <w:r w:rsidR="00F32272">
              <w:rPr>
                <w:noProof/>
                <w:webHidden/>
              </w:rPr>
              <w:fldChar w:fldCharType="begin"/>
            </w:r>
            <w:r w:rsidR="00F32272">
              <w:rPr>
                <w:noProof/>
                <w:webHidden/>
              </w:rPr>
              <w:instrText xml:space="preserve"> PAGEREF _Toc10285480 \h </w:instrText>
            </w:r>
            <w:r w:rsidR="00F32272">
              <w:rPr>
                <w:noProof/>
                <w:webHidden/>
              </w:rPr>
            </w:r>
            <w:r w:rsidR="00F32272">
              <w:rPr>
                <w:noProof/>
                <w:webHidden/>
              </w:rPr>
              <w:fldChar w:fldCharType="separate"/>
            </w:r>
            <w:r w:rsidR="00F32272">
              <w:rPr>
                <w:noProof/>
                <w:webHidden/>
              </w:rPr>
              <w:t>34</w:t>
            </w:r>
            <w:r w:rsidR="00F32272">
              <w:rPr>
                <w:noProof/>
                <w:webHidden/>
              </w:rPr>
              <w:fldChar w:fldCharType="end"/>
            </w:r>
          </w:hyperlink>
        </w:p>
        <w:p w14:paraId="3987CC83" w14:textId="7EA855C4" w:rsidR="00F32272" w:rsidRDefault="00396208">
          <w:pPr>
            <w:pStyle w:val="TOC2"/>
            <w:tabs>
              <w:tab w:val="right" w:leader="dot" w:pos="9570"/>
            </w:tabs>
            <w:rPr>
              <w:rFonts w:asciiTheme="minorHAnsi" w:eastAsiaTheme="minorEastAsia" w:hAnsiTheme="minorHAnsi"/>
              <w:noProof/>
              <w:sz w:val="22"/>
            </w:rPr>
          </w:pPr>
          <w:hyperlink w:anchor="_Toc10285481" w:history="1">
            <w:r w:rsidR="00F32272" w:rsidRPr="00630FBC">
              <w:rPr>
                <w:rStyle w:val="Hyperlink"/>
                <w:noProof/>
              </w:rPr>
              <w:t>Summary of Previous Chapters</w:t>
            </w:r>
            <w:r w:rsidR="00F32272">
              <w:rPr>
                <w:noProof/>
                <w:webHidden/>
              </w:rPr>
              <w:tab/>
            </w:r>
            <w:r w:rsidR="00F32272">
              <w:rPr>
                <w:noProof/>
                <w:webHidden/>
              </w:rPr>
              <w:fldChar w:fldCharType="begin"/>
            </w:r>
            <w:r w:rsidR="00F32272">
              <w:rPr>
                <w:noProof/>
                <w:webHidden/>
              </w:rPr>
              <w:instrText xml:space="preserve"> PAGEREF _Toc10285481 \h </w:instrText>
            </w:r>
            <w:r w:rsidR="00F32272">
              <w:rPr>
                <w:noProof/>
                <w:webHidden/>
              </w:rPr>
            </w:r>
            <w:r w:rsidR="00F32272">
              <w:rPr>
                <w:noProof/>
                <w:webHidden/>
              </w:rPr>
              <w:fldChar w:fldCharType="separate"/>
            </w:r>
            <w:r w:rsidR="00F32272">
              <w:rPr>
                <w:noProof/>
                <w:webHidden/>
              </w:rPr>
              <w:t>34</w:t>
            </w:r>
            <w:r w:rsidR="00F32272">
              <w:rPr>
                <w:noProof/>
                <w:webHidden/>
              </w:rPr>
              <w:fldChar w:fldCharType="end"/>
            </w:r>
          </w:hyperlink>
        </w:p>
        <w:p w14:paraId="29BD9C13" w14:textId="0D84AED4" w:rsidR="00F32272" w:rsidRDefault="00396208">
          <w:pPr>
            <w:pStyle w:val="TOC2"/>
            <w:tabs>
              <w:tab w:val="right" w:leader="dot" w:pos="9570"/>
            </w:tabs>
            <w:rPr>
              <w:rFonts w:asciiTheme="minorHAnsi" w:eastAsiaTheme="minorEastAsia" w:hAnsiTheme="minorHAnsi"/>
              <w:noProof/>
              <w:sz w:val="22"/>
            </w:rPr>
          </w:pPr>
          <w:hyperlink w:anchor="_Toc10285482" w:history="1">
            <w:r w:rsidR="00F32272" w:rsidRPr="00630FBC">
              <w:rPr>
                <w:rStyle w:val="Hyperlink"/>
                <w:noProof/>
              </w:rPr>
              <w:t>Long-Term Investments on Stocks</w:t>
            </w:r>
            <w:r w:rsidR="00F32272">
              <w:rPr>
                <w:noProof/>
                <w:webHidden/>
              </w:rPr>
              <w:tab/>
            </w:r>
            <w:r w:rsidR="00F32272">
              <w:rPr>
                <w:noProof/>
                <w:webHidden/>
              </w:rPr>
              <w:fldChar w:fldCharType="begin"/>
            </w:r>
            <w:r w:rsidR="00F32272">
              <w:rPr>
                <w:noProof/>
                <w:webHidden/>
              </w:rPr>
              <w:instrText xml:space="preserve"> PAGEREF _Toc10285482 \h </w:instrText>
            </w:r>
            <w:r w:rsidR="00F32272">
              <w:rPr>
                <w:noProof/>
                <w:webHidden/>
              </w:rPr>
            </w:r>
            <w:r w:rsidR="00F32272">
              <w:rPr>
                <w:noProof/>
                <w:webHidden/>
              </w:rPr>
              <w:fldChar w:fldCharType="separate"/>
            </w:r>
            <w:r w:rsidR="00F32272">
              <w:rPr>
                <w:noProof/>
                <w:webHidden/>
              </w:rPr>
              <w:t>35</w:t>
            </w:r>
            <w:r w:rsidR="00F32272">
              <w:rPr>
                <w:noProof/>
                <w:webHidden/>
              </w:rPr>
              <w:fldChar w:fldCharType="end"/>
            </w:r>
          </w:hyperlink>
        </w:p>
        <w:p w14:paraId="6A19609D" w14:textId="4CC5BF20" w:rsidR="00F32272" w:rsidRDefault="00396208">
          <w:pPr>
            <w:pStyle w:val="TOC2"/>
            <w:tabs>
              <w:tab w:val="right" w:leader="dot" w:pos="9570"/>
            </w:tabs>
            <w:rPr>
              <w:rFonts w:asciiTheme="minorHAnsi" w:eastAsiaTheme="minorEastAsia" w:hAnsiTheme="minorHAnsi"/>
              <w:noProof/>
              <w:sz w:val="22"/>
            </w:rPr>
          </w:pPr>
          <w:hyperlink w:anchor="_Toc10285483" w:history="1">
            <w:r w:rsidR="00F32272" w:rsidRPr="00630FBC">
              <w:rPr>
                <w:rStyle w:val="Hyperlink"/>
                <w:noProof/>
              </w:rPr>
              <w:t>Diversification</w:t>
            </w:r>
            <w:r w:rsidR="00F32272">
              <w:rPr>
                <w:noProof/>
                <w:webHidden/>
              </w:rPr>
              <w:tab/>
            </w:r>
            <w:r w:rsidR="00F32272">
              <w:rPr>
                <w:noProof/>
                <w:webHidden/>
              </w:rPr>
              <w:fldChar w:fldCharType="begin"/>
            </w:r>
            <w:r w:rsidR="00F32272">
              <w:rPr>
                <w:noProof/>
                <w:webHidden/>
              </w:rPr>
              <w:instrText xml:space="preserve"> PAGEREF _Toc10285483 \h </w:instrText>
            </w:r>
            <w:r w:rsidR="00F32272">
              <w:rPr>
                <w:noProof/>
                <w:webHidden/>
              </w:rPr>
            </w:r>
            <w:r w:rsidR="00F32272">
              <w:rPr>
                <w:noProof/>
                <w:webHidden/>
              </w:rPr>
              <w:fldChar w:fldCharType="separate"/>
            </w:r>
            <w:r w:rsidR="00F32272">
              <w:rPr>
                <w:noProof/>
                <w:webHidden/>
              </w:rPr>
              <w:t>36</w:t>
            </w:r>
            <w:r w:rsidR="00F32272">
              <w:rPr>
                <w:noProof/>
                <w:webHidden/>
              </w:rPr>
              <w:fldChar w:fldCharType="end"/>
            </w:r>
          </w:hyperlink>
        </w:p>
        <w:p w14:paraId="6A9C4D76" w14:textId="5DA16059" w:rsidR="00F32272" w:rsidRDefault="00396208">
          <w:pPr>
            <w:pStyle w:val="TOC1"/>
            <w:tabs>
              <w:tab w:val="right" w:leader="dot" w:pos="9570"/>
            </w:tabs>
            <w:rPr>
              <w:rFonts w:asciiTheme="minorHAnsi" w:eastAsiaTheme="minorEastAsia" w:hAnsiTheme="minorHAnsi"/>
              <w:noProof/>
              <w:sz w:val="22"/>
            </w:rPr>
          </w:pPr>
          <w:hyperlink w:anchor="_Toc10285484" w:history="1">
            <w:r w:rsidR="00F32272" w:rsidRPr="00630FBC">
              <w:rPr>
                <w:rStyle w:val="Hyperlink"/>
                <w:noProof/>
              </w:rPr>
              <w:t>Chapter 7: Quick Example List with Strategies</w:t>
            </w:r>
            <w:r w:rsidR="00F32272">
              <w:rPr>
                <w:noProof/>
                <w:webHidden/>
              </w:rPr>
              <w:tab/>
            </w:r>
            <w:r w:rsidR="00F32272">
              <w:rPr>
                <w:noProof/>
                <w:webHidden/>
              </w:rPr>
              <w:fldChar w:fldCharType="begin"/>
            </w:r>
            <w:r w:rsidR="00F32272">
              <w:rPr>
                <w:noProof/>
                <w:webHidden/>
              </w:rPr>
              <w:instrText xml:space="preserve"> PAGEREF _Toc10285484 \h </w:instrText>
            </w:r>
            <w:r w:rsidR="00F32272">
              <w:rPr>
                <w:noProof/>
                <w:webHidden/>
              </w:rPr>
            </w:r>
            <w:r w:rsidR="00F32272">
              <w:rPr>
                <w:noProof/>
                <w:webHidden/>
              </w:rPr>
              <w:fldChar w:fldCharType="separate"/>
            </w:r>
            <w:r w:rsidR="00F32272">
              <w:rPr>
                <w:noProof/>
                <w:webHidden/>
              </w:rPr>
              <w:t>38</w:t>
            </w:r>
            <w:r w:rsidR="00F32272">
              <w:rPr>
                <w:noProof/>
                <w:webHidden/>
              </w:rPr>
              <w:fldChar w:fldCharType="end"/>
            </w:r>
          </w:hyperlink>
        </w:p>
        <w:p w14:paraId="09548D53" w14:textId="76A12BA3" w:rsidR="00F32272" w:rsidRDefault="00396208">
          <w:pPr>
            <w:pStyle w:val="TOC2"/>
            <w:tabs>
              <w:tab w:val="right" w:leader="dot" w:pos="9570"/>
            </w:tabs>
            <w:rPr>
              <w:rFonts w:asciiTheme="minorHAnsi" w:eastAsiaTheme="minorEastAsia" w:hAnsiTheme="minorHAnsi"/>
              <w:noProof/>
              <w:sz w:val="22"/>
            </w:rPr>
          </w:pPr>
          <w:hyperlink w:anchor="_Toc10285485" w:history="1">
            <w:r w:rsidR="00F32272" w:rsidRPr="00630FBC">
              <w:rPr>
                <w:rStyle w:val="Hyperlink"/>
                <w:noProof/>
              </w:rPr>
              <w:t>Quick-Example List</w:t>
            </w:r>
            <w:r w:rsidR="00F32272">
              <w:rPr>
                <w:noProof/>
                <w:webHidden/>
              </w:rPr>
              <w:tab/>
            </w:r>
            <w:r w:rsidR="00F32272">
              <w:rPr>
                <w:noProof/>
                <w:webHidden/>
              </w:rPr>
              <w:fldChar w:fldCharType="begin"/>
            </w:r>
            <w:r w:rsidR="00F32272">
              <w:rPr>
                <w:noProof/>
                <w:webHidden/>
              </w:rPr>
              <w:instrText xml:space="preserve"> PAGEREF _Toc10285485 \h </w:instrText>
            </w:r>
            <w:r w:rsidR="00F32272">
              <w:rPr>
                <w:noProof/>
                <w:webHidden/>
              </w:rPr>
            </w:r>
            <w:r w:rsidR="00F32272">
              <w:rPr>
                <w:noProof/>
                <w:webHidden/>
              </w:rPr>
              <w:fldChar w:fldCharType="separate"/>
            </w:r>
            <w:r w:rsidR="00F32272">
              <w:rPr>
                <w:noProof/>
                <w:webHidden/>
              </w:rPr>
              <w:t>38</w:t>
            </w:r>
            <w:r w:rsidR="00F32272">
              <w:rPr>
                <w:noProof/>
                <w:webHidden/>
              </w:rPr>
              <w:fldChar w:fldCharType="end"/>
            </w:r>
          </w:hyperlink>
        </w:p>
        <w:p w14:paraId="0BBE5A62" w14:textId="56507944" w:rsidR="00F32272" w:rsidRDefault="00396208">
          <w:pPr>
            <w:pStyle w:val="TOC1"/>
            <w:tabs>
              <w:tab w:val="right" w:leader="dot" w:pos="9570"/>
            </w:tabs>
            <w:rPr>
              <w:rFonts w:asciiTheme="minorHAnsi" w:eastAsiaTheme="minorEastAsia" w:hAnsiTheme="minorHAnsi"/>
              <w:noProof/>
              <w:sz w:val="22"/>
            </w:rPr>
          </w:pPr>
          <w:hyperlink w:anchor="_Toc10285486" w:history="1">
            <w:r w:rsidR="00F32272" w:rsidRPr="00630FBC">
              <w:rPr>
                <w:rStyle w:val="Hyperlink"/>
                <w:noProof/>
              </w:rPr>
              <w:t>Chapter 8: Key Summary, Pro-Tips and Suggested Readings</w:t>
            </w:r>
            <w:r w:rsidR="00F32272">
              <w:rPr>
                <w:noProof/>
                <w:webHidden/>
              </w:rPr>
              <w:tab/>
            </w:r>
            <w:r w:rsidR="00F32272">
              <w:rPr>
                <w:noProof/>
                <w:webHidden/>
              </w:rPr>
              <w:fldChar w:fldCharType="begin"/>
            </w:r>
            <w:r w:rsidR="00F32272">
              <w:rPr>
                <w:noProof/>
                <w:webHidden/>
              </w:rPr>
              <w:instrText xml:space="preserve"> PAGEREF _Toc10285486 \h </w:instrText>
            </w:r>
            <w:r w:rsidR="00F32272">
              <w:rPr>
                <w:noProof/>
                <w:webHidden/>
              </w:rPr>
            </w:r>
            <w:r w:rsidR="00F32272">
              <w:rPr>
                <w:noProof/>
                <w:webHidden/>
              </w:rPr>
              <w:fldChar w:fldCharType="separate"/>
            </w:r>
            <w:r w:rsidR="00F32272">
              <w:rPr>
                <w:noProof/>
                <w:webHidden/>
              </w:rPr>
              <w:t>40</w:t>
            </w:r>
            <w:r w:rsidR="00F32272">
              <w:rPr>
                <w:noProof/>
                <w:webHidden/>
              </w:rPr>
              <w:fldChar w:fldCharType="end"/>
            </w:r>
          </w:hyperlink>
        </w:p>
        <w:p w14:paraId="209E220B" w14:textId="7B3FA2D9" w:rsidR="00F32272" w:rsidRDefault="00396208">
          <w:pPr>
            <w:pStyle w:val="TOC2"/>
            <w:tabs>
              <w:tab w:val="right" w:leader="dot" w:pos="9570"/>
            </w:tabs>
            <w:rPr>
              <w:rFonts w:asciiTheme="minorHAnsi" w:eastAsiaTheme="minorEastAsia" w:hAnsiTheme="minorHAnsi"/>
              <w:noProof/>
              <w:sz w:val="22"/>
            </w:rPr>
          </w:pPr>
          <w:hyperlink w:anchor="_Toc10285487" w:history="1">
            <w:r w:rsidR="00F32272" w:rsidRPr="00630FBC">
              <w:rPr>
                <w:rStyle w:val="Hyperlink"/>
                <w:noProof/>
              </w:rPr>
              <w:t>Notes to consider:</w:t>
            </w:r>
            <w:r w:rsidR="00F32272">
              <w:rPr>
                <w:noProof/>
                <w:webHidden/>
              </w:rPr>
              <w:tab/>
            </w:r>
            <w:r w:rsidR="00F32272">
              <w:rPr>
                <w:noProof/>
                <w:webHidden/>
              </w:rPr>
              <w:fldChar w:fldCharType="begin"/>
            </w:r>
            <w:r w:rsidR="00F32272">
              <w:rPr>
                <w:noProof/>
                <w:webHidden/>
              </w:rPr>
              <w:instrText xml:space="preserve"> PAGEREF _Toc10285487 \h </w:instrText>
            </w:r>
            <w:r w:rsidR="00F32272">
              <w:rPr>
                <w:noProof/>
                <w:webHidden/>
              </w:rPr>
            </w:r>
            <w:r w:rsidR="00F32272">
              <w:rPr>
                <w:noProof/>
                <w:webHidden/>
              </w:rPr>
              <w:fldChar w:fldCharType="separate"/>
            </w:r>
            <w:r w:rsidR="00F32272">
              <w:rPr>
                <w:noProof/>
                <w:webHidden/>
              </w:rPr>
              <w:t>41</w:t>
            </w:r>
            <w:r w:rsidR="00F32272">
              <w:rPr>
                <w:noProof/>
                <w:webHidden/>
              </w:rPr>
              <w:fldChar w:fldCharType="end"/>
            </w:r>
          </w:hyperlink>
        </w:p>
        <w:p w14:paraId="6D8CBB90" w14:textId="5E25CEB4" w:rsidR="00F32272" w:rsidRDefault="00396208">
          <w:pPr>
            <w:pStyle w:val="TOC2"/>
            <w:tabs>
              <w:tab w:val="right" w:leader="dot" w:pos="9570"/>
            </w:tabs>
            <w:rPr>
              <w:rFonts w:asciiTheme="minorHAnsi" w:eastAsiaTheme="minorEastAsia" w:hAnsiTheme="minorHAnsi"/>
              <w:noProof/>
              <w:sz w:val="22"/>
            </w:rPr>
          </w:pPr>
          <w:hyperlink w:anchor="_Toc10285488" w:history="1">
            <w:r w:rsidR="00F32272" w:rsidRPr="00630FBC">
              <w:rPr>
                <w:rStyle w:val="Hyperlink"/>
                <w:noProof/>
              </w:rPr>
              <w:t>Suggested Readings</w:t>
            </w:r>
            <w:r w:rsidR="00F32272">
              <w:rPr>
                <w:noProof/>
                <w:webHidden/>
              </w:rPr>
              <w:tab/>
            </w:r>
            <w:r w:rsidR="00F32272">
              <w:rPr>
                <w:noProof/>
                <w:webHidden/>
              </w:rPr>
              <w:fldChar w:fldCharType="begin"/>
            </w:r>
            <w:r w:rsidR="00F32272">
              <w:rPr>
                <w:noProof/>
                <w:webHidden/>
              </w:rPr>
              <w:instrText xml:space="preserve"> PAGEREF _Toc10285488 \h </w:instrText>
            </w:r>
            <w:r w:rsidR="00F32272">
              <w:rPr>
                <w:noProof/>
                <w:webHidden/>
              </w:rPr>
            </w:r>
            <w:r w:rsidR="00F32272">
              <w:rPr>
                <w:noProof/>
                <w:webHidden/>
              </w:rPr>
              <w:fldChar w:fldCharType="separate"/>
            </w:r>
            <w:r w:rsidR="00F32272">
              <w:rPr>
                <w:noProof/>
                <w:webHidden/>
              </w:rPr>
              <w:t>41</w:t>
            </w:r>
            <w:r w:rsidR="00F32272">
              <w:rPr>
                <w:noProof/>
                <w:webHidden/>
              </w:rPr>
              <w:fldChar w:fldCharType="end"/>
            </w:r>
          </w:hyperlink>
        </w:p>
        <w:p w14:paraId="550489EC" w14:textId="3F9EB365" w:rsidR="00E359AA" w:rsidRDefault="00E1403D">
          <w:pPr>
            <w:rPr>
              <w:b/>
              <w:bCs/>
              <w:noProof/>
            </w:rPr>
          </w:pPr>
          <w:r w:rsidRPr="00D5630E">
            <w:rPr>
              <w:b/>
              <w:bCs/>
              <w:noProof/>
              <w:sz w:val="22"/>
            </w:rPr>
            <w:fldChar w:fldCharType="end"/>
          </w:r>
        </w:p>
      </w:sdtContent>
    </w:sdt>
    <w:p w14:paraId="4B9A2E88" w14:textId="77777777" w:rsidR="007A0236" w:rsidRDefault="007A0236">
      <w:pPr>
        <w:rPr>
          <w:b/>
          <w:bCs/>
          <w:noProof/>
        </w:rPr>
      </w:pPr>
    </w:p>
    <w:p w14:paraId="66CF30FB" w14:textId="77777777" w:rsidR="007A0236" w:rsidRDefault="007A0236">
      <w:pPr>
        <w:rPr>
          <w:b/>
          <w:bCs/>
          <w:noProof/>
        </w:rPr>
      </w:pPr>
    </w:p>
    <w:p w14:paraId="76A7CC9C" w14:textId="45060A97" w:rsidR="000D21AE" w:rsidRDefault="000D21AE">
      <w:pPr>
        <w:rPr>
          <w:b/>
          <w:bCs/>
          <w:noProof/>
        </w:rPr>
      </w:pPr>
      <w:r>
        <w:rPr>
          <w:b/>
          <w:bCs/>
          <w:noProof/>
        </w:rPr>
        <w:br w:type="page"/>
      </w:r>
    </w:p>
    <w:p w14:paraId="75E458A7" w14:textId="48EF4622" w:rsidR="00FB138C" w:rsidRDefault="00E359AA" w:rsidP="00BA6D5E">
      <w:pPr>
        <w:pStyle w:val="Heading1"/>
        <w:rPr>
          <w:ins w:id="0" w:author="Ricardo... Jacome.." w:date="2019-05-25T21:15:00Z"/>
        </w:rPr>
      </w:pPr>
      <w:bookmarkStart w:id="1" w:name="_Toc10285462"/>
      <w:bookmarkStart w:id="2" w:name="_Hlk9770721"/>
      <w:r>
        <w:lastRenderedPageBreak/>
        <w:t>Preface</w:t>
      </w:r>
      <w:bookmarkEnd w:id="1"/>
    </w:p>
    <w:p w14:paraId="689F8B8B" w14:textId="77777777" w:rsidR="00BA6D5E" w:rsidRPr="00A71BD8" w:rsidRDefault="00BA6D5E" w:rsidP="00BA6D5E">
      <w:pPr>
        <w:jc w:val="both"/>
        <w:rPr>
          <w:ins w:id="3" w:author="Ricardo... Jacome.." w:date="2019-05-25T21:15:00Z"/>
          <w:rPrChange w:id="4" w:author="Ricardo... Jacome.." w:date="2019-05-26T13:44:00Z">
            <w:rPr>
              <w:ins w:id="5" w:author="Ricardo... Jacome.." w:date="2019-05-25T21:15:00Z"/>
              <w:color w:val="FF0000"/>
            </w:rPr>
          </w:rPrChange>
        </w:rPr>
      </w:pPr>
      <w:ins w:id="6" w:author="Ricardo... Jacome.." w:date="2019-05-25T21:15:00Z">
        <w:r w:rsidRPr="00A71BD8">
          <w:rPr>
            <w:rPrChange w:id="7" w:author="Ricardo... Jacome.." w:date="2019-05-26T13:44:00Z">
              <w:rPr>
                <w:color w:val="FF0000"/>
              </w:rPr>
            </w:rPrChange>
          </w:rPr>
          <w:t xml:space="preserve">This book is my personal attempt to make a difference in the stigma that exists when it comes to investing in stocks. If you believe that investing is not for you, keep this book. If you think it is hard to understand, read this book. If you want to start building your wealth, start with this book. </w:t>
        </w:r>
      </w:ins>
    </w:p>
    <w:p w14:paraId="4BB94251" w14:textId="77777777" w:rsidR="00BA6D5E" w:rsidRPr="00A71BD8" w:rsidRDefault="00BA6D5E" w:rsidP="00BA6D5E">
      <w:pPr>
        <w:jc w:val="both"/>
        <w:rPr>
          <w:ins w:id="8" w:author="Ricardo... Jacome.." w:date="2019-05-25T21:15:00Z"/>
          <w:rPrChange w:id="9" w:author="Ricardo... Jacome.." w:date="2019-05-26T13:44:00Z">
            <w:rPr>
              <w:ins w:id="10" w:author="Ricardo... Jacome.." w:date="2019-05-25T21:15:00Z"/>
              <w:color w:val="FF0000"/>
            </w:rPr>
          </w:rPrChange>
        </w:rPr>
      </w:pPr>
      <w:ins w:id="11" w:author="Ricardo... Jacome.." w:date="2019-05-25T21:15:00Z">
        <w:r w:rsidRPr="00A71BD8">
          <w:rPr>
            <w:rPrChange w:id="12" w:author="Ricardo... Jacome.." w:date="2019-05-26T13:44:00Z">
              <w:rPr>
                <w:color w:val="FF0000"/>
              </w:rPr>
            </w:rPrChange>
          </w:rPr>
          <w:t xml:space="preserve">Investing is something that every individual should have some degree of knowledge. Regardless of your profession, income level, or even age (as soon as you learn basic algebra, investing is something you can pick up quickly).  Everyone’s goal, I would assume is to become successful, to obtain higher salaries, to obtain a better quality of life. Whether is for you or your beloved ones, the desire to become wealthier is embedded in most of us as humans. For this reason, investing holds the key to attain that level of wealth we desire. If you invest in your body and you will become healthy, invest in your classes and you will get better grades, invest in your money and you will get wealthy.  </w:t>
        </w:r>
      </w:ins>
    </w:p>
    <w:p w14:paraId="1D31E9B5" w14:textId="77777777" w:rsidR="00BA6D5E" w:rsidRPr="00A71BD8" w:rsidRDefault="00BA6D5E" w:rsidP="00BA6D5E">
      <w:pPr>
        <w:jc w:val="both"/>
        <w:rPr>
          <w:ins w:id="13" w:author="Ricardo... Jacome.." w:date="2019-05-25T21:15:00Z"/>
          <w:rPrChange w:id="14" w:author="Ricardo... Jacome.." w:date="2019-05-26T13:44:00Z">
            <w:rPr>
              <w:ins w:id="15" w:author="Ricardo... Jacome.." w:date="2019-05-25T21:15:00Z"/>
              <w:color w:val="FF0000"/>
            </w:rPr>
          </w:rPrChange>
        </w:rPr>
      </w:pPr>
      <w:ins w:id="16" w:author="Ricardo... Jacome.." w:date="2019-05-25T21:15:00Z">
        <w:r w:rsidRPr="00A71BD8">
          <w:rPr>
            <w:rPrChange w:id="17" w:author="Ricardo... Jacome.." w:date="2019-05-26T13:44:00Z">
              <w:rPr>
                <w:color w:val="FF0000"/>
              </w:rPr>
            </w:rPrChange>
          </w:rPr>
          <w:t xml:space="preserve">This book covers the essence of what investing really entails but will go in detail for one type of investment, which is Stocks. Stocks have a reputation of being risky because they are perceived as a gamble. Ironically, even experts treat it as gambles countless times. If that was the case, buying stocks would be the same as buying lottery tickets. Just a decision based out of chance. If chance would be the deciding factor on stocks, the number of millionaires from stocks and lottery should be similar, and it’s not. In fact, the research shows that 70 percent of lottery winners end up bankrupt [1]. The reality is that stocks are a form of investment that will forever change the way you look at money. </w:t>
        </w:r>
      </w:ins>
    </w:p>
    <w:p w14:paraId="1EDF74C9" w14:textId="77777777" w:rsidR="00BA6D5E" w:rsidRPr="00A71BD8" w:rsidRDefault="00BA6D5E" w:rsidP="00BA6D5E">
      <w:pPr>
        <w:jc w:val="both"/>
        <w:rPr>
          <w:ins w:id="18" w:author="Ricardo... Jacome.." w:date="2019-05-25T21:15:00Z"/>
          <w:rPrChange w:id="19" w:author="Ricardo... Jacome.." w:date="2019-05-26T13:44:00Z">
            <w:rPr>
              <w:ins w:id="20" w:author="Ricardo... Jacome.." w:date="2019-05-25T21:15:00Z"/>
              <w:color w:val="FF0000"/>
            </w:rPr>
          </w:rPrChange>
        </w:rPr>
      </w:pPr>
      <w:ins w:id="21" w:author="Ricardo... Jacome.." w:date="2019-05-25T21:15:00Z">
        <w:r w:rsidRPr="00A71BD8">
          <w:rPr>
            <w:rPrChange w:id="22" w:author="Ricardo... Jacome.." w:date="2019-05-26T13:44:00Z">
              <w:rPr>
                <w:color w:val="FF0000"/>
              </w:rPr>
            </w:rPrChange>
          </w:rPr>
          <w:t xml:space="preserve">So now that I have said all of these, you might ask: How do I start then? Keep reading and by the end of this book you will have the tools to turn a small monetary sum into the wealth you deserve. The title of this is inspired as an analogy of growing a plant that will give you a fruit (image your favorite fruit). In order to grow this fruit, there are many steps to take even before the seeds start to become roots! Location of the seeds, how much shadow, sun, water, and more importantly, how much time? Even though this book is not about gardening, the analogy works the same, and this book will bring you to obtain the roots of your wealth tree. It will give you all the tools you need to start planting, growing, and finally reaping the sweet fruit you desire.  </w:t>
        </w:r>
      </w:ins>
    </w:p>
    <w:p w14:paraId="1E626A62" w14:textId="196B7B3B" w:rsidR="00BA6D5E" w:rsidRPr="00BA6D5E" w:rsidRDefault="00BA6D5E">
      <w:pPr>
        <w:jc w:val="both"/>
        <w:pPrChange w:id="23" w:author="Ricardo... Jacome.." w:date="2019-05-25T21:15:00Z">
          <w:pPr>
            <w:pStyle w:val="Heading1"/>
          </w:pPr>
        </w:pPrChange>
      </w:pPr>
      <w:ins w:id="24" w:author="Ricardo... Jacome.." w:date="2019-05-25T21:15:00Z">
        <w:r>
          <w:fldChar w:fldCharType="begin"/>
        </w:r>
        <w:r>
          <w:instrText xml:space="preserve"> HYPERLINK "https://www.nefe.org/press-room/news/2018/research-statistic-on-financial-windfalls-and-bankruptcy.aspx" </w:instrText>
        </w:r>
        <w:r>
          <w:fldChar w:fldCharType="separate"/>
        </w:r>
        <w:r>
          <w:rPr>
            <w:rStyle w:val="Hyperlink"/>
          </w:rPr>
          <w:t>https://www.nefe.org/press-room/news/2018/research-statistic-on-financial-windfalls-and-bankruptcy.aspx</w:t>
        </w:r>
        <w:r>
          <w:fldChar w:fldCharType="end"/>
        </w:r>
      </w:ins>
    </w:p>
    <w:p w14:paraId="5F35A159" w14:textId="50845EE6" w:rsidR="00B61D95" w:rsidRPr="000C72B5" w:rsidRDefault="002B750C" w:rsidP="00B61D95">
      <w:pPr>
        <w:jc w:val="both"/>
      </w:pPr>
      <w:r w:rsidRPr="000C72B5">
        <w:t xml:space="preserve">Remember, investing is not a gamble. You are not predicting the future out of luck. You are predicting the future out of knowledge. And that knowledge is what I have come to share with you, and everyone else who wants to learn. </w:t>
      </w:r>
      <w:r w:rsidR="00970FA1" w:rsidRPr="000C72B5">
        <w:t xml:space="preserve">  </w:t>
      </w:r>
    </w:p>
    <w:p w14:paraId="22E131F3" w14:textId="013971C7" w:rsidR="00826925" w:rsidRPr="000C72B5" w:rsidRDefault="00B61D95" w:rsidP="00B61D95">
      <w:pPr>
        <w:jc w:val="both"/>
      </w:pPr>
      <w:r w:rsidRPr="000C72B5">
        <w:t>Be wise, be eager, and always be a learner.</w:t>
      </w:r>
    </w:p>
    <w:p w14:paraId="7B87C60C" w14:textId="77777777" w:rsidR="00826925" w:rsidRPr="000C72B5" w:rsidRDefault="00826925" w:rsidP="00B61D95">
      <w:pPr>
        <w:jc w:val="both"/>
      </w:pPr>
    </w:p>
    <w:p w14:paraId="277BCDB1" w14:textId="18763EA8" w:rsidR="00826925" w:rsidRPr="00B61D95" w:rsidRDefault="00826925" w:rsidP="00B61D95">
      <w:pPr>
        <w:jc w:val="both"/>
        <w:sectPr w:rsidR="00826925" w:rsidRPr="00B61D95" w:rsidSect="00E16E50">
          <w:footerReference w:type="default" r:id="rId10"/>
          <w:type w:val="continuous"/>
          <w:pgSz w:w="12240" w:h="15840" w:code="1"/>
          <w:pgMar w:top="1400" w:right="1320" w:bottom="280" w:left="1340" w:header="0" w:footer="1040" w:gutter="0"/>
          <w:pgNumType w:start="5"/>
          <w:cols w:space="720"/>
        </w:sectPr>
      </w:pPr>
      <w:r w:rsidRPr="000C72B5">
        <w:t>-The author</w:t>
      </w:r>
    </w:p>
    <w:p w14:paraId="7A7BC166" w14:textId="77777777" w:rsidR="00F43A33" w:rsidRPr="00803FBB" w:rsidRDefault="00F43A33" w:rsidP="00803FBB">
      <w:pPr>
        <w:jc w:val="both"/>
      </w:pPr>
    </w:p>
    <w:p w14:paraId="7468AEBE" w14:textId="4D25F2F5" w:rsidR="00E1403D" w:rsidRDefault="00E1403D" w:rsidP="00E1403D">
      <w:pPr>
        <w:pStyle w:val="Heading1"/>
      </w:pPr>
      <w:bookmarkStart w:id="25" w:name="_Toc10285463"/>
      <w:r>
        <w:lastRenderedPageBreak/>
        <w:t>Overview</w:t>
      </w:r>
      <w:bookmarkEnd w:id="25"/>
    </w:p>
    <w:p w14:paraId="210C00CB" w14:textId="4CD4085A" w:rsidR="00464F71" w:rsidRPr="00464F71" w:rsidDel="00493FA2" w:rsidRDefault="00464F71" w:rsidP="00464F71">
      <w:pPr>
        <w:jc w:val="both"/>
        <w:rPr>
          <w:del w:id="26" w:author="Ricardo... Jacome.." w:date="2019-05-25T21:16:00Z"/>
          <w:rFonts w:cs="Times New Roman"/>
          <w:szCs w:val="24"/>
        </w:rPr>
      </w:pPr>
      <w:del w:id="27" w:author="Ricardo... Jacome.." w:date="2019-05-25T21:16:00Z">
        <w:r w:rsidRPr="00464F71" w:rsidDel="00493FA2">
          <w:rPr>
            <w:rFonts w:cs="Times New Roman"/>
            <w:szCs w:val="24"/>
          </w:rPr>
          <w:delText xml:space="preserve">This guide is intended to offer a quick and sharp understanding of how to invest in the stock market. The information provided will give you all the tools you need to go from 0 to 100 in just a couple of hours. If you are a reader with no previous knowledge about the stock market, this is the perfect starting point. Every single concept will be explained straightforwardly along with examples on how to think like an investor and how to avoid common mistakes. If you are an experienced trader, this guide can help you to have a quick go-to-guide for refreshers but remember that this is intended to offer the essential tools in investing along with the right mindset to begin. </w:delText>
        </w:r>
        <w:r w:rsidR="008805E8" w:rsidDel="00493FA2">
          <w:rPr>
            <w:rFonts w:cs="Times New Roman"/>
            <w:szCs w:val="24"/>
          </w:rPr>
          <w:delText>T</w:delText>
        </w:r>
        <w:r w:rsidRPr="00464F71" w:rsidDel="00493FA2">
          <w:rPr>
            <w:rFonts w:cs="Times New Roman"/>
            <w:szCs w:val="24"/>
          </w:rPr>
          <w:delText>his guide is made for everyone, so whether you are an investor that is starting out, or somebody who just wants to learn how to invest to have extra money resources that is completely valid! The platform in which many individuals are investing now is Robinhood, so many of the examples and explanations will come from it. However, these techniques can be useful on every single type of trading platform.</w:delText>
        </w:r>
      </w:del>
    </w:p>
    <w:p w14:paraId="648741FD" w14:textId="77777777" w:rsidR="00464F71" w:rsidRPr="00464F71" w:rsidRDefault="00464F71" w:rsidP="00464F71">
      <w:pPr>
        <w:jc w:val="both"/>
        <w:rPr>
          <w:rFonts w:cs="Times New Roman"/>
          <w:szCs w:val="24"/>
        </w:rPr>
      </w:pPr>
    </w:p>
    <w:p w14:paraId="3D56868D" w14:textId="005B6544" w:rsidR="00464F71" w:rsidRDefault="00464F71" w:rsidP="00464F71">
      <w:pPr>
        <w:jc w:val="both"/>
        <w:rPr>
          <w:rFonts w:cs="Times New Roman"/>
          <w:i/>
          <w:sz w:val="20"/>
          <w:szCs w:val="20"/>
        </w:rPr>
      </w:pPr>
      <w:r w:rsidRPr="00464F71">
        <w:rPr>
          <w:rFonts w:cs="Times New Roman"/>
          <w:i/>
          <w:sz w:val="20"/>
          <w:szCs w:val="20"/>
        </w:rPr>
        <w:t>Disclaimer: The information presented does not guarantee money for its use. The information is based on present value stocks and these could be affected by many factors by the time the reader purchased this product. Reader is responsible for their own investments. Investing necessarily involves risk and investments may decrease in value over time. The companies presented on this guide are simply used for illustration purposes, they are not recommended stock purchase</w:t>
      </w:r>
      <w:r w:rsidR="00F32272">
        <w:rPr>
          <w:rFonts w:cs="Times New Roman"/>
          <w:i/>
          <w:sz w:val="20"/>
          <w:szCs w:val="20"/>
        </w:rPr>
        <w:t>.</w:t>
      </w:r>
    </w:p>
    <w:p w14:paraId="4D48A01E" w14:textId="76338480" w:rsidR="00F32272" w:rsidRDefault="00F32272" w:rsidP="00464F71">
      <w:pPr>
        <w:jc w:val="both"/>
        <w:rPr>
          <w:rFonts w:cs="Times New Roman"/>
          <w:i/>
          <w:sz w:val="20"/>
          <w:szCs w:val="20"/>
        </w:rPr>
      </w:pPr>
    </w:p>
    <w:p w14:paraId="316F166A" w14:textId="0DBBBA5A" w:rsidR="00F32272" w:rsidRDefault="00F32272">
      <w:pPr>
        <w:rPr>
          <w:rFonts w:cs="Times New Roman"/>
          <w:i/>
          <w:sz w:val="20"/>
          <w:szCs w:val="20"/>
        </w:rPr>
      </w:pPr>
      <w:r>
        <w:rPr>
          <w:rFonts w:cs="Times New Roman"/>
          <w:i/>
          <w:sz w:val="20"/>
          <w:szCs w:val="20"/>
        </w:rPr>
        <w:br w:type="page"/>
      </w:r>
    </w:p>
    <w:p w14:paraId="33FB635F" w14:textId="387A0D21" w:rsidR="00F32272" w:rsidRPr="00464F71" w:rsidRDefault="00F32272" w:rsidP="00464F71">
      <w:pPr>
        <w:jc w:val="both"/>
        <w:rPr>
          <w:rFonts w:cs="Times New Roman"/>
          <w:sz w:val="20"/>
          <w:szCs w:val="20"/>
        </w:rPr>
        <w:sectPr w:rsidR="00F32272" w:rsidRPr="00464F71" w:rsidSect="00E16E50">
          <w:type w:val="continuous"/>
          <w:pgSz w:w="12240" w:h="15840" w:code="1"/>
          <w:pgMar w:top="1400" w:right="1320" w:bottom="280" w:left="1340" w:header="0" w:footer="1040" w:gutter="0"/>
          <w:cols w:space="720"/>
          <w:docGrid w:linePitch="326"/>
        </w:sectPr>
      </w:pPr>
    </w:p>
    <w:p w14:paraId="228712FA" w14:textId="03E80C0E" w:rsidR="009859AD" w:rsidRDefault="00DF3E2B" w:rsidP="00D91E74">
      <w:pPr>
        <w:pStyle w:val="Heading1"/>
      </w:pPr>
      <w:del w:id="28" w:author="Ricardo... Jacome.." w:date="2019-05-26T12:34:00Z">
        <w:r w:rsidDel="00B80A0C">
          <w:lastRenderedPageBreak/>
          <w:delText xml:space="preserve">Chapter 1: </w:delText>
        </w:r>
      </w:del>
      <w:bookmarkStart w:id="29" w:name="_Toc10285464"/>
      <w:r w:rsidR="00753A05">
        <w:t>Introduction</w:t>
      </w:r>
      <w:bookmarkEnd w:id="29"/>
    </w:p>
    <w:p w14:paraId="2D47B20C" w14:textId="77777777" w:rsidR="00AC3FE7" w:rsidRPr="00AC3FE7" w:rsidRDefault="00AC3FE7" w:rsidP="00AC3FE7"/>
    <w:p w14:paraId="0A92BD26" w14:textId="118DD2BB" w:rsidR="00B914BF" w:rsidRDefault="00B914BF" w:rsidP="00B914BF">
      <w:pPr>
        <w:pStyle w:val="Heading2"/>
      </w:pPr>
      <w:bookmarkStart w:id="30" w:name="_Toc10285465"/>
      <w:r>
        <w:t>Why use this?</w:t>
      </w:r>
      <w:bookmarkEnd w:id="30"/>
    </w:p>
    <w:p w14:paraId="17DDD250" w14:textId="418C9CF9" w:rsidR="00840931" w:rsidRDefault="00840931" w:rsidP="005732AF">
      <w:pPr>
        <w:jc w:val="both"/>
        <w:rPr>
          <w:rFonts w:eastAsia="Times New Roman" w:cs="Times New Roman"/>
          <w:szCs w:val="24"/>
        </w:rPr>
      </w:pPr>
      <w:del w:id="31" w:author="Ricardo... Jacome.." w:date="2019-05-25T21:17:00Z">
        <w:r w:rsidDel="00493FA2">
          <w:rPr>
            <w:rFonts w:eastAsia="Times New Roman" w:cs="Times New Roman"/>
            <w:szCs w:val="24"/>
          </w:rPr>
          <w:delText xml:space="preserve">Well, </w:delText>
        </w:r>
      </w:del>
      <w:r>
        <w:rPr>
          <w:rFonts w:eastAsia="Times New Roman" w:cs="Times New Roman"/>
          <w:szCs w:val="24"/>
        </w:rPr>
        <w:t xml:space="preserve">I imagine you want to make some extra money. Whatever your goal might be, whether is to obtain luxury, travel around the globe, or </w:t>
      </w:r>
      <w:del w:id="32" w:author="Ricardo... Jacome.." w:date="2019-05-27T16:30:00Z">
        <w:r w:rsidDel="00400363">
          <w:rPr>
            <w:rFonts w:eastAsia="Times New Roman" w:cs="Times New Roman"/>
            <w:szCs w:val="24"/>
          </w:rPr>
          <w:delText>being financial security</w:delText>
        </w:r>
      </w:del>
      <w:ins w:id="33" w:author="Ricardo... Jacome.." w:date="2019-05-27T16:30:00Z">
        <w:r w:rsidR="00400363">
          <w:rPr>
            <w:rFonts w:eastAsia="Times New Roman" w:cs="Times New Roman"/>
            <w:szCs w:val="24"/>
          </w:rPr>
          <w:t>bring financial freedom</w:t>
        </w:r>
      </w:ins>
      <w:r>
        <w:rPr>
          <w:rFonts w:eastAsia="Times New Roman" w:cs="Times New Roman"/>
          <w:szCs w:val="24"/>
        </w:rPr>
        <w:t xml:space="preserve"> to your life, everything will start to materialize as soon as you finish and understand this guide.</w:t>
      </w:r>
    </w:p>
    <w:p w14:paraId="6607AEED" w14:textId="0249311A" w:rsidR="00B05BE1" w:rsidRDefault="005732AF" w:rsidP="005732AF">
      <w:pPr>
        <w:jc w:val="both"/>
        <w:rPr>
          <w:rFonts w:eastAsia="Times New Roman" w:cs="Times New Roman"/>
          <w:szCs w:val="24"/>
        </w:rPr>
      </w:pPr>
      <w:r w:rsidRPr="005732AF">
        <w:rPr>
          <w:rFonts w:eastAsia="Times New Roman" w:cs="Times New Roman"/>
          <w:szCs w:val="24"/>
        </w:rPr>
        <w:t xml:space="preserve">I would personally like to thank you for purchasing this </w:t>
      </w:r>
      <w:r w:rsidR="001377E1">
        <w:rPr>
          <w:rFonts w:eastAsia="Times New Roman" w:cs="Times New Roman"/>
          <w:szCs w:val="24"/>
        </w:rPr>
        <w:t>guide</w:t>
      </w:r>
      <w:r w:rsidRPr="005732AF">
        <w:rPr>
          <w:rFonts w:eastAsia="Times New Roman" w:cs="Times New Roman"/>
          <w:szCs w:val="24"/>
        </w:rPr>
        <w:t xml:space="preserve"> and reassure you that </w:t>
      </w:r>
      <w:r w:rsidR="001377E1">
        <w:rPr>
          <w:rFonts w:eastAsia="Times New Roman" w:cs="Times New Roman"/>
          <w:szCs w:val="24"/>
        </w:rPr>
        <w:t>it</w:t>
      </w:r>
      <w:r w:rsidRPr="005732AF">
        <w:rPr>
          <w:rFonts w:eastAsia="Times New Roman" w:cs="Times New Roman"/>
          <w:szCs w:val="24"/>
        </w:rPr>
        <w:t xml:space="preserve"> will offer you everything you need to have a strong understanding regarding stock trading. My motivation to write this is based on personal experience. When I first started buying stocks, back in university, I found that many definitions were confusing, tutorials were mainly just people rambling on stuff that did not help, and if you really wanted to get professional education you needed to pay a lot. I researched for many years in books and I believe that there is still not a </w:t>
      </w:r>
      <w:r w:rsidRPr="005732AF">
        <w:rPr>
          <w:rFonts w:eastAsia="Times New Roman" w:cs="Times New Roman"/>
          <w:b/>
          <w:szCs w:val="24"/>
          <w:u w:val="thick"/>
        </w:rPr>
        <w:t>quick</w:t>
      </w:r>
      <w:r w:rsidRPr="005732AF">
        <w:rPr>
          <w:rFonts w:eastAsia="Times New Roman" w:cs="Times New Roman"/>
          <w:szCs w:val="24"/>
        </w:rPr>
        <w:t xml:space="preserve">, </w:t>
      </w:r>
      <w:r w:rsidRPr="005732AF">
        <w:rPr>
          <w:rFonts w:eastAsia="Times New Roman" w:cs="Times New Roman"/>
          <w:b/>
          <w:szCs w:val="24"/>
          <w:u w:val="thick"/>
        </w:rPr>
        <w:t>straight to the point</w:t>
      </w:r>
      <w:r w:rsidRPr="005732AF">
        <w:rPr>
          <w:rFonts w:eastAsia="Times New Roman" w:cs="Times New Roman"/>
          <w:szCs w:val="24"/>
        </w:rPr>
        <w:t xml:space="preserve">, and </w:t>
      </w:r>
      <w:r w:rsidRPr="005732AF">
        <w:rPr>
          <w:rFonts w:eastAsia="Times New Roman" w:cs="Times New Roman"/>
          <w:b/>
          <w:szCs w:val="24"/>
          <w:u w:val="thick"/>
        </w:rPr>
        <w:t>useful</w:t>
      </w:r>
      <w:r w:rsidRPr="005732AF">
        <w:rPr>
          <w:rFonts w:eastAsia="Times New Roman" w:cs="Times New Roman"/>
          <w:b/>
          <w:szCs w:val="24"/>
        </w:rPr>
        <w:t xml:space="preserve"> </w:t>
      </w:r>
      <w:r w:rsidRPr="005732AF">
        <w:rPr>
          <w:rFonts w:eastAsia="Times New Roman" w:cs="Times New Roman"/>
          <w:szCs w:val="24"/>
        </w:rPr>
        <w:t xml:space="preserve">guide in how to buy or sell stocks. Furthermore, there is nothing that answers the most important questions in investing while being considerably </w:t>
      </w:r>
      <w:r w:rsidRPr="005732AF">
        <w:rPr>
          <w:rFonts w:eastAsia="Times New Roman" w:cs="Times New Roman"/>
          <w:b/>
          <w:szCs w:val="24"/>
          <w:u w:val="thick"/>
        </w:rPr>
        <w:t>cheap</w:t>
      </w:r>
      <w:r w:rsidRPr="005732AF">
        <w:rPr>
          <w:rFonts w:eastAsia="Times New Roman" w:cs="Times New Roman"/>
          <w:szCs w:val="24"/>
        </w:rPr>
        <w:t>. Many people get scared about buying stock, and many people find this topic taboo, but this guide, if read thoroughly, will give you everything you need to start from zero and build up as much as you wish from there.</w:t>
      </w:r>
      <w:r w:rsidR="00840931">
        <w:rPr>
          <w:rFonts w:eastAsia="Times New Roman" w:cs="Times New Roman"/>
          <w:szCs w:val="24"/>
        </w:rPr>
        <w:t xml:space="preserve"> In case you did not know, buying learning tools such as this one, is a great investment. And this will be the stepping stone you need in order to reach your desired wealth. </w:t>
      </w:r>
    </w:p>
    <w:p w14:paraId="35578CB7" w14:textId="171619C1" w:rsidR="009C43CD" w:rsidRPr="005732AF" w:rsidRDefault="009C43CD" w:rsidP="005732AF">
      <w:pPr>
        <w:jc w:val="both"/>
        <w:rPr>
          <w:rFonts w:eastAsia="Times New Roman" w:cs="Times New Roman"/>
          <w:szCs w:val="24"/>
        </w:rPr>
      </w:pPr>
      <w:r>
        <w:rPr>
          <w:rFonts w:eastAsia="Times New Roman" w:cs="Times New Roman"/>
          <w:szCs w:val="24"/>
        </w:rPr>
        <w:t xml:space="preserve">Learning about the stock market is filled with definitions and information that is often not needed to understand a concept. Throughout reading many investment books I have found that authors tend to focus on telling a story rather than teach you the exact facts and tools needed. </w:t>
      </w:r>
      <w:ins w:id="34" w:author="Ricardo... Jacome.." w:date="2019-05-26T11:12:00Z">
        <w:r w:rsidR="00C21172">
          <w:rPr>
            <w:rFonts w:eastAsia="Times New Roman" w:cs="Times New Roman"/>
            <w:szCs w:val="24"/>
          </w:rPr>
          <w:t>I have often read</w:t>
        </w:r>
      </w:ins>
      <w:del w:id="35" w:author="Ricardo... Jacome.." w:date="2019-05-26T11:12:00Z">
        <w:r w:rsidDel="00C21172">
          <w:rPr>
            <w:rFonts w:eastAsia="Times New Roman" w:cs="Times New Roman"/>
            <w:szCs w:val="24"/>
          </w:rPr>
          <w:delText>There is one author that says tha</w:delText>
        </w:r>
      </w:del>
      <w:del w:id="36" w:author="Ricardo... Jacome.." w:date="2019-05-26T11:13:00Z">
        <w:r w:rsidDel="00C21172">
          <w:rPr>
            <w:rFonts w:eastAsia="Times New Roman" w:cs="Times New Roman"/>
            <w:szCs w:val="24"/>
          </w:rPr>
          <w:delText>t</w:delText>
        </w:r>
      </w:del>
      <w:r>
        <w:rPr>
          <w:rFonts w:eastAsia="Times New Roman" w:cs="Times New Roman"/>
          <w:szCs w:val="24"/>
        </w:rPr>
        <w:t xml:space="preserve"> </w:t>
      </w:r>
      <w:ins w:id="37" w:author="Ricardo... Jacome.." w:date="2019-05-26T11:13:00Z">
        <w:r w:rsidR="00C21172">
          <w:rPr>
            <w:rFonts w:eastAsia="Times New Roman" w:cs="Times New Roman"/>
            <w:szCs w:val="24"/>
          </w:rPr>
          <w:t xml:space="preserve">that </w:t>
        </w:r>
      </w:ins>
      <w:r>
        <w:rPr>
          <w:rFonts w:eastAsia="Times New Roman" w:cs="Times New Roman"/>
          <w:szCs w:val="24"/>
        </w:rPr>
        <w:t>a couple of monkeys playing darts can predict the stock market better than average people. Guess what? I am here to tell you the right mentality and the right approach to understand, visualize, rationalize stocks</w:t>
      </w:r>
      <w:r w:rsidR="00970FA1">
        <w:rPr>
          <w:rFonts w:eastAsia="Times New Roman" w:cs="Times New Roman"/>
          <w:szCs w:val="24"/>
        </w:rPr>
        <w:t>, and beat monkeys</w:t>
      </w:r>
      <w:r>
        <w:rPr>
          <w:rFonts w:eastAsia="Times New Roman" w:cs="Times New Roman"/>
          <w:szCs w:val="24"/>
        </w:rPr>
        <w:t xml:space="preserve">. </w:t>
      </w:r>
    </w:p>
    <w:p w14:paraId="08DA1399" w14:textId="77777777" w:rsidR="005732AF" w:rsidRPr="005732AF" w:rsidRDefault="005732AF" w:rsidP="005732AF"/>
    <w:p w14:paraId="74253A8B" w14:textId="36BA6238" w:rsidR="00102124" w:rsidRDefault="00753A05" w:rsidP="00D91E74">
      <w:pPr>
        <w:pStyle w:val="Heading2"/>
      </w:pPr>
      <w:del w:id="38" w:author="Ricardo... Jacome.." w:date="2019-05-25T21:18:00Z">
        <w:r w:rsidDel="00493FA2">
          <w:delText>How to read this</w:delText>
        </w:r>
      </w:del>
      <w:bookmarkStart w:id="39" w:name="_Toc10285466"/>
      <w:ins w:id="40" w:author="Ricardo... Jacome.." w:date="2019-05-25T21:18:00Z">
        <w:r w:rsidR="00493FA2">
          <w:t>Keep in Mind</w:t>
        </w:r>
      </w:ins>
      <w:r>
        <w:t>.</w:t>
      </w:r>
      <w:bookmarkEnd w:id="39"/>
    </w:p>
    <w:p w14:paraId="6B727D66" w14:textId="45FAE1E3" w:rsidR="005732AF" w:rsidRDefault="005732AF" w:rsidP="005732AF">
      <w:pPr>
        <w:jc w:val="both"/>
        <w:rPr>
          <w:ins w:id="41" w:author="Ricardo... Jacome.." w:date="2019-05-26T11:37:00Z"/>
          <w:rFonts w:cs="Times New Roman"/>
          <w:szCs w:val="24"/>
        </w:rPr>
      </w:pPr>
      <w:r w:rsidRPr="005732AF">
        <w:rPr>
          <w:rFonts w:cs="Times New Roman"/>
          <w:szCs w:val="24"/>
        </w:rPr>
        <w:t>Aside from this initial introduction, every piece of information will be presented sharp and to the point. Thus, you might find that there is a</w:t>
      </w:r>
      <w:r w:rsidRPr="005732AF">
        <w:rPr>
          <w:rFonts w:cs="Times New Roman"/>
          <w:b/>
          <w:szCs w:val="24"/>
        </w:rPr>
        <w:t xml:space="preserve"> lot of information to be retained</w:t>
      </w:r>
      <w:r w:rsidRPr="005732AF">
        <w:rPr>
          <w:rFonts w:cs="Times New Roman"/>
          <w:szCs w:val="24"/>
        </w:rPr>
        <w:t>. In these cases, is recommended for the early beginner to have this guide with him while making initial purchases.</w:t>
      </w:r>
      <w:del w:id="42" w:author="Ricardo... Jacome.." w:date="2019-05-25T21:18:00Z">
        <w:r w:rsidRPr="005732AF" w:rsidDel="00493FA2">
          <w:rPr>
            <w:rFonts w:cs="Times New Roman"/>
            <w:szCs w:val="24"/>
          </w:rPr>
          <w:delText xml:space="preserve"> For example</w:delText>
        </w:r>
      </w:del>
      <w:r w:rsidRPr="005732AF">
        <w:rPr>
          <w:rFonts w:cs="Times New Roman"/>
          <w:szCs w:val="24"/>
        </w:rPr>
        <w:t xml:space="preserve">, this guide contains examples of trends and lists of different stock categories to always watch out for. </w:t>
      </w:r>
      <w:del w:id="43" w:author="Ricardo... Jacome.." w:date="2019-05-25T21:18:00Z">
        <w:r w:rsidRPr="005732AF" w:rsidDel="00493FA2">
          <w:rPr>
            <w:rFonts w:cs="Times New Roman"/>
            <w:szCs w:val="24"/>
          </w:rPr>
          <w:delText xml:space="preserve">So, </w:delText>
        </w:r>
      </w:del>
      <w:r w:rsidRPr="005732AF">
        <w:rPr>
          <w:rFonts w:cs="Times New Roman"/>
          <w:szCs w:val="24"/>
        </w:rPr>
        <w:t xml:space="preserve">in these trend cases is good to have a guide (either printed or opened in a screen) for comparison. Even though there are always </w:t>
      </w:r>
      <w:ins w:id="44" w:author="Ricardo... Jacome.." w:date="2019-05-25T21:18:00Z">
        <w:r w:rsidR="00493FA2">
          <w:rPr>
            <w:rFonts w:cs="Times New Roman"/>
            <w:szCs w:val="24"/>
          </w:rPr>
          <w:t xml:space="preserve">things to consider </w:t>
        </w:r>
      </w:ins>
      <w:del w:id="45" w:author="Ricardo... Jacome.." w:date="2019-05-25T21:18:00Z">
        <w:r w:rsidRPr="005732AF" w:rsidDel="00493FA2">
          <w:rPr>
            <w:rFonts w:cs="Times New Roman"/>
            <w:szCs w:val="24"/>
          </w:rPr>
          <w:delText xml:space="preserve">new strategies to learn </w:delText>
        </w:r>
      </w:del>
      <w:r w:rsidRPr="005732AF">
        <w:rPr>
          <w:rFonts w:cs="Times New Roman"/>
          <w:szCs w:val="24"/>
        </w:rPr>
        <w:t>while buying, this guide also has some quick-examples where you can see how different stocks behave and what is the appropriate mentality when looking at them. This guide is a kick-start for stock investing and is aimed to provide a background from the very early grounds. Literally starting on what an investment is, and how there are many types of investments</w:t>
      </w:r>
      <w:r w:rsidR="001377E1">
        <w:rPr>
          <w:rFonts w:cs="Times New Roman"/>
          <w:szCs w:val="24"/>
        </w:rPr>
        <w:t xml:space="preserve">. Once you have all the right tools, it will be just matter of time to start growing your wealth. </w:t>
      </w:r>
    </w:p>
    <w:p w14:paraId="773C6740" w14:textId="77777777" w:rsidR="00A631B9" w:rsidRDefault="00A631B9" w:rsidP="00A631B9">
      <w:pPr>
        <w:jc w:val="both"/>
        <w:rPr>
          <w:ins w:id="46" w:author="Ricardo... Jacome.." w:date="2019-05-26T11:37:00Z"/>
        </w:rPr>
      </w:pPr>
      <w:ins w:id="47" w:author="Ricardo... Jacome.." w:date="2019-05-26T11:37:00Z">
        <w:r>
          <w:lastRenderedPageBreak/>
          <w:t xml:space="preserve">Whether you know nothing about the stock market, or have many years of expertise, this book is made to offer a comprehensive exploration of the right mindset that is needed to become a successful investor. However, this mindset starts by having a </w:t>
        </w:r>
        <w:r w:rsidRPr="00A631B9">
          <w:rPr>
            <w:b/>
            <w:rPrChange w:id="48" w:author="Ricardo... Jacome.." w:date="2019-05-26T11:37:00Z">
              <w:rPr/>
            </w:rPrChange>
          </w:rPr>
          <w:t>solid understanding about the roots of investing</w:t>
        </w:r>
        <w:r>
          <w:t xml:space="preserve">. Thus, this book will aim to provide a structured mentality to tackle any future stock investments you can have in mind. </w:t>
        </w:r>
      </w:ins>
    </w:p>
    <w:p w14:paraId="44B88E6B" w14:textId="77777777" w:rsidR="00A631B9" w:rsidRDefault="00A631B9" w:rsidP="005732AF">
      <w:pPr>
        <w:jc w:val="both"/>
        <w:rPr>
          <w:ins w:id="49" w:author="Ricardo... Jacome.." w:date="2019-05-25T21:20:00Z"/>
          <w:rFonts w:cs="Times New Roman"/>
          <w:szCs w:val="24"/>
        </w:rPr>
      </w:pPr>
    </w:p>
    <w:p w14:paraId="4349057B" w14:textId="2A76A8EC" w:rsidR="00CF08E4" w:rsidRPr="005732AF" w:rsidRDefault="00CF08E4">
      <w:pPr>
        <w:pStyle w:val="Heading2"/>
        <w:pPrChange w:id="50" w:author="Ricardo... Jacome.." w:date="2019-05-25T21:21:00Z">
          <w:pPr>
            <w:jc w:val="both"/>
          </w:pPr>
        </w:pPrChange>
      </w:pPr>
      <w:bookmarkStart w:id="51" w:name="_Toc10285467"/>
      <w:ins w:id="52" w:author="Ricardo... Jacome.." w:date="2019-05-25T21:20:00Z">
        <w:r>
          <w:t>Structure of Th</w:t>
        </w:r>
      </w:ins>
      <w:ins w:id="53" w:author="Ricardo... Jacome.." w:date="2019-05-25T21:21:00Z">
        <w:r>
          <w:t>e Guide</w:t>
        </w:r>
      </w:ins>
      <w:bookmarkEnd w:id="51"/>
    </w:p>
    <w:p w14:paraId="607E45DC" w14:textId="13CDBFBD" w:rsidR="005732AF" w:rsidDel="00A631B9" w:rsidRDefault="005732AF" w:rsidP="000C72B5">
      <w:pPr>
        <w:jc w:val="both"/>
        <w:rPr>
          <w:del w:id="54" w:author="Ricardo... Jacome.." w:date="2019-05-25T21:20:00Z"/>
          <w:rFonts w:cs="Times New Roman"/>
          <w:szCs w:val="24"/>
        </w:rPr>
      </w:pPr>
      <w:del w:id="55" w:author="Ricardo... Jacome.." w:date="2019-05-25T21:20:00Z">
        <w:r w:rsidRPr="005732AF" w:rsidDel="00CF08E4">
          <w:rPr>
            <w:rFonts w:cs="Times New Roman"/>
            <w:szCs w:val="24"/>
          </w:rPr>
          <w:delText>Once investments are explained, we will focus on only certain types of investments, which are stocks. In stock investments, every person has their own style for trading, and different styles will be explained. However, most of the tactics involved are for long-term style of investments, and many examples will show how this method is the most efficient. This does not mean that the tools offered are not valid for other types of investment styles. It just means that if you want to dedicate to short-term gains, you could need extra tools and things to consider.</w:delText>
        </w:r>
      </w:del>
    </w:p>
    <w:p w14:paraId="57418263" w14:textId="2E34204E" w:rsidR="00F32272" w:rsidRDefault="00A631B9">
      <w:pPr>
        <w:jc w:val="both"/>
        <w:rPr>
          <w:u w:val="single"/>
        </w:rPr>
      </w:pPr>
      <w:ins w:id="56" w:author="Ricardo... Jacome.." w:date="2019-05-26T11:37:00Z">
        <w:r>
          <w:t>E</w:t>
        </w:r>
      </w:ins>
      <w:ins w:id="57" w:author="Ricardo... Jacome.." w:date="2019-05-26T11:48:00Z">
        <w:r w:rsidR="00055D81">
          <w:t xml:space="preserve">very subsequent </w:t>
        </w:r>
      </w:ins>
      <w:ins w:id="58" w:author="Ricardo... Jacome.." w:date="2019-05-26T11:37:00Z">
        <w:r>
          <w:t xml:space="preserve">chapter of this book will be divided into 2 sections called “The </w:t>
        </w:r>
      </w:ins>
      <w:ins w:id="59" w:author="Ricardo... Jacome.." w:date="2019-05-26T11:38:00Z">
        <w:r>
          <w:t>B</w:t>
        </w:r>
      </w:ins>
      <w:ins w:id="60" w:author="Ricardo... Jacome.." w:date="2019-05-26T11:37:00Z">
        <w:r>
          <w:t xml:space="preserve">asics”, and “The Mindset”. The </w:t>
        </w:r>
      </w:ins>
      <w:ins w:id="61" w:author="Ricardo... Jacome.." w:date="2019-05-26T11:38:00Z">
        <w:r>
          <w:t>B</w:t>
        </w:r>
      </w:ins>
      <w:ins w:id="62" w:author="Ricardo... Jacome.." w:date="2019-05-26T11:37:00Z">
        <w:r>
          <w:t xml:space="preserve">asics will cover mainly definitions that need to be clear in order to understand the Mindset section. If you have invested before and have a firm understanding of what it involves, you might find this section as a refresher. However, if you are an expert in investing and are completely ready to learn new techniques, feel free to skim through The Basics and </w:t>
        </w:r>
      </w:ins>
      <w:ins w:id="63" w:author="Ricardo... Jacome.." w:date="2019-05-27T16:31:00Z">
        <w:r w:rsidR="00400363">
          <w:t>go</w:t>
        </w:r>
      </w:ins>
      <w:ins w:id="64" w:author="Ricardo... Jacome.." w:date="2019-05-26T11:37:00Z">
        <w:r>
          <w:t xml:space="preserve"> straight for the Mindset section</w:t>
        </w:r>
        <w:r w:rsidRPr="00A631B9">
          <w:t xml:space="preserve">. </w:t>
        </w:r>
        <w:r w:rsidRPr="00A631B9">
          <w:rPr>
            <w:u w:val="single"/>
            <w:rPrChange w:id="65" w:author="Ricardo... Jacome.." w:date="2019-05-26T11:41:00Z">
              <w:rPr>
                <w:highlight w:val="yellow"/>
              </w:rPr>
            </w:rPrChange>
          </w:rPr>
          <w:t>Beware that you can always learn something new out of something old!</w:t>
        </w:r>
      </w:ins>
    </w:p>
    <w:p w14:paraId="20C81F2A" w14:textId="77777777" w:rsidR="00F32272" w:rsidRDefault="00F32272">
      <w:pPr>
        <w:rPr>
          <w:u w:val="single"/>
        </w:rPr>
      </w:pPr>
      <w:r>
        <w:rPr>
          <w:u w:val="single"/>
        </w:rPr>
        <w:br w:type="page"/>
      </w:r>
    </w:p>
    <w:p w14:paraId="370DA8D9" w14:textId="384725D8" w:rsidR="00A16AFC" w:rsidDel="00493FA2" w:rsidRDefault="00A16AFC" w:rsidP="00D91E74">
      <w:pPr>
        <w:pStyle w:val="Heading2"/>
        <w:rPr>
          <w:del w:id="66" w:author="Ricardo... Jacome.." w:date="2019-05-25T21:19:00Z"/>
        </w:rPr>
      </w:pPr>
      <w:del w:id="67" w:author="Ricardo... Jacome.." w:date="2019-05-25T21:19:00Z">
        <w:r w:rsidDel="00493FA2">
          <w:lastRenderedPageBreak/>
          <w:delText>Why Robinhood?</w:delText>
        </w:r>
      </w:del>
    </w:p>
    <w:p w14:paraId="4C603B09" w14:textId="483DC7E6" w:rsidR="005732AF" w:rsidRPr="005732AF" w:rsidDel="00493FA2" w:rsidRDefault="005732AF" w:rsidP="005732AF">
      <w:pPr>
        <w:spacing w:before="28" w:after="0"/>
        <w:ind w:left="100" w:right="78"/>
        <w:jc w:val="both"/>
        <w:rPr>
          <w:del w:id="68" w:author="Ricardo... Jacome.." w:date="2019-05-25T21:19:00Z"/>
          <w:rFonts w:eastAsia="Times New Roman" w:cs="Times New Roman"/>
          <w:szCs w:val="24"/>
        </w:rPr>
        <w:sectPr w:rsidR="005732AF" w:rsidRPr="005732AF" w:rsidDel="00493FA2" w:rsidSect="00E16E50">
          <w:type w:val="continuous"/>
          <w:pgSz w:w="12240" w:h="15840" w:code="1"/>
          <w:pgMar w:top="1380" w:right="1320" w:bottom="280" w:left="1340" w:header="0" w:footer="1040" w:gutter="0"/>
          <w:cols w:space="720"/>
        </w:sectPr>
      </w:pPr>
      <w:del w:id="69" w:author="Ricardo... Jacome.." w:date="2019-05-25T21:19:00Z">
        <w:r w:rsidRPr="005732AF" w:rsidDel="00493FA2">
          <w:rPr>
            <w:rFonts w:eastAsia="Times New Roman" w:cs="Times New Roman"/>
            <w:szCs w:val="24"/>
          </w:rPr>
          <w:delText>There exist multiple investment platforms that people can use. For this guide, most of what we will see comes from a platform called Robinhood, which is available both online and as a phone application. The reason to use it is simple: it’s free. You can start with practically no money and is a platform easy to illustrate concepts with. Remember that this guide aims to offer a quick go- to-guide for beginners, so, Robinhood offers everything that is needed. It removes fear from being charged for trading, any quantity of money can be used, and is easy to understand</w:delText>
        </w:r>
      </w:del>
    </w:p>
    <w:p w14:paraId="67E2CD53" w14:textId="782326C3" w:rsidR="00AC3FE7" w:rsidRDefault="00DF3E2B" w:rsidP="00D66C1A">
      <w:pPr>
        <w:pStyle w:val="Heading1"/>
      </w:pPr>
      <w:bookmarkStart w:id="70" w:name="_Toc10285468"/>
      <w:r>
        <w:t xml:space="preserve">Chapter </w:t>
      </w:r>
      <w:ins w:id="71" w:author="Ricardo... Jacome.." w:date="2019-05-26T12:35:00Z">
        <w:r w:rsidR="00B80A0C">
          <w:t>1</w:t>
        </w:r>
      </w:ins>
      <w:del w:id="72" w:author="Ricardo... Jacome.." w:date="2019-05-26T12:35:00Z">
        <w:r w:rsidDel="00B80A0C">
          <w:delText>2</w:delText>
        </w:r>
      </w:del>
      <w:r>
        <w:t xml:space="preserve">: </w:t>
      </w:r>
      <w:r w:rsidR="005C69DA">
        <w:t xml:space="preserve">What is </w:t>
      </w:r>
      <w:r w:rsidR="00D4614C">
        <w:t>O</w:t>
      </w:r>
      <w:r w:rsidR="00D91E74">
        <w:t xml:space="preserve">ut </w:t>
      </w:r>
      <w:r w:rsidR="005732AF">
        <w:t>T</w:t>
      </w:r>
      <w:r w:rsidR="005C69DA">
        <w:t xml:space="preserve">here to </w:t>
      </w:r>
      <w:r w:rsidR="00D4614C">
        <w:t>Invest</w:t>
      </w:r>
      <w:r w:rsidR="005732AF">
        <w:t xml:space="preserve"> In</w:t>
      </w:r>
      <w:r w:rsidR="00D4614C">
        <w:t>?</w:t>
      </w:r>
      <w:bookmarkEnd w:id="70"/>
    </w:p>
    <w:p w14:paraId="5AA930A4" w14:textId="70B3B64A" w:rsidR="000D21AE" w:rsidRDefault="000D21AE" w:rsidP="000D21AE">
      <w:pPr>
        <w:rPr>
          <w:ins w:id="73" w:author="Ricardo... Jacome.." w:date="2019-05-26T11:48:00Z"/>
        </w:rPr>
      </w:pPr>
    </w:p>
    <w:p w14:paraId="39652460" w14:textId="6D34C7E2" w:rsidR="00055D81" w:rsidRPr="00055D81" w:rsidRDefault="00055D81" w:rsidP="000D21AE">
      <w:pPr>
        <w:rPr>
          <w:sz w:val="36"/>
          <w:szCs w:val="36"/>
          <w:rPrChange w:id="74" w:author="Ricardo... Jacome.." w:date="2019-05-26T11:48:00Z">
            <w:rPr/>
          </w:rPrChange>
        </w:rPr>
      </w:pPr>
      <w:ins w:id="75" w:author="Ricardo... Jacome.." w:date="2019-05-26T11:48:00Z">
        <w:r w:rsidRPr="00055D81">
          <w:rPr>
            <w:sz w:val="36"/>
            <w:szCs w:val="36"/>
            <w:rPrChange w:id="76" w:author="Ricardo... Jacome.." w:date="2019-05-26T11:48:00Z">
              <w:rPr/>
            </w:rPrChange>
          </w:rPr>
          <w:t xml:space="preserve">The Basics </w:t>
        </w:r>
      </w:ins>
    </w:p>
    <w:p w14:paraId="24B0C94E" w14:textId="7CAE9B94" w:rsidR="0066404C" w:rsidRDefault="005732AF" w:rsidP="005732AF">
      <w:pPr>
        <w:jc w:val="both"/>
        <w:rPr>
          <w:ins w:id="77" w:author="Ricardo... Jacome.." w:date="2019-05-26T12:13:00Z"/>
        </w:rPr>
      </w:pPr>
      <w:r w:rsidRPr="005732AF">
        <w:rPr>
          <w:rFonts w:cs="Times New Roman"/>
          <w:szCs w:val="24"/>
        </w:rPr>
        <w:t xml:space="preserve">When you begin investing, you need to understand that there are many types of investments. Many people believe that investing refers to </w:t>
      </w:r>
      <w:ins w:id="78" w:author="Ricardo... Jacome.." w:date="2019-05-26T11:43:00Z">
        <w:r w:rsidR="00A631B9">
          <w:rPr>
            <w:rFonts w:cs="Times New Roman"/>
            <w:szCs w:val="24"/>
          </w:rPr>
          <w:t>a certain thing</w:t>
        </w:r>
      </w:ins>
      <w:ins w:id="79" w:author="Ricardo... Jacome.." w:date="2019-05-26T11:56:00Z">
        <w:r w:rsidR="00E30327">
          <w:rPr>
            <w:rFonts w:cs="Times New Roman"/>
            <w:szCs w:val="24"/>
          </w:rPr>
          <w:t xml:space="preserve"> </w:t>
        </w:r>
      </w:ins>
      <w:del w:id="80" w:author="Ricardo... Jacome.." w:date="2019-05-26T11:43:00Z">
        <w:r w:rsidRPr="005732AF" w:rsidDel="00A631B9">
          <w:rPr>
            <w:rFonts w:cs="Times New Roman"/>
            <w:szCs w:val="24"/>
          </w:rPr>
          <w:delText xml:space="preserve">stocks </w:delText>
        </w:r>
      </w:del>
      <w:r w:rsidRPr="005732AF">
        <w:rPr>
          <w:rFonts w:cs="Times New Roman"/>
          <w:szCs w:val="24"/>
        </w:rPr>
        <w:t>only, and that is not the case.</w:t>
      </w:r>
      <w:ins w:id="81" w:author="Ricardo... Jacome.." w:date="2019-05-26T11:46:00Z">
        <w:r w:rsidR="00055D81">
          <w:rPr>
            <w:rFonts w:cs="Times New Roman"/>
            <w:szCs w:val="24"/>
          </w:rPr>
          <w:t xml:space="preserve"> </w:t>
        </w:r>
      </w:ins>
      <w:ins w:id="82" w:author="Ricardo... Jacome.." w:date="2019-05-26T11:49:00Z">
        <w:r w:rsidR="00055D81">
          <w:rPr>
            <w:rFonts w:cs="Times New Roman"/>
            <w:szCs w:val="24"/>
          </w:rPr>
          <w:t>One of my favorite definit</w:t>
        </w:r>
      </w:ins>
      <w:ins w:id="83" w:author="Ricardo... Jacome.." w:date="2019-05-26T11:50:00Z">
        <w:r w:rsidR="00055D81">
          <w:rPr>
            <w:rFonts w:cs="Times New Roman"/>
            <w:szCs w:val="24"/>
          </w:rPr>
          <w:t xml:space="preserve">ions of Investment comes from G. </w:t>
        </w:r>
        <w:proofErr w:type="spellStart"/>
        <w:r w:rsidR="00055D81">
          <w:rPr>
            <w:rFonts w:cs="Times New Roman"/>
            <w:szCs w:val="24"/>
          </w:rPr>
          <w:t>Malkiel</w:t>
        </w:r>
        <w:proofErr w:type="spellEnd"/>
        <w:r w:rsidR="00055D81">
          <w:rPr>
            <w:rFonts w:cs="Times New Roman"/>
            <w:szCs w:val="24"/>
          </w:rPr>
          <w:t>: “</w:t>
        </w:r>
        <w:r w:rsidR="00055D81">
          <w:t xml:space="preserve">I view investing as a method of purchasing assets to gain profit in the form of reasonably predictable income (dividends, interest, or rentals) and/or appreciation over the long </w:t>
        </w:r>
      </w:ins>
      <w:ins w:id="84" w:author="Ricardo... Jacome.." w:date="2019-05-26T11:51:00Z">
        <w:r w:rsidR="00055D81">
          <w:t>term” [2]</w:t>
        </w:r>
      </w:ins>
      <w:ins w:id="85" w:author="Ricardo... Jacome.." w:date="2019-05-26T11:50:00Z">
        <w:r w:rsidR="00055D81">
          <w:t xml:space="preserve">. </w:t>
        </w:r>
      </w:ins>
      <w:ins w:id="86" w:author="Ricardo... Jacome.." w:date="2019-05-26T11:53:00Z">
        <w:r w:rsidR="00055D81">
          <w:t>Many examples come to mind that can serve as an investment. Real state, if you</w:t>
        </w:r>
      </w:ins>
      <w:ins w:id="87" w:author="Ricardo... Jacome.." w:date="2019-05-26T11:54:00Z">
        <w:r w:rsidR="00055D81">
          <w:t xml:space="preserve"> invest money to obtain a property and rent it out, in the long term you will generate income</w:t>
        </w:r>
        <w:r w:rsidR="00E30327">
          <w:t>.</w:t>
        </w:r>
      </w:ins>
      <w:ins w:id="88" w:author="Ricardo... Jacome.." w:date="2019-05-26T11:55:00Z">
        <w:r w:rsidR="00E30327">
          <w:t xml:space="preserve"> Invest in gold, wait a couple of years and sell it for a higher price that you originally bought it for. Invest in stocks, and in the long term you will end up with many d</w:t>
        </w:r>
      </w:ins>
      <w:ins w:id="89" w:author="Ricardo... Jacome.." w:date="2019-05-26T11:56:00Z">
        <w:r w:rsidR="00E30327">
          <w:t xml:space="preserve">ividends that will come from the company. The </w:t>
        </w:r>
      </w:ins>
      <w:ins w:id="90" w:author="Ricardo... Jacome.." w:date="2019-05-26T11:57:00Z">
        <w:r w:rsidR="00E30327">
          <w:t xml:space="preserve">more investments you have, the higher the rate of return will be. Think about it as the fruit example given before, the more seeds you plant, and the different variety of fruits you choose, the more </w:t>
        </w:r>
      </w:ins>
      <w:ins w:id="91" w:author="Ricardo... Jacome.." w:date="2019-05-26T11:58:00Z">
        <w:r w:rsidR="00E30327">
          <w:t>fructiferous your results will be. The best thing about multiple investments, is the fact that if one is not being successful, you c</w:t>
        </w:r>
      </w:ins>
      <w:ins w:id="92" w:author="Ricardo... Jacome.." w:date="2019-05-26T11:59:00Z">
        <w:r w:rsidR="00E30327">
          <w:t>an still profit from others.</w:t>
        </w:r>
      </w:ins>
      <w:ins w:id="93" w:author="Ricardo... Jacome.." w:date="2019-05-26T12:10:00Z">
        <w:r w:rsidR="0066404C">
          <w:t xml:space="preserve"> </w:t>
        </w:r>
      </w:ins>
      <w:ins w:id="94" w:author="Ricardo... Jacome.." w:date="2019-05-26T12:13:00Z">
        <w:r w:rsidR="0066404C">
          <w:t xml:space="preserve">Some </w:t>
        </w:r>
      </w:ins>
      <w:ins w:id="95" w:author="Ricardo... Jacome.." w:date="2019-05-26T12:14:00Z">
        <w:r w:rsidR="0066404C">
          <w:t xml:space="preserve">forms of </w:t>
        </w:r>
      </w:ins>
      <w:ins w:id="96" w:author="Ricardo... Jacome.." w:date="2019-05-26T12:13:00Z">
        <w:r w:rsidR="0066404C">
          <w:t>investments are:</w:t>
        </w:r>
      </w:ins>
    </w:p>
    <w:p w14:paraId="3671C24B" w14:textId="7FF6A876" w:rsidR="0066404C" w:rsidRDefault="0066404C" w:rsidP="005732AF">
      <w:pPr>
        <w:jc w:val="both"/>
        <w:rPr>
          <w:ins w:id="97" w:author="Ricardo... Jacome.." w:date="2019-05-26T12:11:00Z"/>
        </w:rPr>
      </w:pPr>
      <w:ins w:id="98" w:author="Ricardo... Jacome.." w:date="2019-05-26T12:13:00Z">
        <w:r w:rsidRPr="6F6A6322">
          <w:rPr>
            <w:rFonts w:eastAsia="Times New Roman" w:cs="Times New Roman"/>
            <w:b/>
            <w:bCs/>
            <w:szCs w:val="24"/>
          </w:rPr>
          <w:t>Bonds:</w:t>
        </w:r>
        <w:r w:rsidRPr="6F6A6322">
          <w:rPr>
            <w:rFonts w:eastAsia="Times New Roman" w:cs="Times New Roman"/>
            <w:szCs w:val="24"/>
          </w:rPr>
          <w:t xml:space="preserve"> This investment type is a form of “loan” that is given from the investor to the company. Bonds are different from stocks because these are “secured”. Thus, a company is legally liable to pay out bonds to the current </w:t>
        </w:r>
        <w:proofErr w:type="gramStart"/>
        <w:r w:rsidRPr="6F6A6322">
          <w:rPr>
            <w:rFonts w:eastAsia="Times New Roman" w:cs="Times New Roman"/>
            <w:szCs w:val="24"/>
          </w:rPr>
          <w:t>bond-holders</w:t>
        </w:r>
        <w:proofErr w:type="gramEnd"/>
        <w:r w:rsidRPr="6F6A6322">
          <w:rPr>
            <w:rFonts w:eastAsia="Times New Roman" w:cs="Times New Roman"/>
            <w:szCs w:val="24"/>
          </w:rPr>
          <w:t xml:space="preserve"> in the case of bankruptcy. Bonds only pay off interest rate (which varies from companies). One main disadvantage of bonds is that the amount of money you receive will always be independent on how well the company is doing. Bonds could be considered the same as bank loan. However, the investor is the bank, the bond is a loan, and the customer is the company. </w:t>
        </w:r>
      </w:ins>
    </w:p>
    <w:p w14:paraId="688379FD" w14:textId="2368F691" w:rsidR="0066404C" w:rsidRDefault="0066404C" w:rsidP="0066404C">
      <w:pPr>
        <w:jc w:val="both"/>
        <w:rPr>
          <w:ins w:id="99" w:author="Ricardo... Jacome.." w:date="2019-05-26T12:12:00Z"/>
          <w:rFonts w:eastAsia="Times New Roman" w:cs="Times New Roman"/>
          <w:szCs w:val="24"/>
        </w:rPr>
      </w:pPr>
      <w:ins w:id="100" w:author="Ricardo... Jacome.." w:date="2019-05-26T12:11:00Z">
        <w:r w:rsidRPr="6F6A6322">
          <w:rPr>
            <w:rFonts w:eastAsia="Times New Roman" w:cs="Times New Roman"/>
            <w:b/>
            <w:bCs/>
            <w:szCs w:val="24"/>
          </w:rPr>
          <w:t>Real Estate:</w:t>
        </w:r>
        <w:r w:rsidRPr="6F6A6322">
          <w:rPr>
            <w:rFonts w:eastAsia="Times New Roman" w:cs="Times New Roman"/>
            <w:szCs w:val="24"/>
          </w:rPr>
          <w:t xml:space="preserve"> This investment focuses on buying physical properties and obtaining money by either renting them out or selling them out. The importance of real estate lies in that they offer a strong source of income that is independent of a company. However, it depends on other factors such as the property conditions, location, and more. </w:t>
        </w:r>
      </w:ins>
    </w:p>
    <w:p w14:paraId="6C08F6A2" w14:textId="77777777" w:rsidR="0066404C" w:rsidRDefault="0066404C" w:rsidP="0066404C">
      <w:pPr>
        <w:jc w:val="both"/>
        <w:rPr>
          <w:ins w:id="101" w:author="Ricardo... Jacome.." w:date="2019-05-26T12:12:00Z"/>
        </w:rPr>
      </w:pPr>
      <w:ins w:id="102" w:author="Ricardo... Jacome.." w:date="2019-05-26T12:12:00Z">
        <w:r w:rsidRPr="6F6A6322">
          <w:rPr>
            <w:rFonts w:eastAsia="Times New Roman" w:cs="Times New Roman"/>
            <w:b/>
            <w:bCs/>
            <w:szCs w:val="24"/>
          </w:rPr>
          <w:t xml:space="preserve">Foreign Exchanges: </w:t>
        </w:r>
        <w:r w:rsidRPr="6F6A6322">
          <w:rPr>
            <w:rFonts w:eastAsia="Times New Roman" w:cs="Times New Roman"/>
            <w:szCs w:val="24"/>
          </w:rPr>
          <w:t xml:space="preserve">This type of investments involves buying a currency (or money from other countries). The value of foreign exchanges depends heavily on economy, </w:t>
        </w:r>
        <w:proofErr w:type="gramStart"/>
        <w:r w:rsidRPr="6F6A6322">
          <w:rPr>
            <w:rFonts w:eastAsia="Times New Roman" w:cs="Times New Roman"/>
            <w:szCs w:val="24"/>
          </w:rPr>
          <w:t>and also</w:t>
        </w:r>
        <w:proofErr w:type="gramEnd"/>
        <w:r w:rsidRPr="6F6A6322">
          <w:rPr>
            <w:rFonts w:eastAsia="Times New Roman" w:cs="Times New Roman"/>
            <w:szCs w:val="24"/>
          </w:rPr>
          <w:t xml:space="preserve"> offers a slow growth. Recently it is a method not highly recommended.</w:t>
        </w:r>
      </w:ins>
    </w:p>
    <w:p w14:paraId="73824AFB" w14:textId="63DD29B4" w:rsidR="0066404C" w:rsidRPr="00B80A0C" w:rsidRDefault="0066404C" w:rsidP="005732AF">
      <w:pPr>
        <w:jc w:val="both"/>
        <w:rPr>
          <w:ins w:id="103" w:author="Ricardo... Jacome.." w:date="2019-05-26T11:59:00Z"/>
          <w:rFonts w:eastAsia="Times New Roman" w:cs="Times New Roman"/>
          <w:szCs w:val="24"/>
          <w:rPrChange w:id="104" w:author="Ricardo... Jacome.." w:date="2019-05-26T12:32:00Z">
            <w:rPr>
              <w:ins w:id="105" w:author="Ricardo... Jacome.." w:date="2019-05-26T11:59:00Z"/>
            </w:rPr>
          </w:rPrChange>
        </w:rPr>
      </w:pPr>
      <w:ins w:id="106" w:author="Ricardo... Jacome.." w:date="2019-05-26T12:12:00Z">
        <w:r w:rsidRPr="6F6A6322">
          <w:rPr>
            <w:rFonts w:eastAsia="Times New Roman" w:cs="Times New Roman"/>
            <w:b/>
            <w:bCs/>
            <w:szCs w:val="24"/>
          </w:rPr>
          <w:t>Cryptocurrencies:</w:t>
        </w:r>
        <w:r w:rsidRPr="6F6A6322">
          <w:rPr>
            <w:rFonts w:eastAsia="Times New Roman" w:cs="Times New Roman"/>
            <w:szCs w:val="24"/>
          </w:rPr>
          <w:t xml:space="preserve"> This type of investment is a new way of moving money. Simply put, money is invested on a virtual currency that is independent of the country it is in. Cryptocurrencies have been adopted by many companies as a form of legitimate payment. An advantage or disadvantage (depending on perspective) that comes from cryptocurrencies is that they are always available for trading, all year. </w:t>
        </w:r>
      </w:ins>
    </w:p>
    <w:p w14:paraId="07B156B5" w14:textId="6482AB07" w:rsidR="00E30327" w:rsidDel="00B80A0C" w:rsidRDefault="0066404C" w:rsidP="00102124">
      <w:pPr>
        <w:jc w:val="both"/>
        <w:rPr>
          <w:del w:id="107" w:author="Ricardo... Jacome.." w:date="2019-05-26T12:09:00Z"/>
        </w:rPr>
      </w:pPr>
      <w:bookmarkStart w:id="108" w:name="_Hlk9764963"/>
      <w:ins w:id="109" w:author="Ricardo... Jacome.." w:date="2019-05-26T12:09:00Z">
        <w:r>
          <w:t>If you are interested in investing on any of those categories, I have provided at the end of the book many recommendations on other types of investments to keep growing from multiple income sources</w:t>
        </w:r>
      </w:ins>
      <w:ins w:id="110" w:author="Ricardo... Jacome.." w:date="2019-05-26T12:32:00Z">
        <w:r w:rsidR="00B80A0C">
          <w:t>.</w:t>
        </w:r>
      </w:ins>
    </w:p>
    <w:p w14:paraId="29399C10" w14:textId="77777777" w:rsidR="00B80A0C" w:rsidRPr="00E30327" w:rsidRDefault="00B80A0C" w:rsidP="005732AF">
      <w:pPr>
        <w:jc w:val="both"/>
        <w:rPr>
          <w:ins w:id="111" w:author="Ricardo... Jacome.." w:date="2019-05-26T12:32:00Z"/>
        </w:rPr>
      </w:pPr>
    </w:p>
    <w:bookmarkEnd w:id="108"/>
    <w:p w14:paraId="493605EC" w14:textId="75810C9F" w:rsidR="005C69DA" w:rsidDel="00E30327" w:rsidRDefault="007F02D3" w:rsidP="00102124">
      <w:pPr>
        <w:jc w:val="both"/>
        <w:rPr>
          <w:del w:id="112" w:author="Ricardo... Jacome.." w:date="2019-05-26T11:43:00Z"/>
          <w:rFonts w:cs="Times New Roman"/>
          <w:szCs w:val="24"/>
        </w:rPr>
      </w:pPr>
      <w:del w:id="113" w:author="Ricardo... Jacome.." w:date="2019-05-26T11:43:00Z">
        <w:r w:rsidRPr="00AB7DAD" w:rsidDel="00A631B9">
          <w:rPr>
            <w:rFonts w:cs="Times New Roman"/>
            <w:b/>
            <w:color w:val="009999"/>
            <w:szCs w:val="24"/>
            <w:u w:val="single"/>
          </w:rPr>
          <w:lastRenderedPageBreak/>
          <w:delText>Robinhood Note:</w:delText>
        </w:r>
        <w:r w:rsidR="00173E55" w:rsidRPr="007F02D3" w:rsidDel="00A631B9">
          <w:rPr>
            <w:rFonts w:cs="Times New Roman"/>
            <w:color w:val="00FFCC"/>
            <w:szCs w:val="24"/>
          </w:rPr>
          <w:delText xml:space="preserve"> </w:delText>
        </w:r>
        <w:r w:rsidR="005C69DA" w:rsidDel="00A631B9">
          <w:rPr>
            <w:rFonts w:cs="Times New Roman"/>
            <w:szCs w:val="24"/>
          </w:rPr>
          <w:delText xml:space="preserve">It is important to note that Robinhood does not support all types of investment. However, </w:delText>
        </w:r>
        <w:r w:rsidR="00173E55" w:rsidDel="00A631B9">
          <w:rPr>
            <w:rFonts w:cs="Times New Roman"/>
            <w:szCs w:val="24"/>
          </w:rPr>
          <w:delText>all types of</w:delText>
        </w:r>
        <w:r w:rsidR="005C69DA" w:rsidDel="00A631B9">
          <w:rPr>
            <w:rFonts w:cs="Times New Roman"/>
            <w:szCs w:val="24"/>
          </w:rPr>
          <w:delText xml:space="preserve"> investment options can be found from other platforms.</w:delText>
        </w:r>
      </w:del>
    </w:p>
    <w:p w14:paraId="72CE19A2" w14:textId="445FE7C1" w:rsidR="00E30327" w:rsidRPr="00E30327" w:rsidRDefault="00E30327" w:rsidP="00102124">
      <w:pPr>
        <w:jc w:val="both"/>
        <w:rPr>
          <w:ins w:id="114" w:author="Ricardo... Jacome.." w:date="2019-05-26T12:01:00Z"/>
          <w:rFonts w:cs="Times New Roman"/>
          <w:sz w:val="36"/>
          <w:szCs w:val="36"/>
          <w:rPrChange w:id="115" w:author="Ricardo... Jacome.." w:date="2019-05-26T12:01:00Z">
            <w:rPr>
              <w:ins w:id="116" w:author="Ricardo... Jacome.." w:date="2019-05-26T12:01:00Z"/>
              <w:rFonts w:cs="Times New Roman"/>
              <w:szCs w:val="24"/>
            </w:rPr>
          </w:rPrChange>
        </w:rPr>
      </w:pPr>
      <w:ins w:id="117" w:author="Ricardo... Jacome.." w:date="2019-05-26T12:01:00Z">
        <w:r w:rsidRPr="00E30327">
          <w:rPr>
            <w:rFonts w:cs="Times New Roman"/>
            <w:sz w:val="36"/>
            <w:szCs w:val="36"/>
            <w:rPrChange w:id="118" w:author="Ricardo... Jacome.." w:date="2019-05-26T12:01:00Z">
              <w:rPr>
                <w:rFonts w:cs="Times New Roman"/>
                <w:szCs w:val="24"/>
              </w:rPr>
            </w:rPrChange>
          </w:rPr>
          <w:t>Stock Investment</w:t>
        </w:r>
        <w:r>
          <w:rPr>
            <w:rFonts w:cs="Times New Roman"/>
            <w:sz w:val="36"/>
            <w:szCs w:val="36"/>
          </w:rPr>
          <w:t>s</w:t>
        </w:r>
      </w:ins>
    </w:p>
    <w:p w14:paraId="3566A0C3" w14:textId="018423E1" w:rsidR="00F11F6C" w:rsidRDefault="002716A8" w:rsidP="00102124">
      <w:pPr>
        <w:jc w:val="both"/>
        <w:rPr>
          <w:rFonts w:cs="Times New Roman"/>
          <w:b/>
          <w:szCs w:val="24"/>
          <w:u w:val="single"/>
        </w:rPr>
      </w:pPr>
      <w:r>
        <w:rPr>
          <w:rFonts w:cs="Times New Roman"/>
          <w:szCs w:val="24"/>
        </w:rPr>
        <w:t xml:space="preserve">Stocks can be referred as shares or equity. Stocks represent ownership from a company in exchange for money. Thus, when you buy a </w:t>
      </w:r>
      <w:r w:rsidR="00B914BF">
        <w:rPr>
          <w:rFonts w:cs="Times New Roman"/>
          <w:szCs w:val="24"/>
        </w:rPr>
        <w:t>stock</w:t>
      </w:r>
      <w:r w:rsidR="00F11F6C">
        <w:rPr>
          <w:rFonts w:cs="Times New Roman"/>
          <w:szCs w:val="24"/>
        </w:rPr>
        <w:t xml:space="preserve">, you are claiming a percentage of ownership. There </w:t>
      </w:r>
      <w:r w:rsidR="00B914BF">
        <w:rPr>
          <w:rFonts w:cs="Times New Roman"/>
          <w:szCs w:val="24"/>
        </w:rPr>
        <w:t>exist</w:t>
      </w:r>
      <w:r w:rsidR="00F11F6C">
        <w:rPr>
          <w:rFonts w:cs="Times New Roman"/>
          <w:szCs w:val="24"/>
        </w:rPr>
        <w:t xml:space="preserve"> cases where is possible to take whole possession of a company by simply gathering stocks. For this </w:t>
      </w:r>
      <w:r w:rsidR="00B914BF">
        <w:rPr>
          <w:rFonts w:cs="Times New Roman"/>
          <w:szCs w:val="24"/>
        </w:rPr>
        <w:t>reason,</w:t>
      </w:r>
      <w:r w:rsidR="00F11F6C">
        <w:rPr>
          <w:rFonts w:cs="Times New Roman"/>
          <w:szCs w:val="24"/>
        </w:rPr>
        <w:t xml:space="preserve"> sometimes, you read the news that </w:t>
      </w:r>
      <w:r w:rsidR="00B914BF">
        <w:rPr>
          <w:rFonts w:cs="Times New Roman"/>
          <w:szCs w:val="24"/>
        </w:rPr>
        <w:t>say,</w:t>
      </w:r>
      <w:r w:rsidR="00F11F6C">
        <w:rPr>
          <w:rFonts w:cs="Times New Roman"/>
          <w:szCs w:val="24"/>
        </w:rPr>
        <w:t xml:space="preserve"> “company X is </w:t>
      </w:r>
      <w:r w:rsidR="00F11F6C" w:rsidRPr="00F11F6C">
        <w:rPr>
          <w:rFonts w:cs="Times New Roman"/>
          <w:b/>
          <w:szCs w:val="24"/>
          <w:u w:val="single"/>
        </w:rPr>
        <w:t>repurchasing</w:t>
      </w:r>
      <w:r w:rsidR="00F11F6C">
        <w:rPr>
          <w:rFonts w:cs="Times New Roman"/>
          <w:szCs w:val="24"/>
        </w:rPr>
        <w:t xml:space="preserve"> stocks”. This is referred </w:t>
      </w:r>
      <w:r w:rsidR="00B914BF">
        <w:rPr>
          <w:rFonts w:cs="Times New Roman"/>
          <w:szCs w:val="24"/>
        </w:rPr>
        <w:t>to</w:t>
      </w:r>
      <w:r w:rsidR="00F11F6C">
        <w:rPr>
          <w:rFonts w:cs="Times New Roman"/>
          <w:szCs w:val="24"/>
        </w:rPr>
        <w:t xml:space="preserve"> as </w:t>
      </w:r>
      <w:r w:rsidR="00F11F6C" w:rsidRPr="002C0493">
        <w:rPr>
          <w:rFonts w:cs="Times New Roman"/>
          <w:b/>
          <w:szCs w:val="24"/>
          <w:u w:val="single"/>
        </w:rPr>
        <w:t>Stock buybacks</w:t>
      </w:r>
      <w:r w:rsidR="00F11F6C">
        <w:rPr>
          <w:rFonts w:cs="Times New Roman"/>
          <w:szCs w:val="24"/>
        </w:rPr>
        <w:t xml:space="preserve">. What this means, is that the owners of the company are getting their stock back to the company because it might be dangerous that a high percentage of these stocks </w:t>
      </w:r>
      <w:r w:rsidR="00AB3B11">
        <w:rPr>
          <w:rFonts w:cs="Times New Roman"/>
          <w:szCs w:val="24"/>
        </w:rPr>
        <w:t xml:space="preserve">is allocated </w:t>
      </w:r>
      <w:r w:rsidR="00F11F6C">
        <w:rPr>
          <w:rFonts w:cs="Times New Roman"/>
          <w:szCs w:val="24"/>
        </w:rPr>
        <w:t>wit</w:t>
      </w:r>
      <w:r w:rsidR="002C0493">
        <w:rPr>
          <w:rFonts w:cs="Times New Roman"/>
          <w:szCs w:val="24"/>
        </w:rPr>
        <w:t xml:space="preserve">h a different person rather than the current owner. If that happens, a new owner could obtain the company by owning more than 50% of the stocks. </w:t>
      </w:r>
      <w:del w:id="119" w:author="Ricardo... Jacome.." w:date="2019-05-26T12:02:00Z">
        <w:r w:rsidR="002C0493" w:rsidDel="00E30327">
          <w:rPr>
            <w:rFonts w:cs="Times New Roman"/>
            <w:szCs w:val="24"/>
          </w:rPr>
          <w:delText xml:space="preserve">Some other reasons </w:delText>
        </w:r>
        <w:r w:rsidR="005732AF" w:rsidDel="00E30327">
          <w:rPr>
            <w:rFonts w:cs="Times New Roman"/>
            <w:szCs w:val="24"/>
          </w:rPr>
          <w:delText xml:space="preserve">for buyback </w:delText>
        </w:r>
        <w:r w:rsidR="002C0493" w:rsidDel="00E30327">
          <w:rPr>
            <w:rFonts w:cs="Times New Roman"/>
            <w:szCs w:val="24"/>
          </w:rPr>
          <w:delText>include, paying less dividends or assuming an undervalued behavior.</w:delText>
        </w:r>
      </w:del>
      <w:ins w:id="120" w:author="Ricardo... Jacome.." w:date="2019-05-26T12:03:00Z">
        <w:r w:rsidR="00E30327">
          <w:rPr>
            <w:rFonts w:cs="Times New Roman"/>
            <w:szCs w:val="24"/>
          </w:rPr>
          <w:t xml:space="preserve"> For this and many more reasons, companies can sell their ownership in the form of stocks and repurchase it back as t</w:t>
        </w:r>
      </w:ins>
      <w:ins w:id="121" w:author="Ricardo... Jacome.." w:date="2019-05-26T12:04:00Z">
        <w:r w:rsidR="00E30327">
          <w:rPr>
            <w:rFonts w:cs="Times New Roman"/>
            <w:szCs w:val="24"/>
          </w:rPr>
          <w:t>hey need.</w:t>
        </w:r>
      </w:ins>
      <w:del w:id="122" w:author="Ricardo... Jacome.." w:date="2019-05-26T12:02:00Z">
        <w:r w:rsidR="002C0493" w:rsidDel="00E30327">
          <w:rPr>
            <w:rFonts w:cs="Times New Roman"/>
            <w:szCs w:val="24"/>
          </w:rPr>
          <w:delText xml:space="preserve"> </w:delText>
        </w:r>
        <w:r w:rsidR="002C0493" w:rsidRPr="002C0493" w:rsidDel="00E30327">
          <w:rPr>
            <w:rFonts w:cs="Times New Roman"/>
            <w:b/>
            <w:szCs w:val="24"/>
            <w:u w:val="single"/>
          </w:rPr>
          <w:delText xml:space="preserve"> </w:delText>
        </w:r>
      </w:del>
    </w:p>
    <w:p w14:paraId="1D5DB5C9" w14:textId="646FD76D" w:rsidR="002C0493" w:rsidRDefault="002C0493" w:rsidP="00102124">
      <w:pPr>
        <w:jc w:val="both"/>
        <w:rPr>
          <w:rFonts w:cs="Times New Roman"/>
          <w:szCs w:val="24"/>
        </w:rPr>
      </w:pPr>
      <w:r w:rsidRPr="002C0493">
        <w:rPr>
          <w:rFonts w:cs="Times New Roman"/>
          <w:b/>
          <w:szCs w:val="24"/>
          <w:u w:val="single"/>
        </w:rPr>
        <w:t>Dividends:</w:t>
      </w:r>
      <w:r>
        <w:rPr>
          <w:rFonts w:cs="Times New Roman"/>
          <w:szCs w:val="24"/>
        </w:rPr>
        <w:t xml:space="preserve"> </w:t>
      </w:r>
      <w:r w:rsidR="005732AF" w:rsidRPr="005732AF">
        <w:rPr>
          <w:rFonts w:cs="Times New Roman"/>
          <w:szCs w:val="24"/>
        </w:rPr>
        <w:t>These are an incentive for people to buy their shares. This incentive offers a constant amount of money being paid up to the shareholders (or stock owners) at a regular interval. The time of pay and the number of dividends is different for every single company. They tend to offer these depending on their financial situations. If the company needs to raise money quickly, using dividends are an enticing option.</w:t>
      </w:r>
    </w:p>
    <w:p w14:paraId="3FAFBFFC" w14:textId="7B559D05" w:rsidR="00DF3E2B" w:rsidRDefault="00DF3E2B" w:rsidP="00102124">
      <w:pPr>
        <w:jc w:val="both"/>
        <w:rPr>
          <w:rFonts w:cs="Times New Roman"/>
          <w:szCs w:val="24"/>
        </w:rPr>
      </w:pPr>
      <w:r w:rsidRPr="00DF3E2B">
        <w:rPr>
          <w:rFonts w:cs="Times New Roman"/>
          <w:b/>
          <w:szCs w:val="24"/>
          <w:u w:val="single"/>
        </w:rPr>
        <w:t>Undervalued</w:t>
      </w:r>
      <w:r>
        <w:rPr>
          <w:rFonts w:cs="Times New Roman"/>
          <w:b/>
          <w:szCs w:val="24"/>
          <w:u w:val="single"/>
        </w:rPr>
        <w:t>:</w:t>
      </w:r>
      <w:r>
        <w:rPr>
          <w:rFonts w:cs="Times New Roman"/>
          <w:b/>
          <w:szCs w:val="24"/>
        </w:rPr>
        <w:t xml:space="preserve"> </w:t>
      </w:r>
      <w:r w:rsidR="00230422" w:rsidRPr="00230422">
        <w:rPr>
          <w:rFonts w:cs="Times New Roman"/>
          <w:szCs w:val="24"/>
        </w:rPr>
        <w:t>This means that the company has a stock price that looks low, and it will increase within time. Defining a stock as undervalued is totally arbitrary; somebody could be telling you that and be wrong. However, if you find truly undervalued stocks and invest in them, then you are in the right track to become wealthy!</w:t>
      </w:r>
      <w:ins w:id="123" w:author="Ricardo... Jacome.." w:date="2019-05-26T12:04:00Z">
        <w:r w:rsidR="00E30327">
          <w:rPr>
            <w:rFonts w:cs="Times New Roman"/>
            <w:szCs w:val="24"/>
          </w:rPr>
          <w:t xml:space="preserve"> </w:t>
        </w:r>
      </w:ins>
    </w:p>
    <w:p w14:paraId="12C81DDF" w14:textId="18815365" w:rsidR="00CD7F87" w:rsidRDefault="00CD7F87" w:rsidP="00102124">
      <w:pPr>
        <w:jc w:val="both"/>
        <w:rPr>
          <w:ins w:id="124" w:author="Ricardo... Jacome.." w:date="2019-05-26T12:05:00Z"/>
          <w:rFonts w:cs="Times New Roman"/>
          <w:szCs w:val="24"/>
        </w:rPr>
      </w:pPr>
      <w:r w:rsidRPr="00CD7F87">
        <w:rPr>
          <w:rFonts w:cs="Times New Roman"/>
          <w:b/>
          <w:szCs w:val="24"/>
          <w:u w:val="single"/>
        </w:rPr>
        <w:t>Overvalued:</w:t>
      </w:r>
      <w:r>
        <w:rPr>
          <w:rFonts w:cs="Times New Roman"/>
          <w:szCs w:val="24"/>
        </w:rPr>
        <w:t xml:space="preserve"> The opposite of undervalued, in this case it is not recommended to buy overvalued stocks because you would be paying money for a stock that is more likely to go down later. </w:t>
      </w:r>
    </w:p>
    <w:p w14:paraId="3B749B68" w14:textId="77777777" w:rsidR="00E30327" w:rsidRPr="00EF71F8" w:rsidRDefault="00E30327" w:rsidP="00E30327">
      <w:pPr>
        <w:pStyle w:val="Heading2"/>
        <w:rPr>
          <w:ins w:id="125" w:author="Ricardo... Jacome.." w:date="2019-05-26T12:05:00Z"/>
        </w:rPr>
      </w:pPr>
      <w:bookmarkStart w:id="126" w:name="_Toc10285469"/>
      <w:ins w:id="127" w:author="Ricardo... Jacome.." w:date="2019-05-26T12:05:00Z">
        <w:r w:rsidRPr="00B914BF">
          <w:t>W</w:t>
        </w:r>
        <w:r>
          <w:t>here are Stock Transactions made?</w:t>
        </w:r>
        <w:bookmarkEnd w:id="126"/>
      </w:ins>
    </w:p>
    <w:p w14:paraId="346901BE" w14:textId="21949B5E" w:rsidR="00E30327" w:rsidRDefault="00E30327" w:rsidP="00102124">
      <w:pPr>
        <w:jc w:val="both"/>
        <w:rPr>
          <w:ins w:id="128" w:author="Ricardo... Jacome.." w:date="2019-05-26T12:19:00Z"/>
        </w:rPr>
      </w:pPr>
      <w:ins w:id="129" w:author="Ricardo... Jacome.." w:date="2019-05-26T12:05:00Z">
        <w:r>
          <w:t xml:space="preserve">Finally, let us clarify what is “the market.” There exist many markets in the world. Many countries have different markets. In the United States, the most famous one is the New York Stock Exchange (NYSE), but there are many around the globe. This guide is focusing on the NYSE only. However, many strategies and most investment types are the same for any other market. These markets have explicit “trading hours” that depend on which location the market is. For NYSE, trading hours go from 9:30 am to 4:00 pm EST (Eastern Time). </w:t>
        </w:r>
      </w:ins>
    </w:p>
    <w:p w14:paraId="5D192763" w14:textId="6A4E93F6" w:rsidR="001D4ACB" w:rsidRDefault="001D4ACB" w:rsidP="00102124">
      <w:pPr>
        <w:jc w:val="both"/>
        <w:rPr>
          <w:ins w:id="130" w:author="Ricardo... Jacome.." w:date="2019-05-26T12:19:00Z"/>
          <w:sz w:val="36"/>
          <w:szCs w:val="36"/>
        </w:rPr>
      </w:pPr>
      <w:ins w:id="131" w:author="Ricardo... Jacome.." w:date="2019-05-26T12:19:00Z">
        <w:r w:rsidRPr="001D4ACB">
          <w:rPr>
            <w:sz w:val="36"/>
            <w:szCs w:val="36"/>
            <w:rPrChange w:id="132" w:author="Ricardo... Jacome.." w:date="2019-05-26T12:19:00Z">
              <w:rPr/>
            </w:rPrChange>
          </w:rPr>
          <w:t>The Mindset</w:t>
        </w:r>
      </w:ins>
    </w:p>
    <w:p w14:paraId="638F361B" w14:textId="7F8D6CF4" w:rsidR="001D4ACB" w:rsidRPr="001D4ACB" w:rsidRDefault="001D4ACB" w:rsidP="00102124">
      <w:pPr>
        <w:jc w:val="both"/>
        <w:rPr>
          <w:szCs w:val="24"/>
        </w:rPr>
      </w:pPr>
      <w:ins w:id="133" w:author="Ricardo... Jacome.." w:date="2019-05-26T12:19:00Z">
        <w:r>
          <w:rPr>
            <w:szCs w:val="24"/>
          </w:rPr>
          <w:t xml:space="preserve">Now that we have </w:t>
        </w:r>
      </w:ins>
      <w:ins w:id="134" w:author="Ricardo... Jacome.." w:date="2019-05-26T12:20:00Z">
        <w:r>
          <w:rPr>
            <w:szCs w:val="24"/>
          </w:rPr>
          <w:t xml:space="preserve">all the basics for stock investment, we need to swim into the idea of why stocks </w:t>
        </w:r>
      </w:ins>
      <w:ins w:id="135" w:author="Ricardo... Jacome.." w:date="2019-05-26T12:21:00Z">
        <w:r>
          <w:rPr>
            <w:szCs w:val="24"/>
          </w:rPr>
          <w:t>exist</w:t>
        </w:r>
      </w:ins>
      <w:ins w:id="136" w:author="Ricardo... Jacome.." w:date="2019-05-26T12:20:00Z">
        <w:r>
          <w:rPr>
            <w:szCs w:val="24"/>
          </w:rPr>
          <w:t xml:space="preserve"> on the first place. If we understand the necessity of stocks for a company, we start to understand </w:t>
        </w:r>
      </w:ins>
      <w:ins w:id="137" w:author="Ricardo... Jacome.." w:date="2019-05-26T12:21:00Z">
        <w:r>
          <w:rPr>
            <w:szCs w:val="24"/>
          </w:rPr>
          <w:t xml:space="preserve">how </w:t>
        </w:r>
      </w:ins>
      <w:r w:rsidR="00AB3B11">
        <w:rPr>
          <w:szCs w:val="24"/>
        </w:rPr>
        <w:t>to choose from these</w:t>
      </w:r>
      <w:ins w:id="138" w:author="Ricardo... Jacome.." w:date="2019-05-26T12:21:00Z">
        <w:r>
          <w:rPr>
            <w:szCs w:val="24"/>
          </w:rPr>
          <w:t xml:space="preserve"> “potentials sources of income”.</w:t>
        </w:r>
      </w:ins>
    </w:p>
    <w:p w14:paraId="42D7FCD7" w14:textId="07B697A9" w:rsidR="002C0493" w:rsidRPr="00B914BF" w:rsidRDefault="002C0493" w:rsidP="002C0493">
      <w:pPr>
        <w:pStyle w:val="Heading2"/>
      </w:pPr>
      <w:bookmarkStart w:id="139" w:name="_Toc10285470"/>
      <w:r w:rsidRPr="00B914BF">
        <w:t>Why do stocks exist?</w:t>
      </w:r>
      <w:bookmarkEnd w:id="139"/>
    </w:p>
    <w:p w14:paraId="247F479E" w14:textId="5D8AF71E" w:rsidR="00F11F6C" w:rsidRDefault="00F11F6C" w:rsidP="00102124">
      <w:pPr>
        <w:jc w:val="both"/>
        <w:rPr>
          <w:rFonts w:cs="Times New Roman"/>
          <w:szCs w:val="24"/>
        </w:rPr>
      </w:pPr>
      <w:r>
        <w:rPr>
          <w:rFonts w:cs="Times New Roman"/>
          <w:szCs w:val="24"/>
        </w:rPr>
        <w:t xml:space="preserve"> </w:t>
      </w:r>
      <w:r w:rsidR="002C0493">
        <w:rPr>
          <w:rFonts w:cs="Times New Roman"/>
          <w:szCs w:val="24"/>
        </w:rPr>
        <w:t>If you have taken a basic accounting course</w:t>
      </w:r>
      <w:r w:rsidR="00AB3B11">
        <w:rPr>
          <w:rFonts w:cs="Times New Roman"/>
          <w:szCs w:val="24"/>
        </w:rPr>
        <w:t xml:space="preserve"> (not required)</w:t>
      </w:r>
      <w:r w:rsidR="002C0493">
        <w:rPr>
          <w:rFonts w:cs="Times New Roman"/>
          <w:szCs w:val="24"/>
        </w:rPr>
        <w:t xml:space="preserve"> you will know that everything for starting a business revolves around the </w:t>
      </w:r>
      <w:r w:rsidR="002C0493">
        <w:rPr>
          <w:rFonts w:cs="Times New Roman"/>
          <w:b/>
          <w:szCs w:val="24"/>
          <w:u w:val="single"/>
        </w:rPr>
        <w:t>B</w:t>
      </w:r>
      <w:r w:rsidR="002C0493" w:rsidRPr="002C0493">
        <w:rPr>
          <w:rFonts w:cs="Times New Roman"/>
          <w:b/>
          <w:szCs w:val="24"/>
          <w:u w:val="single"/>
        </w:rPr>
        <w:t xml:space="preserve">asic </w:t>
      </w:r>
      <w:r w:rsidR="002C0493">
        <w:rPr>
          <w:rFonts w:cs="Times New Roman"/>
          <w:b/>
          <w:szCs w:val="24"/>
          <w:u w:val="single"/>
        </w:rPr>
        <w:t>A</w:t>
      </w:r>
      <w:r w:rsidR="002C0493" w:rsidRPr="002C0493">
        <w:rPr>
          <w:rFonts w:cs="Times New Roman"/>
          <w:b/>
          <w:szCs w:val="24"/>
          <w:u w:val="single"/>
        </w:rPr>
        <w:t xml:space="preserve">ccounting </w:t>
      </w:r>
      <w:r w:rsidR="002C0493">
        <w:rPr>
          <w:rFonts w:cs="Times New Roman"/>
          <w:b/>
          <w:szCs w:val="24"/>
          <w:u w:val="single"/>
        </w:rPr>
        <w:t>E</w:t>
      </w:r>
      <w:r w:rsidR="002C0493" w:rsidRPr="002C0493">
        <w:rPr>
          <w:rFonts w:cs="Times New Roman"/>
          <w:b/>
          <w:szCs w:val="24"/>
          <w:u w:val="single"/>
        </w:rPr>
        <w:t>quation</w:t>
      </w:r>
      <w:r w:rsidR="002C0493">
        <w:rPr>
          <w:rFonts w:cs="Times New Roman"/>
          <w:szCs w:val="24"/>
        </w:rPr>
        <w:t>:</w:t>
      </w:r>
    </w:p>
    <w:p w14:paraId="4E7B76DE" w14:textId="4E13718D" w:rsidR="002C0493" w:rsidRDefault="002C0493" w:rsidP="002C0493">
      <w:pPr>
        <w:jc w:val="center"/>
        <w:rPr>
          <w:rFonts w:cs="Times New Roman"/>
          <w:szCs w:val="24"/>
        </w:rPr>
      </w:pPr>
      <w:r>
        <w:rPr>
          <w:rFonts w:cs="Times New Roman"/>
          <w:szCs w:val="24"/>
        </w:rPr>
        <w:t>Assets = Liability + Owners Equity</w:t>
      </w:r>
    </w:p>
    <w:p w14:paraId="5AF8182C" w14:textId="158E2787" w:rsidR="002C0493" w:rsidRDefault="002C0493" w:rsidP="00FC3728">
      <w:pPr>
        <w:jc w:val="both"/>
        <w:rPr>
          <w:rFonts w:cs="Times New Roman"/>
          <w:szCs w:val="24"/>
        </w:rPr>
      </w:pPr>
      <w:r>
        <w:rPr>
          <w:rFonts w:cs="Times New Roman"/>
          <w:szCs w:val="24"/>
        </w:rPr>
        <w:lastRenderedPageBreak/>
        <w:t>This equation basically says that all the goods or values that the company has (known as assets), is equal to the amount of debt (liabilities) and equity (stocks) that the company</w:t>
      </w:r>
      <w:r w:rsidR="00AB3B11">
        <w:rPr>
          <w:rFonts w:cs="Times New Roman"/>
          <w:szCs w:val="24"/>
        </w:rPr>
        <w:t xml:space="preserve"> currently possesses</w:t>
      </w:r>
      <w:r>
        <w:rPr>
          <w:rFonts w:cs="Times New Roman"/>
          <w:szCs w:val="24"/>
        </w:rPr>
        <w:t xml:space="preserve">. </w:t>
      </w:r>
      <w:r w:rsidR="00FC3728">
        <w:rPr>
          <w:rFonts w:cs="Times New Roman"/>
          <w:szCs w:val="24"/>
        </w:rPr>
        <w:t xml:space="preserve">There is no need to go in detail for this equation (there are entire books about it) because it is mainly used to understand how to </w:t>
      </w:r>
      <w:r w:rsidR="00AB3B11">
        <w:rPr>
          <w:rFonts w:cs="Times New Roman"/>
          <w:szCs w:val="24"/>
        </w:rPr>
        <w:t>micro-</w:t>
      </w:r>
      <w:r w:rsidR="00FC3728">
        <w:rPr>
          <w:rFonts w:cs="Times New Roman"/>
          <w:szCs w:val="24"/>
        </w:rPr>
        <w:t>manage a company</w:t>
      </w:r>
      <w:r w:rsidR="00AB3B11">
        <w:rPr>
          <w:rFonts w:cs="Times New Roman"/>
          <w:szCs w:val="24"/>
        </w:rPr>
        <w:t xml:space="preserve"> [4]</w:t>
      </w:r>
      <w:r w:rsidR="00FC3728">
        <w:rPr>
          <w:rFonts w:cs="Times New Roman"/>
          <w:szCs w:val="24"/>
        </w:rPr>
        <w:t>. However, it is important to note that the Assets represent everything on the company</w:t>
      </w:r>
      <w:r w:rsidR="00230422">
        <w:rPr>
          <w:rFonts w:cs="Times New Roman"/>
          <w:szCs w:val="24"/>
        </w:rPr>
        <w:t>:</w:t>
      </w:r>
      <w:r w:rsidR="00FC3728">
        <w:rPr>
          <w:rFonts w:cs="Times New Roman"/>
          <w:szCs w:val="24"/>
        </w:rPr>
        <w:t xml:space="preserve"> assets include all their possessions</w:t>
      </w:r>
      <w:r w:rsidR="00AB3B11">
        <w:rPr>
          <w:rFonts w:cs="Times New Roman"/>
          <w:szCs w:val="24"/>
        </w:rPr>
        <w:t xml:space="preserve"> (buildings, machines, anything that you can purchase)</w:t>
      </w:r>
      <w:r w:rsidR="00FC3728">
        <w:rPr>
          <w:rFonts w:cs="Times New Roman"/>
          <w:szCs w:val="24"/>
        </w:rPr>
        <w:t xml:space="preserve"> and profits. </w:t>
      </w:r>
      <w:ins w:id="140" w:author="Ricardo... Jacome.." w:date="2019-05-26T12:26:00Z">
        <w:r w:rsidR="00B80A0C">
          <w:rPr>
            <w:rFonts w:cs="Times New Roman"/>
            <w:szCs w:val="24"/>
          </w:rPr>
          <w:t>While</w:t>
        </w:r>
      </w:ins>
      <w:ins w:id="141" w:author="Ricardo... Jacome.." w:date="2019-05-26T12:23:00Z">
        <w:r w:rsidR="001D4ACB">
          <w:rPr>
            <w:rFonts w:cs="Times New Roman"/>
            <w:szCs w:val="24"/>
          </w:rPr>
          <w:t xml:space="preserve"> Assets</w:t>
        </w:r>
      </w:ins>
      <w:ins w:id="142" w:author="Ricardo... Jacome.." w:date="2019-05-26T12:26:00Z">
        <w:r w:rsidR="00B80A0C">
          <w:rPr>
            <w:rFonts w:cs="Times New Roman"/>
            <w:szCs w:val="24"/>
          </w:rPr>
          <w:t xml:space="preserve"> </w:t>
        </w:r>
      </w:ins>
      <w:ins w:id="143" w:author="Ricardo... Jacome.." w:date="2019-05-26T12:23:00Z">
        <w:r w:rsidR="001D4ACB">
          <w:rPr>
            <w:rFonts w:cs="Times New Roman"/>
            <w:szCs w:val="24"/>
          </w:rPr>
          <w:t>go up, Liability and Equity will go up as well.</w:t>
        </w:r>
      </w:ins>
      <w:r w:rsidR="00AB3B11">
        <w:rPr>
          <w:rFonts w:cs="Times New Roman"/>
          <w:szCs w:val="24"/>
        </w:rPr>
        <w:t xml:space="preserve"> When profits are high, the Assets side goes up, and so does the Owners Equity, which means that you, as an investor, benefit from that.</w:t>
      </w:r>
      <w:ins w:id="144" w:author="Ricardo... Jacome.." w:date="2019-05-26T12:23:00Z">
        <w:r w:rsidR="001D4ACB">
          <w:rPr>
            <w:rFonts w:cs="Times New Roman"/>
            <w:szCs w:val="24"/>
          </w:rPr>
          <w:t xml:space="preserve"> </w:t>
        </w:r>
      </w:ins>
      <w:r w:rsidR="00AB3B11">
        <w:rPr>
          <w:rFonts w:cs="Times New Roman"/>
          <w:szCs w:val="24"/>
        </w:rPr>
        <w:t>However, at the “early” stages of a company</w:t>
      </w:r>
      <w:r w:rsidR="00FC3728">
        <w:rPr>
          <w:rFonts w:cs="Times New Roman"/>
          <w:szCs w:val="24"/>
        </w:rPr>
        <w:t>, to make profits, it is needed to first get some borrowed money in the form of liabilities (bank loans, etc.) a</w:t>
      </w:r>
      <w:r w:rsidR="00AB3B11">
        <w:rPr>
          <w:rFonts w:cs="Times New Roman"/>
          <w:szCs w:val="24"/>
        </w:rPr>
        <w:t>nd/or</w:t>
      </w:r>
      <w:r w:rsidR="00FC3728">
        <w:rPr>
          <w:rFonts w:cs="Times New Roman"/>
          <w:szCs w:val="24"/>
        </w:rPr>
        <w:t xml:space="preserve"> </w:t>
      </w:r>
      <w:r w:rsidR="00DF3E2B">
        <w:rPr>
          <w:rFonts w:cs="Times New Roman"/>
          <w:szCs w:val="24"/>
        </w:rPr>
        <w:t>owners’</w:t>
      </w:r>
      <w:r w:rsidR="00FC3728">
        <w:rPr>
          <w:rFonts w:cs="Times New Roman"/>
          <w:szCs w:val="24"/>
        </w:rPr>
        <w:t xml:space="preserve"> equity (stocks, etc.). So, if you want to company to become bigger, you would need bigger financing sources to fund your projects, products and services. </w:t>
      </w:r>
    </w:p>
    <w:p w14:paraId="160C4FB2" w14:textId="70CD8866" w:rsidR="00DF3E2B" w:rsidRDefault="00FC3728" w:rsidP="00FC3728">
      <w:pPr>
        <w:jc w:val="both"/>
        <w:rPr>
          <w:rFonts w:cs="Times New Roman"/>
          <w:szCs w:val="24"/>
        </w:rPr>
      </w:pPr>
      <w:r>
        <w:rPr>
          <w:rFonts w:cs="Times New Roman"/>
          <w:szCs w:val="24"/>
        </w:rPr>
        <w:t xml:space="preserve">One key difference in between liability and </w:t>
      </w:r>
      <w:r w:rsidR="00DF3E2B">
        <w:rPr>
          <w:rFonts w:cs="Times New Roman"/>
          <w:szCs w:val="24"/>
        </w:rPr>
        <w:t>owner’s</w:t>
      </w:r>
      <w:r>
        <w:rPr>
          <w:rFonts w:cs="Times New Roman"/>
          <w:szCs w:val="24"/>
        </w:rPr>
        <w:t xml:space="preserve"> equity is this: </w:t>
      </w:r>
      <w:r w:rsidRPr="00FC3728">
        <w:rPr>
          <w:rFonts w:cs="Times New Roman"/>
          <w:b/>
          <w:szCs w:val="24"/>
        </w:rPr>
        <w:t>Liabilities are secured, and Owners Equity are risky.</w:t>
      </w:r>
      <w:r>
        <w:rPr>
          <w:rFonts w:cs="Times New Roman"/>
          <w:szCs w:val="24"/>
        </w:rPr>
        <w:t xml:space="preserve"> For example, the bank gives the company money, in exchange of a fixed interest rate for their services. </w:t>
      </w:r>
      <w:r w:rsidR="00B94A8D">
        <w:rPr>
          <w:rFonts w:cs="Times New Roman"/>
          <w:szCs w:val="24"/>
        </w:rPr>
        <w:t>Then,</w:t>
      </w:r>
      <w:r>
        <w:rPr>
          <w:rFonts w:cs="Times New Roman"/>
          <w:szCs w:val="24"/>
        </w:rPr>
        <w:t xml:space="preserve"> the company is legally obligated to pay this. However, for equity, the company is not obligated to pay shareholders anything in the case the company goes b</w:t>
      </w:r>
      <w:r w:rsidR="00DF3E2B">
        <w:rPr>
          <w:rFonts w:cs="Times New Roman"/>
          <w:szCs w:val="24"/>
        </w:rPr>
        <w:t xml:space="preserve">ankrupt. </w:t>
      </w:r>
    </w:p>
    <w:p w14:paraId="412D7875" w14:textId="35F6E686" w:rsidR="00DF3E2B" w:rsidRPr="0069355C" w:rsidRDefault="00DF3E2B" w:rsidP="00FC3728">
      <w:pPr>
        <w:jc w:val="both"/>
        <w:rPr>
          <w:rFonts w:cs="Times New Roman"/>
          <w:szCs w:val="24"/>
          <w:u w:val="single"/>
        </w:rPr>
      </w:pPr>
      <w:r>
        <w:rPr>
          <w:rFonts w:cs="Times New Roman"/>
          <w:szCs w:val="24"/>
        </w:rPr>
        <w:t xml:space="preserve">Companies sometimes don’t like the interest rates offered, the amount of money provided by banks, or the terms of contracts, and </w:t>
      </w:r>
      <w:r w:rsidRPr="00A46CF8">
        <w:rPr>
          <w:rFonts w:cs="Times New Roman"/>
          <w:b/>
          <w:szCs w:val="24"/>
        </w:rPr>
        <w:t>that is why</w:t>
      </w:r>
      <w:r>
        <w:rPr>
          <w:rFonts w:cs="Times New Roman"/>
          <w:szCs w:val="24"/>
        </w:rPr>
        <w:t xml:space="preserve"> offering owners</w:t>
      </w:r>
      <w:r w:rsidR="00B94A8D">
        <w:rPr>
          <w:rFonts w:cs="Times New Roman"/>
          <w:szCs w:val="24"/>
        </w:rPr>
        <w:t>’</w:t>
      </w:r>
      <w:r>
        <w:rPr>
          <w:rFonts w:cs="Times New Roman"/>
          <w:szCs w:val="24"/>
        </w:rPr>
        <w:t xml:space="preserve"> equity (selling stock) is a great source of funding money. In the case of selling stock, the incentive for shareholders is that, </w:t>
      </w:r>
      <w:r w:rsidR="00B914BF">
        <w:rPr>
          <w:rFonts w:cs="Times New Roman"/>
          <w:szCs w:val="24"/>
        </w:rPr>
        <w:t>if</w:t>
      </w:r>
      <w:r>
        <w:rPr>
          <w:rFonts w:cs="Times New Roman"/>
          <w:szCs w:val="24"/>
        </w:rPr>
        <w:t xml:space="preserve"> the company is doing good, </w:t>
      </w:r>
      <w:r w:rsidR="009C43CD">
        <w:rPr>
          <w:rFonts w:cs="Times New Roman"/>
          <w:szCs w:val="24"/>
        </w:rPr>
        <w:t>our</w:t>
      </w:r>
      <w:r>
        <w:rPr>
          <w:rFonts w:cs="Times New Roman"/>
          <w:szCs w:val="24"/>
        </w:rPr>
        <w:t xml:space="preserve"> initial investment will be increasing. Another incentive are the dividends that were mentioned.</w:t>
      </w:r>
      <w:ins w:id="145" w:author="Ricardo... Jacome.." w:date="2019-05-26T12:27:00Z">
        <w:r w:rsidR="00B80A0C">
          <w:rPr>
            <w:rFonts w:cs="Times New Roman"/>
            <w:szCs w:val="24"/>
          </w:rPr>
          <w:t xml:space="preserve"> Other reasons to sell stock instead of </w:t>
        </w:r>
      </w:ins>
      <w:r w:rsidR="00AB3B11">
        <w:rPr>
          <w:rFonts w:cs="Times New Roman"/>
          <w:szCs w:val="24"/>
        </w:rPr>
        <w:t xml:space="preserve">acquiring </w:t>
      </w:r>
      <w:ins w:id="146" w:author="Ricardo... Jacome.." w:date="2019-05-26T12:27:00Z">
        <w:r w:rsidR="00B80A0C">
          <w:rPr>
            <w:rFonts w:cs="Times New Roman"/>
            <w:szCs w:val="24"/>
          </w:rPr>
          <w:t>loans is that</w:t>
        </w:r>
      </w:ins>
      <w:del w:id="147" w:author="Ricardo... Jacome.." w:date="2019-05-26T12:27:00Z">
        <w:r w:rsidDel="00B80A0C">
          <w:rPr>
            <w:rFonts w:cs="Times New Roman"/>
            <w:szCs w:val="24"/>
          </w:rPr>
          <w:delText xml:space="preserve"> Sometimes, the</w:delText>
        </w:r>
      </w:del>
      <w:r>
        <w:rPr>
          <w:rFonts w:cs="Times New Roman"/>
          <w:szCs w:val="24"/>
        </w:rPr>
        <w:t xml:space="preserve"> companies need more money than what they can obtain from liabilities</w:t>
      </w:r>
      <w:r w:rsidR="009C43CD">
        <w:rPr>
          <w:rFonts w:cs="Times New Roman"/>
          <w:szCs w:val="24"/>
        </w:rPr>
        <w:t xml:space="preserve"> (loans)</w:t>
      </w:r>
      <w:r>
        <w:rPr>
          <w:rFonts w:cs="Times New Roman"/>
          <w:szCs w:val="24"/>
        </w:rPr>
        <w:t xml:space="preserve"> and they rely on owner’s equity. </w:t>
      </w:r>
      <w:r w:rsidR="0069355C">
        <w:rPr>
          <w:rFonts w:cs="Times New Roman"/>
          <w:szCs w:val="24"/>
          <w:u w:val="single"/>
        </w:rPr>
        <w:t xml:space="preserve"> </w:t>
      </w:r>
    </w:p>
    <w:p w14:paraId="75916AF4" w14:textId="1EEEBB93" w:rsidR="00D75909" w:rsidRDefault="0069355C" w:rsidP="00FC3728">
      <w:pPr>
        <w:jc w:val="both"/>
        <w:rPr>
          <w:rFonts w:eastAsiaTheme="minorEastAsia" w:cs="Times New Roman"/>
          <w:szCs w:val="24"/>
        </w:rPr>
      </w:pPr>
      <w:r>
        <w:rPr>
          <w:rFonts w:cs="Times New Roman"/>
          <w:b/>
          <w:szCs w:val="24"/>
          <w:u w:val="single"/>
        </w:rPr>
        <w:t>How is stock price determined?</w:t>
      </w:r>
      <w:r>
        <w:rPr>
          <w:rFonts w:cs="Times New Roman"/>
          <w:szCs w:val="24"/>
        </w:rPr>
        <w:t xml:space="preserve"> </w:t>
      </w:r>
      <w:ins w:id="148" w:author="Ricardo... Jacome.." w:date="2019-05-26T12:28:00Z">
        <w:r w:rsidR="00B80A0C">
          <w:rPr>
            <w:rFonts w:cs="Times New Roman"/>
            <w:szCs w:val="24"/>
          </w:rPr>
          <w:t xml:space="preserve">There are many definitions that are given for Stock Prices, some are simple, and some are complicated. </w:t>
        </w:r>
      </w:ins>
      <w:ins w:id="149" w:author="Ricardo... Jacome.." w:date="2019-05-26T12:29:00Z">
        <w:r w:rsidR="00B80A0C">
          <w:rPr>
            <w:rFonts w:cs="Times New Roman"/>
            <w:szCs w:val="24"/>
          </w:rPr>
          <w:t xml:space="preserve">Let us start with the simple one first </w:t>
        </w:r>
      </w:ins>
      <w:del w:id="150" w:author="Ricardo... Jacome.." w:date="2019-05-26T12:28:00Z">
        <w:r w:rsidDel="00B80A0C">
          <w:rPr>
            <w:rFonts w:cs="Times New Roman"/>
            <w:szCs w:val="24"/>
          </w:rPr>
          <w:delText>The idea is simple</w:delText>
        </w:r>
      </w:del>
      <w:r>
        <w:rPr>
          <w:rFonts w:cs="Times New Roman"/>
          <w:szCs w:val="24"/>
        </w:rPr>
        <w:t xml:space="preserve">, take how much the company is worth (this number is also called total value, market capitalization or simply market cap). This number is usually determined from the basic accounting equation as the “assets” side. Then, just divide this number by the total number of shares available (or </w:t>
      </w:r>
      <w:r w:rsidRPr="0069355C">
        <w:rPr>
          <w:rFonts w:cs="Times New Roman"/>
          <w:b/>
          <w:szCs w:val="24"/>
          <w:u w:val="single"/>
        </w:rPr>
        <w:t>outstanding shares</w:t>
      </w:r>
      <w:r>
        <w:rPr>
          <w:rFonts w:cs="Times New Roman"/>
          <w:szCs w:val="24"/>
        </w:rPr>
        <w:t xml:space="preserve">), and that is the stock price. For example, if the market cap of a company is worth 1 Million dollars, and there </w:t>
      </w:r>
      <w:r w:rsidR="00911B39">
        <w:rPr>
          <w:rFonts w:cs="Times New Roman"/>
          <w:szCs w:val="24"/>
        </w:rPr>
        <w:t>are</w:t>
      </w:r>
      <w:r>
        <w:rPr>
          <w:rFonts w:cs="Times New Roman"/>
          <w:szCs w:val="24"/>
        </w:rPr>
        <w:t xml:space="preserve"> 200,000 shares on that company. The price is roughly </w:t>
      </w:r>
      <m:oMath>
        <m:f>
          <m:fPr>
            <m:ctrlPr>
              <w:rPr>
                <w:rFonts w:ascii="Cambria Math" w:hAnsi="Cambria Math" w:cs="Times New Roman"/>
                <w:i/>
                <w:szCs w:val="24"/>
              </w:rPr>
            </m:ctrlPr>
          </m:fPr>
          <m:num>
            <m:r>
              <w:rPr>
                <w:rFonts w:ascii="Cambria Math" w:hAnsi="Cambria Math" w:cs="Times New Roman"/>
                <w:szCs w:val="24"/>
              </w:rPr>
              <m:t>1,000,000 dollars</m:t>
            </m:r>
          </m:num>
          <m:den>
            <m:r>
              <w:rPr>
                <w:rFonts w:ascii="Cambria Math" w:hAnsi="Cambria Math" w:cs="Times New Roman"/>
                <w:szCs w:val="24"/>
              </w:rPr>
              <m:t>200,000 share</m:t>
            </m:r>
            <m:r>
              <w:ins w:id="151" w:author="Ricardo... Jacome.." w:date="2019-05-26T12:29:00Z">
                <w:rPr>
                  <w:rFonts w:ascii="Cambria Math" w:hAnsi="Cambria Math" w:cs="Times New Roman"/>
                  <w:szCs w:val="24"/>
                </w:rPr>
                <m:t>s</m:t>
              </w:ins>
            </m:r>
          </m:den>
        </m:f>
        <m:r>
          <w:rPr>
            <w:rFonts w:ascii="Cambria Math" w:hAnsi="Cambria Math" w:cs="Times New Roman"/>
            <w:szCs w:val="24"/>
          </w:rPr>
          <m:t>=5</m:t>
        </m:r>
      </m:oMath>
      <w:r>
        <w:rPr>
          <w:rFonts w:eastAsiaTheme="minorEastAsia" w:cs="Times New Roman"/>
          <w:szCs w:val="24"/>
        </w:rPr>
        <w:t xml:space="preserve"> dollars per share. The number of outstanding </w:t>
      </w:r>
      <w:r w:rsidR="00E5230D">
        <w:rPr>
          <w:rFonts w:eastAsiaTheme="minorEastAsia" w:cs="Times New Roman"/>
          <w:szCs w:val="24"/>
        </w:rPr>
        <w:t>shares</w:t>
      </w:r>
      <w:r>
        <w:rPr>
          <w:rFonts w:eastAsiaTheme="minorEastAsia" w:cs="Times New Roman"/>
          <w:szCs w:val="24"/>
        </w:rPr>
        <w:t xml:space="preserve"> is usually determined by the company’s needs</w:t>
      </w:r>
      <w:ins w:id="152" w:author="Ricardo... Jacome.." w:date="2019-05-26T12:30:00Z">
        <w:r w:rsidR="00B80A0C">
          <w:rPr>
            <w:rFonts w:eastAsiaTheme="minorEastAsia" w:cs="Times New Roman"/>
            <w:szCs w:val="24"/>
          </w:rPr>
          <w:t xml:space="preserve"> so each company will make as many shares available to the public as they need</w:t>
        </w:r>
      </w:ins>
      <w:del w:id="153" w:author="Ricardo... Jacome.." w:date="2019-05-26T12:29:00Z">
        <w:r w:rsidDel="00B80A0C">
          <w:rPr>
            <w:rFonts w:eastAsiaTheme="minorEastAsia" w:cs="Times New Roman"/>
            <w:szCs w:val="24"/>
          </w:rPr>
          <w:delText>.</w:delText>
        </w:r>
      </w:del>
      <w:r w:rsidR="00D02743">
        <w:rPr>
          <w:rFonts w:eastAsiaTheme="minorEastAsia" w:cs="Times New Roman"/>
          <w:szCs w:val="24"/>
        </w:rPr>
        <w:t xml:space="preserve"> </w:t>
      </w:r>
      <w:ins w:id="154" w:author="Ricardo... Jacome.." w:date="2019-05-26T12:31:00Z">
        <w:r w:rsidR="00B80A0C" w:rsidRPr="00B80A0C">
          <w:rPr>
            <w:rFonts w:eastAsiaTheme="minorEastAsia" w:cs="Times New Roman"/>
            <w:szCs w:val="24"/>
            <w:highlight w:val="cyan"/>
            <w:rPrChange w:id="155" w:author="Ricardo... Jacome.." w:date="2019-05-26T12:32:00Z">
              <w:rPr>
                <w:rFonts w:eastAsiaTheme="minorEastAsia" w:cs="Times New Roman"/>
                <w:szCs w:val="24"/>
              </w:rPr>
            </w:rPrChange>
          </w:rPr>
          <w:t>The stock price has more to it than just a number and will be explained later in Chapter X.</w:t>
        </w:r>
        <w:r w:rsidR="00B80A0C">
          <w:rPr>
            <w:rFonts w:eastAsiaTheme="minorEastAsia" w:cs="Times New Roman"/>
            <w:szCs w:val="24"/>
          </w:rPr>
          <w:t xml:space="preserve"> </w:t>
        </w:r>
      </w:ins>
    </w:p>
    <w:p w14:paraId="4A401BF6" w14:textId="0B60423B" w:rsidR="0069355C" w:rsidRDefault="00EF71F8" w:rsidP="00FC3728">
      <w:pPr>
        <w:jc w:val="both"/>
        <w:rPr>
          <w:rFonts w:eastAsiaTheme="minorEastAsia" w:cs="Times New Roman"/>
          <w:szCs w:val="24"/>
        </w:rPr>
      </w:pPr>
      <w:r>
        <w:rPr>
          <w:rFonts w:eastAsiaTheme="minorEastAsia" w:cs="Times New Roman"/>
          <w:szCs w:val="24"/>
        </w:rPr>
        <w:t>Finally</w:t>
      </w:r>
      <w:r w:rsidR="00D02743">
        <w:rPr>
          <w:rFonts w:eastAsiaTheme="minorEastAsia" w:cs="Times New Roman"/>
          <w:szCs w:val="24"/>
        </w:rPr>
        <w:t xml:space="preserve">, not all companies have stocks on the market for sell. These types of companies are known as </w:t>
      </w:r>
      <w:r w:rsidR="00D02743" w:rsidRPr="00D02743">
        <w:rPr>
          <w:rFonts w:eastAsiaTheme="minorEastAsia" w:cs="Times New Roman"/>
          <w:b/>
          <w:szCs w:val="24"/>
        </w:rPr>
        <w:t>Private Companies</w:t>
      </w:r>
      <w:r w:rsidR="00D02743">
        <w:rPr>
          <w:rFonts w:eastAsiaTheme="minorEastAsia" w:cs="Times New Roman"/>
          <w:szCs w:val="24"/>
        </w:rPr>
        <w:t xml:space="preserve"> because they do not see value in obtaining funding from stocks.</w:t>
      </w:r>
      <w:r w:rsidR="00D75909">
        <w:rPr>
          <w:rFonts w:eastAsiaTheme="minorEastAsia" w:cs="Times New Roman"/>
          <w:szCs w:val="24"/>
        </w:rPr>
        <w:t xml:space="preserve"> Companies with stocks on the market are known as </w:t>
      </w:r>
      <w:r w:rsidR="00D75909" w:rsidRPr="00D75909">
        <w:rPr>
          <w:rFonts w:eastAsiaTheme="minorEastAsia" w:cs="Times New Roman"/>
          <w:b/>
          <w:szCs w:val="24"/>
        </w:rPr>
        <w:t>Public Companies</w:t>
      </w:r>
      <w:r w:rsidR="00D75909">
        <w:rPr>
          <w:rFonts w:eastAsiaTheme="minorEastAsia" w:cs="Times New Roman"/>
          <w:szCs w:val="24"/>
        </w:rPr>
        <w:t>.</w:t>
      </w:r>
      <w:r w:rsidR="00D02743">
        <w:rPr>
          <w:rFonts w:eastAsiaTheme="minorEastAsia" w:cs="Times New Roman"/>
          <w:szCs w:val="24"/>
        </w:rPr>
        <w:t xml:space="preserve"> Companies can have many reasons to be either private </w:t>
      </w:r>
      <w:r w:rsidR="00D75909">
        <w:rPr>
          <w:rFonts w:eastAsiaTheme="minorEastAsia" w:cs="Times New Roman"/>
          <w:szCs w:val="24"/>
        </w:rPr>
        <w:t xml:space="preserve">or public, an example could be that their products are doing extremely well so that they never needed extra funding. Another would be that a person or an entity that has more than enough money to run the company is not worried about funding for the future. When </w:t>
      </w:r>
      <w:r w:rsidR="00D75909">
        <w:rPr>
          <w:rFonts w:eastAsiaTheme="minorEastAsia" w:cs="Times New Roman"/>
          <w:szCs w:val="24"/>
        </w:rPr>
        <w:lastRenderedPageBreak/>
        <w:t xml:space="preserve">companies go from Private to Public, an </w:t>
      </w:r>
      <w:r w:rsidR="00D75909" w:rsidRPr="00D75909">
        <w:rPr>
          <w:rFonts w:eastAsiaTheme="minorEastAsia" w:cs="Times New Roman"/>
          <w:b/>
          <w:szCs w:val="24"/>
        </w:rPr>
        <w:t>IPO or Initial Public Offering</w:t>
      </w:r>
      <w:r w:rsidR="00D75909">
        <w:rPr>
          <w:rFonts w:eastAsiaTheme="minorEastAsia" w:cs="Times New Roman"/>
          <w:szCs w:val="24"/>
        </w:rPr>
        <w:t xml:space="preserve"> occurs, which announces the day that a stock is available </w:t>
      </w:r>
      <w:r w:rsidR="00B94A8D">
        <w:rPr>
          <w:rFonts w:eastAsiaTheme="minorEastAsia" w:cs="Times New Roman"/>
          <w:szCs w:val="24"/>
        </w:rPr>
        <w:t>to</w:t>
      </w:r>
      <w:r w:rsidR="00D75909">
        <w:rPr>
          <w:rFonts w:eastAsiaTheme="minorEastAsia" w:cs="Times New Roman"/>
          <w:szCs w:val="24"/>
        </w:rPr>
        <w:t xml:space="preserve"> sell along with its initial stock price. </w:t>
      </w:r>
    </w:p>
    <w:p w14:paraId="456235E2" w14:textId="1E87322B" w:rsidR="00EF71F8" w:rsidRPr="00EF71F8" w:rsidDel="0066404C" w:rsidRDefault="00EF71F8" w:rsidP="00EF71F8">
      <w:pPr>
        <w:pStyle w:val="Heading2"/>
        <w:rPr>
          <w:del w:id="156" w:author="Ricardo... Jacome.." w:date="2019-05-26T12:09:00Z"/>
        </w:rPr>
      </w:pPr>
      <w:del w:id="157" w:author="Ricardo... Jacome.." w:date="2019-05-26T12:09:00Z">
        <w:r w:rsidRPr="00B914BF" w:rsidDel="0066404C">
          <w:delText>W</w:delText>
        </w:r>
        <w:r w:rsidDel="0066404C">
          <w:delText>here are Stock Transactions made?</w:delText>
        </w:r>
      </w:del>
    </w:p>
    <w:p w14:paraId="31060BA0" w14:textId="35A13E90" w:rsidR="00EF71F8" w:rsidDel="0066404C" w:rsidRDefault="00EF71F8" w:rsidP="00FC3728">
      <w:pPr>
        <w:jc w:val="both"/>
        <w:rPr>
          <w:del w:id="158" w:author="Ricardo... Jacome.." w:date="2019-05-26T12:09:00Z"/>
        </w:rPr>
      </w:pPr>
      <w:del w:id="159" w:author="Ricardo... Jacome.." w:date="2019-05-26T12:09:00Z">
        <w:r w:rsidDel="0066404C">
          <w:delText>Finally, let us clarify what is “the market</w:delText>
        </w:r>
        <w:r w:rsidR="00B94A8D" w:rsidDel="0066404C">
          <w:delText>.</w:delText>
        </w:r>
        <w:r w:rsidDel="0066404C">
          <w:delText>” There exist many markets in the world. Many countries have different markets. In the United States, the most famous one is the New York Stock Exchange (NYSE), but there are many around the globe. This guide is focusing on the NYSE only. However, many strategies and most investment types are the same for any other market. These markets have explicit “trading hours” that depend on which lo</w:delText>
        </w:r>
        <w:r w:rsidR="00A271F5" w:rsidDel="0066404C">
          <w:delText>cation the market is</w:delText>
        </w:r>
        <w:r w:rsidDel="0066404C">
          <w:delText xml:space="preserve">. For NYSE, trading hours go from 9:30 am to 4:00 pm EST (Eastern Time). </w:delText>
        </w:r>
      </w:del>
    </w:p>
    <w:p w14:paraId="5DD1EAA3" w14:textId="6A0BA4FD" w:rsidR="00DF3E2B" w:rsidRDefault="00DF3E2B" w:rsidP="00DF3E2B">
      <w:pPr>
        <w:pStyle w:val="Heading2"/>
      </w:pPr>
      <w:bookmarkStart w:id="160" w:name="_Toc10285471"/>
      <w:r>
        <w:t>Different</w:t>
      </w:r>
      <w:ins w:id="161" w:author="Ricardo... Jacome.." w:date="2019-05-26T12:14:00Z">
        <w:r w:rsidR="0066404C">
          <w:t xml:space="preserve"> Stock</w:t>
        </w:r>
      </w:ins>
      <w:r>
        <w:t xml:space="preserve"> </w:t>
      </w:r>
      <w:r w:rsidR="0048764D">
        <w:t>I</w:t>
      </w:r>
      <w:r>
        <w:t xml:space="preserve">nvestment </w:t>
      </w:r>
      <w:r w:rsidR="0048764D">
        <w:t>T</w:t>
      </w:r>
      <w:r>
        <w:t>ypes</w:t>
      </w:r>
      <w:bookmarkEnd w:id="160"/>
    </w:p>
    <w:p w14:paraId="2AE486D8" w14:textId="5E2EDEB1" w:rsidR="00B914BF" w:rsidRDefault="00B914BF" w:rsidP="00102124">
      <w:pPr>
        <w:jc w:val="both"/>
        <w:rPr>
          <w:rFonts w:cs="Times New Roman"/>
          <w:szCs w:val="24"/>
        </w:rPr>
      </w:pPr>
      <w:r>
        <w:rPr>
          <w:rFonts w:cs="Times New Roman"/>
          <w:szCs w:val="24"/>
        </w:rPr>
        <w:t>Now that you understand the basics</w:t>
      </w:r>
      <w:r w:rsidR="0069355C">
        <w:rPr>
          <w:rFonts w:cs="Times New Roman"/>
          <w:szCs w:val="24"/>
        </w:rPr>
        <w:t xml:space="preserve"> of how companies use and run by stock, we need to understand what </w:t>
      </w:r>
      <w:ins w:id="162" w:author="Ricardo... Jacome.." w:date="2019-05-26T12:15:00Z">
        <w:r w:rsidR="0066404C">
          <w:rPr>
            <w:rFonts w:cs="Times New Roman"/>
            <w:szCs w:val="24"/>
          </w:rPr>
          <w:t>kinds of stock exists</w:t>
        </w:r>
      </w:ins>
      <w:del w:id="163" w:author="Ricardo... Jacome.." w:date="2019-05-26T12:15:00Z">
        <w:r w:rsidR="0069355C" w:rsidDel="0066404C">
          <w:rPr>
            <w:rFonts w:cs="Times New Roman"/>
            <w:szCs w:val="24"/>
          </w:rPr>
          <w:delText>els</w:delText>
        </w:r>
      </w:del>
      <w:del w:id="164" w:author="Ricardo... Jacome.." w:date="2019-05-26T12:14:00Z">
        <w:r w:rsidR="0069355C" w:rsidDel="0066404C">
          <w:rPr>
            <w:rFonts w:cs="Times New Roman"/>
            <w:szCs w:val="24"/>
          </w:rPr>
          <w:delText>e is out there to buy</w:delText>
        </w:r>
      </w:del>
      <w:r w:rsidR="0069355C">
        <w:rPr>
          <w:rFonts w:cs="Times New Roman"/>
          <w:szCs w:val="24"/>
        </w:rPr>
        <w:t>.</w:t>
      </w:r>
      <w:r>
        <w:rPr>
          <w:rFonts w:cs="Times New Roman"/>
          <w:szCs w:val="24"/>
        </w:rPr>
        <w:t xml:space="preserve"> </w:t>
      </w:r>
      <w:r w:rsidRPr="0007066B">
        <w:rPr>
          <w:rFonts w:cs="Times New Roman"/>
          <w:b/>
          <w:szCs w:val="24"/>
        </w:rPr>
        <w:t>Many people</w:t>
      </w:r>
      <w:r w:rsidR="0007066B">
        <w:rPr>
          <w:rFonts w:cs="Times New Roman"/>
          <w:b/>
          <w:szCs w:val="24"/>
        </w:rPr>
        <w:t xml:space="preserve"> specially at </w:t>
      </w:r>
      <w:ins w:id="165" w:author="Ricardo... Jacome.." w:date="2019-05-27T16:32:00Z">
        <w:r w:rsidR="008B49BC">
          <w:rPr>
            <w:rFonts w:cs="Times New Roman"/>
            <w:b/>
            <w:szCs w:val="24"/>
          </w:rPr>
          <w:t xml:space="preserve">an </w:t>
        </w:r>
      </w:ins>
      <w:r w:rsidR="0007066B">
        <w:rPr>
          <w:rFonts w:cs="Times New Roman"/>
          <w:b/>
          <w:szCs w:val="24"/>
        </w:rPr>
        <w:t xml:space="preserve">early </w:t>
      </w:r>
      <w:ins w:id="166" w:author="Ricardo... Jacome.." w:date="2019-05-27T16:32:00Z">
        <w:r w:rsidR="008B49BC">
          <w:rPr>
            <w:rFonts w:cs="Times New Roman"/>
            <w:b/>
            <w:szCs w:val="24"/>
          </w:rPr>
          <w:t>st</w:t>
        </w:r>
      </w:ins>
      <w:r w:rsidR="0007066B">
        <w:rPr>
          <w:rFonts w:cs="Times New Roman"/>
          <w:b/>
          <w:szCs w:val="24"/>
        </w:rPr>
        <w:t>age</w:t>
      </w:r>
      <w:ins w:id="167" w:author="Ricardo... Jacome.." w:date="2019-05-27T16:32:00Z">
        <w:r w:rsidR="008B49BC">
          <w:rPr>
            <w:rFonts w:cs="Times New Roman"/>
            <w:b/>
            <w:szCs w:val="24"/>
          </w:rPr>
          <w:t xml:space="preserve"> of investment</w:t>
        </w:r>
      </w:ins>
      <w:r w:rsidR="0007066B">
        <w:rPr>
          <w:rFonts w:cs="Times New Roman"/>
          <w:b/>
          <w:szCs w:val="24"/>
        </w:rPr>
        <w:t>,</w:t>
      </w:r>
      <w:r w:rsidRPr="0007066B">
        <w:rPr>
          <w:rFonts w:cs="Times New Roman"/>
          <w:b/>
          <w:szCs w:val="24"/>
        </w:rPr>
        <w:t xml:space="preserve"> believe that there </w:t>
      </w:r>
      <w:r w:rsidR="00A46CF8" w:rsidRPr="0007066B">
        <w:rPr>
          <w:rFonts w:cs="Times New Roman"/>
          <w:b/>
          <w:szCs w:val="24"/>
        </w:rPr>
        <w:t>is</w:t>
      </w:r>
      <w:r w:rsidRPr="0007066B">
        <w:rPr>
          <w:rFonts w:cs="Times New Roman"/>
          <w:b/>
          <w:szCs w:val="24"/>
        </w:rPr>
        <w:t xml:space="preserve"> only</w:t>
      </w:r>
      <w:r w:rsidR="0069355C" w:rsidRPr="0007066B">
        <w:rPr>
          <w:rFonts w:cs="Times New Roman"/>
          <w:b/>
          <w:szCs w:val="24"/>
        </w:rPr>
        <w:t xml:space="preserve"> </w:t>
      </w:r>
      <w:r w:rsidR="0007066B">
        <w:rPr>
          <w:rFonts w:cs="Times New Roman"/>
          <w:b/>
          <w:szCs w:val="24"/>
        </w:rPr>
        <w:t xml:space="preserve">one type of </w:t>
      </w:r>
      <w:r w:rsidR="0069355C" w:rsidRPr="0007066B">
        <w:rPr>
          <w:rFonts w:cs="Times New Roman"/>
          <w:b/>
          <w:szCs w:val="24"/>
        </w:rPr>
        <w:t>stocks</w:t>
      </w:r>
      <w:r w:rsidR="00BA29DF" w:rsidRPr="0007066B">
        <w:rPr>
          <w:rFonts w:cs="Times New Roman"/>
          <w:b/>
          <w:szCs w:val="24"/>
        </w:rPr>
        <w:t xml:space="preserve"> to buy</w:t>
      </w:r>
      <w:r w:rsidR="00A46CF8">
        <w:rPr>
          <w:rFonts w:cs="Times New Roman"/>
          <w:b/>
          <w:szCs w:val="24"/>
        </w:rPr>
        <w:t>,</w:t>
      </w:r>
      <w:r w:rsidR="0069355C" w:rsidRPr="0007066B">
        <w:rPr>
          <w:rFonts w:cs="Times New Roman"/>
          <w:b/>
          <w:szCs w:val="24"/>
        </w:rPr>
        <w:t xml:space="preserve"> but that is </w:t>
      </w:r>
      <w:r w:rsidR="0069355C" w:rsidRPr="0007066B">
        <w:rPr>
          <w:rFonts w:cs="Times New Roman"/>
          <w:b/>
          <w:szCs w:val="24"/>
          <w:u w:val="single"/>
        </w:rPr>
        <w:t>not true</w:t>
      </w:r>
      <w:r w:rsidR="0069355C" w:rsidRPr="0007066B">
        <w:rPr>
          <w:rFonts w:cs="Times New Roman"/>
          <w:b/>
          <w:szCs w:val="24"/>
        </w:rPr>
        <w:t>.</w:t>
      </w:r>
      <w:r w:rsidR="0069355C">
        <w:rPr>
          <w:rFonts w:cs="Times New Roman"/>
          <w:szCs w:val="24"/>
        </w:rPr>
        <w:t xml:space="preserve"> It is recommended to have a </w:t>
      </w:r>
      <w:r w:rsidR="0069355C" w:rsidRPr="0069355C">
        <w:rPr>
          <w:rFonts w:cs="Times New Roman"/>
          <w:b/>
          <w:szCs w:val="24"/>
          <w:u w:val="single"/>
        </w:rPr>
        <w:t>portfolio</w:t>
      </w:r>
      <w:r w:rsidR="0069355C">
        <w:rPr>
          <w:rFonts w:cs="Times New Roman"/>
          <w:szCs w:val="24"/>
        </w:rPr>
        <w:t xml:space="preserve"> (or collection of investments) that has different</w:t>
      </w:r>
      <w:r w:rsidR="00AB3B11">
        <w:rPr>
          <w:rFonts w:cs="Times New Roman"/>
          <w:szCs w:val="24"/>
        </w:rPr>
        <w:t xml:space="preserve"> </w:t>
      </w:r>
      <w:r w:rsidR="0069355C">
        <w:rPr>
          <w:rFonts w:cs="Times New Roman"/>
          <w:szCs w:val="24"/>
        </w:rPr>
        <w:t>s</w:t>
      </w:r>
      <w:r w:rsidR="00AB3B11">
        <w:rPr>
          <w:rFonts w:cs="Times New Roman"/>
          <w:szCs w:val="24"/>
        </w:rPr>
        <w:t>ources of income</w:t>
      </w:r>
      <w:r w:rsidR="0069355C">
        <w:rPr>
          <w:rFonts w:cs="Times New Roman"/>
          <w:szCs w:val="24"/>
        </w:rPr>
        <w:t xml:space="preserve">. </w:t>
      </w:r>
    </w:p>
    <w:p w14:paraId="0E002CA6" w14:textId="220CCFF8" w:rsidR="00EF71F8" w:rsidRDefault="00F11F6C" w:rsidP="00102124">
      <w:pPr>
        <w:jc w:val="both"/>
        <w:rPr>
          <w:rFonts w:cs="Times New Roman"/>
          <w:szCs w:val="24"/>
        </w:rPr>
      </w:pPr>
      <w:r>
        <w:rPr>
          <w:rFonts w:cs="Times New Roman"/>
          <w:szCs w:val="24"/>
        </w:rPr>
        <w:t xml:space="preserve">The different types of investments and their definitions are </w:t>
      </w:r>
      <w:r w:rsidR="00EF71F8">
        <w:rPr>
          <w:rFonts w:cs="Times New Roman"/>
          <w:szCs w:val="24"/>
        </w:rPr>
        <w:t>the following</w:t>
      </w:r>
      <w:r>
        <w:rPr>
          <w:rFonts w:cs="Times New Roman"/>
          <w:szCs w:val="24"/>
        </w:rPr>
        <w:t>:</w:t>
      </w:r>
    </w:p>
    <w:p w14:paraId="4A8D0856" w14:textId="1E93516E" w:rsidR="002716A8" w:rsidRPr="00EF71F8" w:rsidDel="0066404C" w:rsidRDefault="00EF71F8" w:rsidP="00EF71F8">
      <w:pPr>
        <w:rPr>
          <w:del w:id="168" w:author="Ricardo... Jacome.." w:date="2019-05-26T12:14:00Z"/>
          <w:i/>
          <w:iCs/>
          <w:highlight w:val="yellow"/>
        </w:rPr>
      </w:pPr>
      <w:del w:id="169" w:author="Ricardo... Jacome.." w:date="2019-05-26T12:14:00Z">
        <w:r w:rsidDel="0066404C">
          <w:rPr>
            <w:rFonts w:cs="Times New Roman"/>
            <w:i/>
            <w:szCs w:val="24"/>
          </w:rPr>
          <w:delText>Note that an asterisk * indicates that the investment is supported by Robinhood.</w:delText>
        </w:r>
      </w:del>
    </w:p>
    <w:p w14:paraId="6CAA0F38" w14:textId="46667909" w:rsidR="0069355C" w:rsidRDefault="00EF71F8" w:rsidP="00102124">
      <w:pPr>
        <w:jc w:val="both"/>
      </w:pPr>
      <w:del w:id="170" w:author="Ricardo... Jacome.." w:date="2019-05-26T12:14:00Z">
        <w:r w:rsidDel="0066404C">
          <w:rPr>
            <w:rFonts w:eastAsia="Times New Roman" w:cs="Times New Roman"/>
            <w:b/>
            <w:bCs/>
            <w:szCs w:val="24"/>
          </w:rPr>
          <w:delText>*</w:delText>
        </w:r>
      </w:del>
      <w:r w:rsidR="6F6A6322" w:rsidRPr="6F6A6322">
        <w:rPr>
          <w:rFonts w:eastAsia="Times New Roman" w:cs="Times New Roman"/>
          <w:b/>
          <w:bCs/>
          <w:szCs w:val="24"/>
        </w:rPr>
        <w:t xml:space="preserve">Common Stock: </w:t>
      </w:r>
      <w:r w:rsidR="6F6A6322" w:rsidRPr="6F6A6322">
        <w:rPr>
          <w:rFonts w:eastAsia="Times New Roman" w:cs="Times New Roman"/>
          <w:szCs w:val="24"/>
        </w:rPr>
        <w:t xml:space="preserve">This is also known as Public Stock, and this were explained previously in this chapter. This investment represents a form of financing for a company that will offer benefits to investors </w:t>
      </w:r>
      <w:r w:rsidR="00C36FE1" w:rsidRPr="6F6A6322">
        <w:rPr>
          <w:rFonts w:eastAsia="Times New Roman" w:cs="Times New Roman"/>
          <w:szCs w:val="24"/>
        </w:rPr>
        <w:t>if</w:t>
      </w:r>
      <w:r w:rsidR="6F6A6322" w:rsidRPr="6F6A6322">
        <w:rPr>
          <w:rFonts w:eastAsia="Times New Roman" w:cs="Times New Roman"/>
          <w:szCs w:val="24"/>
        </w:rPr>
        <w:t xml:space="preserve"> the company is successful.</w:t>
      </w:r>
    </w:p>
    <w:p w14:paraId="420476EF" w14:textId="6F255576" w:rsidR="0069355C" w:rsidRDefault="00EF71F8" w:rsidP="00102124">
      <w:pPr>
        <w:jc w:val="both"/>
      </w:pPr>
      <w:del w:id="171" w:author="Ricardo... Jacome.." w:date="2019-05-26T12:14:00Z">
        <w:r w:rsidDel="0066404C">
          <w:rPr>
            <w:rFonts w:eastAsia="Times New Roman" w:cs="Times New Roman"/>
            <w:b/>
            <w:bCs/>
            <w:szCs w:val="24"/>
          </w:rPr>
          <w:delText>*</w:delText>
        </w:r>
      </w:del>
      <w:r w:rsidR="6F6A6322" w:rsidRPr="6F6A6322">
        <w:rPr>
          <w:rFonts w:eastAsia="Times New Roman" w:cs="Times New Roman"/>
          <w:b/>
          <w:bCs/>
          <w:szCs w:val="24"/>
        </w:rPr>
        <w:t>Penny Stocks:</w:t>
      </w:r>
      <w:r w:rsidR="6F6A6322" w:rsidRPr="6F6A6322">
        <w:rPr>
          <w:rFonts w:eastAsia="Times New Roman" w:cs="Times New Roman"/>
          <w:szCs w:val="24"/>
        </w:rPr>
        <w:t xml:space="preserve"> This definition can vary from the source, but usually, penny stocks are the same as a Common Stock that has a value of </w:t>
      </w:r>
      <w:r w:rsidR="008B3CF2">
        <w:rPr>
          <w:rFonts w:eastAsia="Times New Roman" w:cs="Times New Roman"/>
          <w:szCs w:val="24"/>
        </w:rPr>
        <w:t>$</w:t>
      </w:r>
      <w:r w:rsidR="6F6A6322" w:rsidRPr="6F6A6322">
        <w:rPr>
          <w:rFonts w:eastAsia="Times New Roman" w:cs="Times New Roman"/>
          <w:szCs w:val="24"/>
        </w:rPr>
        <w:t xml:space="preserve">5 or less. This type of Stocks </w:t>
      </w:r>
      <w:r w:rsidR="00C36FE1" w:rsidRPr="6F6A6322">
        <w:rPr>
          <w:rFonts w:eastAsia="Times New Roman" w:cs="Times New Roman"/>
          <w:szCs w:val="24"/>
        </w:rPr>
        <w:t>is</w:t>
      </w:r>
      <w:r w:rsidR="6F6A6322" w:rsidRPr="6F6A6322">
        <w:rPr>
          <w:rFonts w:eastAsia="Times New Roman" w:cs="Times New Roman"/>
          <w:szCs w:val="24"/>
        </w:rPr>
        <w:t xml:space="preserve"> important to distinguish from common stock because these are way </w:t>
      </w:r>
      <w:r w:rsidR="00C36FE1" w:rsidRPr="6F6A6322">
        <w:rPr>
          <w:rFonts w:eastAsia="Times New Roman" w:cs="Times New Roman"/>
          <w:szCs w:val="24"/>
        </w:rPr>
        <w:t>riskier</w:t>
      </w:r>
      <w:r w:rsidR="6F6A6322" w:rsidRPr="6F6A6322">
        <w:rPr>
          <w:rFonts w:eastAsia="Times New Roman" w:cs="Times New Roman"/>
          <w:szCs w:val="24"/>
        </w:rPr>
        <w:t xml:space="preserve"> to invest on. </w:t>
      </w:r>
    </w:p>
    <w:p w14:paraId="27A64E22" w14:textId="7A3A9630" w:rsidR="0069355C" w:rsidDel="0066404C" w:rsidRDefault="6F6A6322" w:rsidP="00102124">
      <w:pPr>
        <w:jc w:val="both"/>
        <w:rPr>
          <w:del w:id="172" w:author="Ricardo... Jacome.." w:date="2019-05-26T12:12:00Z"/>
        </w:rPr>
      </w:pPr>
      <w:del w:id="173" w:author="Ricardo... Jacome.." w:date="2019-05-26T12:12:00Z">
        <w:r w:rsidRPr="6F6A6322" w:rsidDel="0066404C">
          <w:rPr>
            <w:rFonts w:eastAsia="Times New Roman" w:cs="Times New Roman"/>
            <w:b/>
            <w:bCs/>
            <w:szCs w:val="24"/>
          </w:rPr>
          <w:delText>Bonds:</w:delText>
        </w:r>
        <w:r w:rsidRPr="6F6A6322" w:rsidDel="0066404C">
          <w:rPr>
            <w:rFonts w:eastAsia="Times New Roman" w:cs="Times New Roman"/>
            <w:szCs w:val="24"/>
          </w:rPr>
          <w:delText xml:space="preserve"> This investment type is a form of “loan” that is given from the investor to the company. Bonds are different from stocks because these are “secured”. Thus, a company is legally liable to pay out bonds to the current bond-holders in the case of bankruptcy. Bonds only pay off interest rate (which varies from companies). One main disadvantage of bonds is that the amount of money you receive will always be independent on how well the company is doing. Bonds could be considered the same as bank loan. However, the investor is the bank, the bond is a loan, and the customer is the company. </w:delText>
        </w:r>
      </w:del>
    </w:p>
    <w:p w14:paraId="372134B8" w14:textId="60E24271" w:rsidR="0069355C" w:rsidRPr="0042000D" w:rsidRDefault="00EF71F8" w:rsidP="6F6A6322">
      <w:pPr>
        <w:jc w:val="both"/>
        <w:rPr>
          <w:rFonts w:eastAsia="Times New Roman" w:cs="Times New Roman"/>
          <w:szCs w:val="24"/>
        </w:rPr>
      </w:pPr>
      <w:del w:id="174" w:author="Ricardo... Jacome.." w:date="2019-05-26T12:14:00Z">
        <w:r w:rsidDel="0066404C">
          <w:rPr>
            <w:rFonts w:eastAsia="Times New Roman" w:cs="Times New Roman"/>
            <w:b/>
            <w:bCs/>
            <w:szCs w:val="24"/>
          </w:rPr>
          <w:delText>*</w:delText>
        </w:r>
      </w:del>
      <w:r w:rsidR="6F6A6322" w:rsidRPr="6F6A6322">
        <w:rPr>
          <w:rFonts w:eastAsia="Times New Roman" w:cs="Times New Roman"/>
          <w:b/>
          <w:bCs/>
          <w:szCs w:val="24"/>
        </w:rPr>
        <w:t>ETFs:</w:t>
      </w:r>
      <w:r w:rsidR="6F6A6322" w:rsidRPr="6F6A6322">
        <w:rPr>
          <w:rFonts w:eastAsia="Times New Roman" w:cs="Times New Roman"/>
          <w:szCs w:val="24"/>
        </w:rPr>
        <w:t xml:space="preserve"> These are basically a “collection” of different investing options (called securities as well). ETFs can be made of stocks, bonds, and many more. The key of ETFs is that many investors </w:t>
      </w:r>
      <w:proofErr w:type="gramStart"/>
      <w:r w:rsidR="6F6A6322" w:rsidRPr="6F6A6322">
        <w:rPr>
          <w:rFonts w:eastAsia="Times New Roman" w:cs="Times New Roman"/>
          <w:szCs w:val="24"/>
        </w:rPr>
        <w:t>are in charge of</w:t>
      </w:r>
      <w:proofErr w:type="gramEnd"/>
      <w:r w:rsidR="6F6A6322" w:rsidRPr="6F6A6322">
        <w:rPr>
          <w:rFonts w:eastAsia="Times New Roman" w:cs="Times New Roman"/>
          <w:szCs w:val="24"/>
        </w:rPr>
        <w:t xml:space="preserve"> splitting your money </w:t>
      </w:r>
      <w:r w:rsidR="00466BEB">
        <w:rPr>
          <w:rFonts w:eastAsia="Times New Roman" w:cs="Times New Roman"/>
          <w:szCs w:val="24"/>
        </w:rPr>
        <w:t xml:space="preserve">(in a company building) </w:t>
      </w:r>
      <w:r w:rsidR="6F6A6322" w:rsidRPr="6F6A6322">
        <w:rPr>
          <w:rFonts w:eastAsia="Times New Roman" w:cs="Times New Roman"/>
          <w:szCs w:val="24"/>
        </w:rPr>
        <w:t xml:space="preserve">in different options to maximize your profit. </w:t>
      </w:r>
      <w:r w:rsidR="6F6A6322" w:rsidRPr="6F6A6322">
        <w:rPr>
          <w:rFonts w:eastAsia="Times New Roman" w:cs="Times New Roman"/>
          <w:b/>
          <w:bCs/>
          <w:szCs w:val="24"/>
          <w:u w:val="single"/>
        </w:rPr>
        <w:t>You are not in charge of where the money specifically goes to.</w:t>
      </w:r>
      <w:r w:rsidR="0042000D">
        <w:rPr>
          <w:rFonts w:eastAsia="Times New Roman" w:cs="Times New Roman"/>
          <w:b/>
          <w:bCs/>
          <w:szCs w:val="24"/>
          <w:u w:val="single"/>
        </w:rPr>
        <w:t xml:space="preserve"> </w:t>
      </w:r>
      <w:r w:rsidR="0042000D">
        <w:rPr>
          <w:rFonts w:eastAsia="Times New Roman" w:cs="Times New Roman"/>
          <w:bCs/>
          <w:szCs w:val="24"/>
        </w:rPr>
        <w:t>For ETFs or any collection of securities, your money will grow based on percentages as a combined sum. This is because that way, the investors in charge of your money can use it in many companies.</w:t>
      </w:r>
    </w:p>
    <w:p w14:paraId="6F38F9D9" w14:textId="65420552" w:rsidR="0069355C" w:rsidRDefault="6F6A6322" w:rsidP="6F6A6322">
      <w:pPr>
        <w:jc w:val="both"/>
        <w:rPr>
          <w:rFonts w:eastAsia="Times New Roman" w:cs="Times New Roman"/>
          <w:szCs w:val="24"/>
          <w:u w:val="single"/>
        </w:rPr>
      </w:pPr>
      <w:r w:rsidRPr="6F6A6322">
        <w:rPr>
          <w:rFonts w:eastAsia="Times New Roman" w:cs="Times New Roman"/>
          <w:b/>
          <w:bCs/>
          <w:szCs w:val="24"/>
        </w:rPr>
        <w:t>Mutual Fund:</w:t>
      </w:r>
      <w:r w:rsidRPr="6F6A6322">
        <w:rPr>
          <w:rFonts w:eastAsia="Times New Roman" w:cs="Times New Roman"/>
          <w:szCs w:val="24"/>
        </w:rPr>
        <w:t xml:space="preserve"> These are also a “collection” of different investing options. However, Mutual Funds only trade at the</w:t>
      </w:r>
      <w:r w:rsidR="006A1DB9">
        <w:rPr>
          <w:rFonts w:eastAsia="Times New Roman" w:cs="Times New Roman"/>
          <w:szCs w:val="24"/>
        </w:rPr>
        <w:t xml:space="preserve"> end</w:t>
      </w:r>
      <w:r w:rsidRPr="6F6A6322">
        <w:rPr>
          <w:rFonts w:eastAsia="Times New Roman" w:cs="Times New Roman"/>
          <w:szCs w:val="24"/>
        </w:rPr>
        <w:t xml:space="preserve"> of the day price. </w:t>
      </w:r>
      <w:r w:rsidRPr="6F6A6322">
        <w:rPr>
          <w:rFonts w:eastAsia="Times New Roman" w:cs="Times New Roman"/>
          <w:b/>
          <w:bCs/>
          <w:szCs w:val="24"/>
          <w:u w:val="single"/>
        </w:rPr>
        <w:t>With this in mind, we could say that Mutual Funds only change once a day, and ETFs constantly change throughout the day</w:t>
      </w:r>
      <w:r w:rsidRPr="6F6A6322">
        <w:rPr>
          <w:rFonts w:eastAsia="Times New Roman" w:cs="Times New Roman"/>
          <w:b/>
          <w:bCs/>
          <w:szCs w:val="24"/>
        </w:rPr>
        <w:t>.</w:t>
      </w:r>
      <w:r w:rsidRPr="6F6A6322">
        <w:rPr>
          <w:rFonts w:eastAsia="Times New Roman" w:cs="Times New Roman"/>
          <w:szCs w:val="24"/>
        </w:rPr>
        <w:t xml:space="preserve"> The Mutual Funds can be made of bonds, stocks, and more. The key of Mutual Funds is that many investors </w:t>
      </w:r>
      <w:r w:rsidR="00C36FE1" w:rsidRPr="6F6A6322">
        <w:rPr>
          <w:rFonts w:eastAsia="Times New Roman" w:cs="Times New Roman"/>
          <w:szCs w:val="24"/>
        </w:rPr>
        <w:t>oversee</w:t>
      </w:r>
      <w:r w:rsidRPr="6F6A6322">
        <w:rPr>
          <w:rFonts w:eastAsia="Times New Roman" w:cs="Times New Roman"/>
          <w:szCs w:val="24"/>
        </w:rPr>
        <w:t xml:space="preserve"> splitting your money in different options to maximize your profit. </w:t>
      </w:r>
      <w:r w:rsidRPr="6F6A6322">
        <w:rPr>
          <w:rFonts w:eastAsia="Times New Roman" w:cs="Times New Roman"/>
          <w:b/>
          <w:bCs/>
          <w:szCs w:val="24"/>
          <w:u w:val="single"/>
        </w:rPr>
        <w:t>You are not in charge of where the money specifically goes to.</w:t>
      </w:r>
      <w:r w:rsidRPr="6F6A6322">
        <w:rPr>
          <w:rFonts w:eastAsia="Times New Roman" w:cs="Times New Roman"/>
          <w:szCs w:val="24"/>
        </w:rPr>
        <w:t xml:space="preserve"> </w:t>
      </w:r>
    </w:p>
    <w:p w14:paraId="79E70576" w14:textId="0038A2EB" w:rsidR="0069355C" w:rsidRDefault="6F6A6322" w:rsidP="00102124">
      <w:pPr>
        <w:jc w:val="both"/>
      </w:pPr>
      <w:r w:rsidRPr="6F6A6322">
        <w:rPr>
          <w:rFonts w:eastAsia="Times New Roman" w:cs="Times New Roman"/>
          <w:b/>
          <w:bCs/>
          <w:szCs w:val="24"/>
        </w:rPr>
        <w:t>Index Fund:</w:t>
      </w:r>
      <w:r w:rsidRPr="6F6A6322">
        <w:rPr>
          <w:rFonts w:eastAsia="Times New Roman" w:cs="Times New Roman"/>
          <w:szCs w:val="24"/>
        </w:rPr>
        <w:t xml:space="preserve"> To explain this investment, we need to understand what an index is. </w:t>
      </w:r>
      <w:r w:rsidRPr="6F6A6322">
        <w:rPr>
          <w:rFonts w:eastAsia="Times New Roman" w:cs="Times New Roman"/>
          <w:b/>
          <w:bCs/>
          <w:szCs w:val="24"/>
          <w:u w:val="single"/>
        </w:rPr>
        <w:t>An index is a collection of stocks only.</w:t>
      </w:r>
      <w:r w:rsidRPr="6F6A6322">
        <w:rPr>
          <w:rFonts w:eastAsia="Times New Roman" w:cs="Times New Roman"/>
          <w:szCs w:val="24"/>
        </w:rPr>
        <w:t xml:space="preserve"> There are many index types, and one of the most popular is the S&amp;P 500. This index has the most popular 500 stocks available in the </w:t>
      </w:r>
      <w:r w:rsidR="00C36FE1" w:rsidRPr="6F6A6322">
        <w:rPr>
          <w:rFonts w:eastAsia="Times New Roman" w:cs="Times New Roman"/>
          <w:szCs w:val="24"/>
        </w:rPr>
        <w:t>market and</w:t>
      </w:r>
      <w:r w:rsidRPr="6F6A6322">
        <w:rPr>
          <w:rFonts w:eastAsia="Times New Roman" w:cs="Times New Roman"/>
          <w:szCs w:val="24"/>
        </w:rPr>
        <w:t xml:space="preserve"> has a </w:t>
      </w:r>
      <w:r w:rsidRPr="6F6A6322">
        <w:rPr>
          <w:rFonts w:eastAsia="Times New Roman" w:cs="Times New Roman"/>
          <w:b/>
          <w:bCs/>
          <w:szCs w:val="24"/>
          <w:u w:val="single"/>
        </w:rPr>
        <w:t>historic record of always going up on the long-term</w:t>
      </w:r>
      <w:r w:rsidRPr="6F6A6322">
        <w:rPr>
          <w:rFonts w:eastAsia="Times New Roman" w:cs="Times New Roman"/>
          <w:szCs w:val="24"/>
          <w:u w:val="single"/>
        </w:rPr>
        <w:t>.</w:t>
      </w:r>
      <w:r w:rsidRPr="6F6A6322">
        <w:rPr>
          <w:rFonts w:eastAsia="Times New Roman" w:cs="Times New Roman"/>
          <w:szCs w:val="24"/>
        </w:rPr>
        <w:t xml:space="preserve"> Now, an Index Fund is a general term to refer to any type of index. If you are investing on the S&amp;P, you are investing on an Index Fund. Index Funds are classified as a Mutual Fund because it also has a “collection” of investing options. </w:t>
      </w:r>
      <w:r w:rsidR="00840931">
        <w:rPr>
          <w:rFonts w:eastAsia="Times New Roman" w:cs="Times New Roman"/>
          <w:szCs w:val="24"/>
        </w:rPr>
        <w:t xml:space="preserve">Many investors use the S&amp;P as a “benchmark”. </w:t>
      </w:r>
      <w:del w:id="175" w:author="Ricardo... Jacome.." w:date="2019-05-26T13:42:00Z">
        <w:r w:rsidR="00840931" w:rsidDel="00A71BD8">
          <w:rPr>
            <w:rFonts w:eastAsia="Times New Roman" w:cs="Times New Roman"/>
            <w:szCs w:val="24"/>
          </w:rPr>
          <w:delText>So</w:delText>
        </w:r>
      </w:del>
      <w:ins w:id="176" w:author="Ricardo... Jacome.." w:date="2019-05-26T13:42:00Z">
        <w:r w:rsidR="00A71BD8">
          <w:rPr>
            <w:rFonts w:eastAsia="Times New Roman" w:cs="Times New Roman"/>
            <w:szCs w:val="24"/>
          </w:rPr>
          <w:t>So,</w:t>
        </w:r>
      </w:ins>
      <w:r w:rsidR="00840931">
        <w:rPr>
          <w:rFonts w:eastAsia="Times New Roman" w:cs="Times New Roman"/>
          <w:szCs w:val="24"/>
        </w:rPr>
        <w:t xml:space="preserve"> if your portfolio grows faster than the S&amp;P, you are officially “beating the market”</w:t>
      </w:r>
      <w:ins w:id="177" w:author="Ricardo... Jacome.." w:date="2019-05-27T16:30:00Z">
        <w:r w:rsidR="00400363">
          <w:rPr>
            <w:rFonts w:eastAsia="Times New Roman" w:cs="Times New Roman"/>
            <w:szCs w:val="24"/>
          </w:rPr>
          <w:t>.</w:t>
        </w:r>
      </w:ins>
      <w:r w:rsidR="00840931">
        <w:rPr>
          <w:rFonts w:eastAsia="Times New Roman" w:cs="Times New Roman"/>
          <w:szCs w:val="24"/>
        </w:rPr>
        <w:t xml:space="preserve"> </w:t>
      </w:r>
    </w:p>
    <w:p w14:paraId="45F5E061" w14:textId="30E017A5" w:rsidR="0069355C" w:rsidRDefault="6F6A6322" w:rsidP="00102124">
      <w:pPr>
        <w:jc w:val="both"/>
      </w:pPr>
      <w:r w:rsidRPr="6F6A6322">
        <w:rPr>
          <w:rFonts w:eastAsia="Times New Roman" w:cs="Times New Roman"/>
          <w:b/>
          <w:bCs/>
          <w:szCs w:val="24"/>
        </w:rPr>
        <w:t>Preferred Stock:</w:t>
      </w:r>
      <w:r w:rsidRPr="6F6A6322">
        <w:rPr>
          <w:rFonts w:eastAsia="Times New Roman" w:cs="Times New Roman"/>
          <w:szCs w:val="24"/>
        </w:rPr>
        <w:t xml:space="preserve"> This type of investment is </w:t>
      </w:r>
      <w:r w:rsidR="00EF71F8" w:rsidRPr="6F6A6322">
        <w:rPr>
          <w:rFonts w:eastAsia="Times New Roman" w:cs="Times New Roman"/>
          <w:szCs w:val="24"/>
        </w:rPr>
        <w:t>like</w:t>
      </w:r>
      <w:r w:rsidRPr="6F6A6322">
        <w:rPr>
          <w:rFonts w:eastAsia="Times New Roman" w:cs="Times New Roman"/>
          <w:szCs w:val="24"/>
        </w:rPr>
        <w:t xml:space="preserve"> Common Stock. </w:t>
      </w:r>
      <w:r w:rsidR="00AB3B11">
        <w:rPr>
          <w:rFonts w:eastAsia="Times New Roman" w:cs="Times New Roman"/>
          <w:szCs w:val="24"/>
        </w:rPr>
        <w:t>T</w:t>
      </w:r>
      <w:r w:rsidRPr="6F6A6322">
        <w:rPr>
          <w:rFonts w:eastAsia="Times New Roman" w:cs="Times New Roman"/>
          <w:szCs w:val="24"/>
        </w:rPr>
        <w:t>he main difference is that when a company pays off dividends</w:t>
      </w:r>
      <w:r w:rsidR="00EF71F8">
        <w:rPr>
          <w:rFonts w:eastAsia="Times New Roman" w:cs="Times New Roman"/>
          <w:szCs w:val="24"/>
        </w:rPr>
        <w:t>,</w:t>
      </w:r>
      <w:r w:rsidRPr="6F6A6322">
        <w:rPr>
          <w:rFonts w:eastAsia="Times New Roman" w:cs="Times New Roman"/>
          <w:szCs w:val="24"/>
        </w:rPr>
        <w:t xml:space="preserve"> </w:t>
      </w:r>
      <w:r w:rsidR="00EF71F8">
        <w:rPr>
          <w:rFonts w:eastAsia="Times New Roman" w:cs="Times New Roman"/>
          <w:szCs w:val="24"/>
        </w:rPr>
        <w:t>t</w:t>
      </w:r>
      <w:r w:rsidRPr="6F6A6322">
        <w:rPr>
          <w:rFonts w:eastAsia="Times New Roman" w:cs="Times New Roman"/>
          <w:szCs w:val="24"/>
        </w:rPr>
        <w:t xml:space="preserve">he company is legally liable (or responsible) to pay out the money to their preferred stock members. Common shareholders do not have this privilege, so if the </w:t>
      </w:r>
      <w:r w:rsidRPr="6F6A6322">
        <w:rPr>
          <w:rFonts w:eastAsia="Times New Roman" w:cs="Times New Roman"/>
          <w:szCs w:val="24"/>
        </w:rPr>
        <w:lastRenderedPageBreak/>
        <w:t xml:space="preserve">company either goes bankrupt or decides to not give money to the shareholders, there is nothing to do about it. </w:t>
      </w:r>
    </w:p>
    <w:p w14:paraId="365E4025" w14:textId="125ADB61" w:rsidR="0069355C" w:rsidDel="0066404C" w:rsidRDefault="6F6A6322" w:rsidP="00102124">
      <w:pPr>
        <w:jc w:val="both"/>
        <w:rPr>
          <w:del w:id="178" w:author="Ricardo... Jacome.." w:date="2019-05-26T12:12:00Z"/>
        </w:rPr>
      </w:pPr>
      <w:del w:id="179" w:author="Ricardo... Jacome.." w:date="2019-05-26T12:12:00Z">
        <w:r w:rsidRPr="6F6A6322" w:rsidDel="0066404C">
          <w:rPr>
            <w:rFonts w:eastAsia="Times New Roman" w:cs="Times New Roman"/>
            <w:b/>
            <w:bCs/>
            <w:szCs w:val="24"/>
          </w:rPr>
          <w:delText xml:space="preserve">Foreign Exchanges: </w:delText>
        </w:r>
        <w:r w:rsidRPr="6F6A6322" w:rsidDel="0066404C">
          <w:rPr>
            <w:rFonts w:eastAsia="Times New Roman" w:cs="Times New Roman"/>
            <w:szCs w:val="24"/>
          </w:rPr>
          <w:delText>This type of investments involves buying a currency (or money from other countries). The value of foreign exchanges depends heavily on economy, and also offers a slow growth. Recently it is a method not highly recommended.</w:delText>
        </w:r>
      </w:del>
    </w:p>
    <w:p w14:paraId="75FE70DF" w14:textId="0270B835" w:rsidR="0069355C" w:rsidDel="0066404C" w:rsidRDefault="00EF71F8" w:rsidP="00102124">
      <w:pPr>
        <w:jc w:val="both"/>
        <w:rPr>
          <w:del w:id="180" w:author="Ricardo... Jacome.." w:date="2019-05-26T12:12:00Z"/>
        </w:rPr>
      </w:pPr>
      <w:del w:id="181" w:author="Ricardo... Jacome.." w:date="2019-05-26T12:12:00Z">
        <w:r w:rsidDel="0066404C">
          <w:rPr>
            <w:rFonts w:eastAsia="Times New Roman" w:cs="Times New Roman"/>
            <w:b/>
            <w:bCs/>
            <w:szCs w:val="24"/>
          </w:rPr>
          <w:delText>*</w:delText>
        </w:r>
        <w:r w:rsidR="6F6A6322" w:rsidRPr="6F6A6322" w:rsidDel="0066404C">
          <w:rPr>
            <w:rFonts w:eastAsia="Times New Roman" w:cs="Times New Roman"/>
            <w:b/>
            <w:bCs/>
            <w:szCs w:val="24"/>
          </w:rPr>
          <w:delText>Cryptocurrencies:</w:delText>
        </w:r>
        <w:r w:rsidR="6F6A6322" w:rsidRPr="6F6A6322" w:rsidDel="0066404C">
          <w:rPr>
            <w:rFonts w:eastAsia="Times New Roman" w:cs="Times New Roman"/>
            <w:szCs w:val="24"/>
          </w:rPr>
          <w:delText xml:space="preserve"> This type of investment is a new way of moving money. Simply put, money is invested on a virtual currency that is independent of the country it is in. Cryptocurrencies have been adopted by many companies as a form of legitimate payment. An advantage or disadvantage (depending on perspective) that comes from cryptocurrencies is that they </w:delText>
        </w:r>
        <w:r w:rsidR="003F339A" w:rsidRPr="6F6A6322" w:rsidDel="0066404C">
          <w:rPr>
            <w:rFonts w:eastAsia="Times New Roman" w:cs="Times New Roman"/>
            <w:szCs w:val="24"/>
          </w:rPr>
          <w:delText>are always available for trading</w:delText>
        </w:r>
        <w:r w:rsidR="6F6A6322" w:rsidRPr="6F6A6322" w:rsidDel="0066404C">
          <w:rPr>
            <w:rFonts w:eastAsia="Times New Roman" w:cs="Times New Roman"/>
            <w:szCs w:val="24"/>
          </w:rPr>
          <w:delText xml:space="preserve">, all year. </w:delText>
        </w:r>
      </w:del>
    </w:p>
    <w:p w14:paraId="3343C09C" w14:textId="63708A96" w:rsidR="0069355C" w:rsidDel="0066404C" w:rsidRDefault="6F6A6322" w:rsidP="00102124">
      <w:pPr>
        <w:jc w:val="both"/>
        <w:rPr>
          <w:del w:id="182" w:author="Ricardo... Jacome.." w:date="2019-05-26T12:11:00Z"/>
          <w:rFonts w:cs="Times New Roman"/>
          <w:szCs w:val="24"/>
        </w:rPr>
      </w:pPr>
      <w:del w:id="183" w:author="Ricardo... Jacome.." w:date="2019-05-26T12:11:00Z">
        <w:r w:rsidRPr="6F6A6322" w:rsidDel="0066404C">
          <w:rPr>
            <w:rFonts w:eastAsia="Times New Roman" w:cs="Times New Roman"/>
            <w:b/>
            <w:bCs/>
            <w:szCs w:val="24"/>
          </w:rPr>
          <w:delText>Real Estate:</w:delText>
        </w:r>
        <w:r w:rsidRPr="6F6A6322" w:rsidDel="0066404C">
          <w:rPr>
            <w:rFonts w:eastAsia="Times New Roman" w:cs="Times New Roman"/>
            <w:szCs w:val="24"/>
          </w:rPr>
          <w:delText xml:space="preserve"> This investment focuses on buying physical properties and obtaining money by either renting them out or selling them out. The importance of real estate lies in that they offer a strong source of income that is independent of a company. However, it depends on other factors such as the property conditions, location, and more. </w:delText>
        </w:r>
      </w:del>
    </w:p>
    <w:p w14:paraId="54414208" w14:textId="40D17534" w:rsidR="006B6BE8" w:rsidRDefault="0024198B" w:rsidP="00102124">
      <w:pPr>
        <w:jc w:val="both"/>
        <w:rPr>
          <w:rFonts w:cs="Times New Roman"/>
          <w:szCs w:val="24"/>
        </w:rPr>
      </w:pPr>
      <w:del w:id="184" w:author="Ricardo... Jacome.." w:date="2019-05-26T12:15:00Z">
        <w:r w:rsidDel="0066404C">
          <w:rPr>
            <w:rFonts w:cs="Times New Roman"/>
            <w:szCs w:val="24"/>
          </w:rPr>
          <w:delText>N</w:delText>
        </w:r>
        <w:r w:rsidR="0069355C" w:rsidDel="0066404C">
          <w:rPr>
            <w:rFonts w:cs="Times New Roman"/>
            <w:szCs w:val="24"/>
          </w:rPr>
          <w:delText>ote that not every single type of investment possible</w:delText>
        </w:r>
        <w:r w:rsidR="00911B39" w:rsidDel="0066404C">
          <w:rPr>
            <w:rFonts w:cs="Times New Roman"/>
            <w:szCs w:val="24"/>
          </w:rPr>
          <w:delText xml:space="preserve"> is listed</w:delText>
        </w:r>
        <w:r w:rsidR="0069355C" w:rsidDel="0066404C">
          <w:rPr>
            <w:rFonts w:cs="Times New Roman"/>
            <w:szCs w:val="24"/>
          </w:rPr>
          <w:delText xml:space="preserve">, but just the main ones. </w:delText>
        </w:r>
      </w:del>
      <w:r w:rsidR="0069355C">
        <w:rPr>
          <w:rFonts w:cs="Times New Roman"/>
          <w:szCs w:val="24"/>
        </w:rPr>
        <w:t xml:space="preserve">Feel free to delve deeper in other investment options or </w:t>
      </w:r>
      <w:r w:rsidR="00911B39">
        <w:rPr>
          <w:rFonts w:cs="Times New Roman"/>
          <w:szCs w:val="24"/>
        </w:rPr>
        <w:t xml:space="preserve">investigate more about the ones mentioned. The key to be a good investor is to </w:t>
      </w:r>
      <w:r w:rsidR="00911B39" w:rsidRPr="00911B39">
        <w:rPr>
          <w:rFonts w:cs="Times New Roman"/>
          <w:b/>
          <w:szCs w:val="24"/>
          <w:u w:val="single"/>
        </w:rPr>
        <w:t xml:space="preserve">know </w:t>
      </w:r>
      <w:proofErr w:type="gramStart"/>
      <w:r w:rsidR="00911B39" w:rsidRPr="00911B39">
        <w:rPr>
          <w:rFonts w:cs="Times New Roman"/>
          <w:b/>
          <w:szCs w:val="24"/>
          <w:u w:val="single"/>
        </w:rPr>
        <w:t>really well</w:t>
      </w:r>
      <w:proofErr w:type="gramEnd"/>
      <w:r w:rsidR="00911B39" w:rsidRPr="00911B39">
        <w:rPr>
          <w:rFonts w:cs="Times New Roman"/>
          <w:b/>
          <w:szCs w:val="24"/>
          <w:u w:val="single"/>
        </w:rPr>
        <w:t xml:space="preserve"> what you are investing in</w:t>
      </w:r>
      <w:r w:rsidR="00911B39">
        <w:rPr>
          <w:rFonts w:cs="Times New Roman"/>
          <w:szCs w:val="24"/>
        </w:rPr>
        <w:t xml:space="preserve">. </w:t>
      </w:r>
      <w:r w:rsidR="006B6BE8">
        <w:rPr>
          <w:rFonts w:cs="Times New Roman"/>
          <w:szCs w:val="24"/>
        </w:rPr>
        <w:t>Even though many investment types were described, it is important to note that the tools on the next chapters are mainly focused on Common Stock. Some examples</w:t>
      </w:r>
      <w:r w:rsidR="00E1403D">
        <w:rPr>
          <w:rFonts w:cs="Times New Roman"/>
          <w:szCs w:val="24"/>
        </w:rPr>
        <w:t xml:space="preserve"> in the guide</w:t>
      </w:r>
      <w:r w:rsidR="006B6BE8">
        <w:rPr>
          <w:rFonts w:cs="Times New Roman"/>
          <w:szCs w:val="24"/>
        </w:rPr>
        <w:t xml:space="preserve"> include penny stocks, ETF’s or more, but </w:t>
      </w:r>
      <w:r w:rsidR="00E5230D">
        <w:rPr>
          <w:rFonts w:cs="Times New Roman"/>
          <w:szCs w:val="24"/>
        </w:rPr>
        <w:t>to</w:t>
      </w:r>
      <w:r w:rsidR="006B6BE8">
        <w:rPr>
          <w:rFonts w:cs="Times New Roman"/>
          <w:szCs w:val="24"/>
        </w:rPr>
        <w:t xml:space="preserve"> fully invest on those is recommended to read more about them. </w:t>
      </w:r>
      <w:r w:rsidR="00E1403D">
        <w:rPr>
          <w:rFonts w:cs="Times New Roman"/>
          <w:szCs w:val="24"/>
        </w:rPr>
        <w:t xml:space="preserve">The tools offered next can be of help for other types of investments but not necessary all of them. </w:t>
      </w:r>
      <w:r w:rsidR="00AB3B11">
        <w:rPr>
          <w:rFonts w:cs="Times New Roman"/>
          <w:szCs w:val="24"/>
        </w:rPr>
        <w:t>M</w:t>
      </w:r>
      <w:r w:rsidR="00E1403D">
        <w:rPr>
          <w:rFonts w:cs="Times New Roman"/>
          <w:szCs w:val="24"/>
        </w:rPr>
        <w:t xml:space="preserve">any tools in this guide will not be efficient when entering real estate, but </w:t>
      </w:r>
      <w:r w:rsidR="00AB3B11">
        <w:rPr>
          <w:rFonts w:cs="Times New Roman"/>
          <w:szCs w:val="24"/>
        </w:rPr>
        <w:t>efficient</w:t>
      </w:r>
      <w:r w:rsidR="00E1403D">
        <w:rPr>
          <w:rFonts w:cs="Times New Roman"/>
          <w:szCs w:val="24"/>
        </w:rPr>
        <w:t xml:space="preserve"> in </w:t>
      </w:r>
      <w:r w:rsidR="00AB3B11">
        <w:rPr>
          <w:rFonts w:cs="Times New Roman"/>
          <w:szCs w:val="24"/>
        </w:rPr>
        <w:t xml:space="preserve">selecting </w:t>
      </w:r>
      <w:r w:rsidR="00E1403D">
        <w:rPr>
          <w:rFonts w:cs="Times New Roman"/>
          <w:szCs w:val="24"/>
        </w:rPr>
        <w:t xml:space="preserve">penny stocks. </w:t>
      </w:r>
      <w:r w:rsidR="0007066B" w:rsidRPr="0007066B">
        <w:rPr>
          <w:rFonts w:cs="Times New Roman"/>
          <w:b/>
          <w:szCs w:val="24"/>
          <w:u w:val="single"/>
        </w:rPr>
        <w:t>It is always recommended to learn about other types of investments because the more sources</w:t>
      </w:r>
      <w:r w:rsidR="006A1DB9">
        <w:rPr>
          <w:rFonts w:cs="Times New Roman"/>
          <w:b/>
          <w:szCs w:val="24"/>
          <w:u w:val="single"/>
        </w:rPr>
        <w:t xml:space="preserve"> you invest in</w:t>
      </w:r>
      <w:r w:rsidR="0007066B" w:rsidRPr="0007066B">
        <w:rPr>
          <w:rFonts w:cs="Times New Roman"/>
          <w:b/>
          <w:szCs w:val="24"/>
          <w:u w:val="single"/>
        </w:rPr>
        <w:t>, the higher profits</w:t>
      </w:r>
      <w:r w:rsidR="00AB3B11">
        <w:rPr>
          <w:rFonts w:cs="Times New Roman"/>
          <w:b/>
          <w:szCs w:val="24"/>
          <w:u w:val="single"/>
        </w:rPr>
        <w:t xml:space="preserve"> you can get</w:t>
      </w:r>
      <w:r w:rsidR="0007066B">
        <w:rPr>
          <w:rFonts w:cs="Times New Roman"/>
          <w:szCs w:val="24"/>
        </w:rPr>
        <w:t xml:space="preserve">. </w:t>
      </w:r>
    </w:p>
    <w:p w14:paraId="5971DE9B" w14:textId="4A1E60CC" w:rsidR="00A02C22" w:rsidRDefault="000C72B5" w:rsidP="00102124">
      <w:pPr>
        <w:jc w:val="both"/>
        <w:rPr>
          <w:rFonts w:cs="Times New Roman"/>
          <w:szCs w:val="24"/>
        </w:rPr>
      </w:pPr>
      <w:r>
        <w:rPr>
          <w:rFonts w:cs="Times New Roman"/>
          <w:szCs w:val="24"/>
        </w:rPr>
        <w:t xml:space="preserve">Now, let us look at retirement. Many individuals are not aware </w:t>
      </w:r>
      <w:r w:rsidR="00466F62">
        <w:rPr>
          <w:rFonts w:cs="Times New Roman"/>
          <w:szCs w:val="24"/>
        </w:rPr>
        <w:t xml:space="preserve">of how retirement accounts work. </w:t>
      </w:r>
      <w:r w:rsidR="0000164C">
        <w:rPr>
          <w:rFonts w:cs="Times New Roman"/>
          <w:szCs w:val="24"/>
        </w:rPr>
        <w:t>Well, there are</w:t>
      </w:r>
      <w:r w:rsidR="00466F62">
        <w:rPr>
          <w:rFonts w:cs="Times New Roman"/>
          <w:szCs w:val="24"/>
        </w:rPr>
        <w:t xml:space="preserve"> many types of retirement accounts such as an </w:t>
      </w:r>
      <w:r w:rsidR="00466F62" w:rsidRPr="00466F62">
        <w:rPr>
          <w:rFonts w:cs="Times New Roman"/>
          <w:b/>
          <w:szCs w:val="24"/>
        </w:rPr>
        <w:t>IRA,</w:t>
      </w:r>
      <w:r w:rsidR="0000164C" w:rsidRPr="00A02C22">
        <w:rPr>
          <w:rFonts w:cs="Times New Roman"/>
          <w:b/>
          <w:szCs w:val="24"/>
        </w:rPr>
        <w:t xml:space="preserve"> 401k and 403b</w:t>
      </w:r>
      <w:r w:rsidR="0000164C">
        <w:rPr>
          <w:rFonts w:cs="Times New Roman"/>
          <w:szCs w:val="24"/>
        </w:rPr>
        <w:t xml:space="preserve">.  When you put money in these accounts, they get saved and get invested on the types of investments that were listed earlier. Sometimes, your plan might let you deposit money in specific areas like stocks, bonds real estates and more </w:t>
      </w:r>
      <w:r w:rsidR="00A02C22">
        <w:rPr>
          <w:rFonts w:cs="Times New Roman"/>
          <w:szCs w:val="24"/>
        </w:rPr>
        <w:t>(</w:t>
      </w:r>
      <w:r w:rsidR="0000164C">
        <w:rPr>
          <w:rFonts w:cs="Times New Roman"/>
          <w:szCs w:val="24"/>
        </w:rPr>
        <w:t>called asset allocation). However, som</w:t>
      </w:r>
      <w:r w:rsidR="00A02C22">
        <w:rPr>
          <w:rFonts w:cs="Times New Roman"/>
          <w:szCs w:val="24"/>
        </w:rPr>
        <w:t>e</w:t>
      </w:r>
      <w:r w:rsidR="0000164C">
        <w:rPr>
          <w:rFonts w:cs="Times New Roman"/>
          <w:szCs w:val="24"/>
        </w:rPr>
        <w:t xml:space="preserve">times when people are not sure how the investment works, they just let the company in charge of the 401k/403b to invest at their judgement. What makes a retirement plan different from simply saving on a savings account are two things: taxes, and accessibility. The money you get for your retirement plan gets deducted from your monthly payments before taxes so that they quantity you get is </w:t>
      </w:r>
      <w:r w:rsidR="0000164C" w:rsidRPr="001D4ACB">
        <w:rPr>
          <w:rFonts w:cs="Times New Roman"/>
          <w:b/>
          <w:szCs w:val="24"/>
          <w:rPrChange w:id="185" w:author="Ricardo... Jacome.." w:date="2019-05-26T12:18:00Z">
            <w:rPr>
              <w:rFonts w:cs="Times New Roman"/>
              <w:szCs w:val="24"/>
            </w:rPr>
          </w:rPrChange>
        </w:rPr>
        <w:t>not affected by taxes</w:t>
      </w:r>
      <w:r w:rsidR="0000164C">
        <w:rPr>
          <w:rFonts w:cs="Times New Roman"/>
          <w:szCs w:val="24"/>
        </w:rPr>
        <w:t xml:space="preserve">. The accessibility part means that </w:t>
      </w:r>
      <w:r w:rsidR="0000164C" w:rsidRPr="001D4ACB">
        <w:rPr>
          <w:rFonts w:cs="Times New Roman"/>
          <w:b/>
          <w:szCs w:val="24"/>
          <w:rPrChange w:id="186" w:author="Ricardo... Jacome.." w:date="2019-05-26T12:18:00Z">
            <w:rPr>
              <w:rFonts w:cs="Times New Roman"/>
              <w:szCs w:val="24"/>
            </w:rPr>
          </w:rPrChange>
        </w:rPr>
        <w:t>the money is not available</w:t>
      </w:r>
      <w:r w:rsidR="0000164C">
        <w:rPr>
          <w:rFonts w:cs="Times New Roman"/>
          <w:szCs w:val="24"/>
        </w:rPr>
        <w:t xml:space="preserve"> to you even on emergency cases until the date of retirement is reached. </w:t>
      </w:r>
      <w:r w:rsidR="00A02C22">
        <w:rPr>
          <w:rFonts w:cs="Times New Roman"/>
          <w:szCs w:val="24"/>
        </w:rPr>
        <w:t>So,</w:t>
      </w:r>
      <w:r w:rsidR="0000164C">
        <w:rPr>
          <w:rFonts w:cs="Times New Roman"/>
          <w:szCs w:val="24"/>
        </w:rPr>
        <w:t xml:space="preserve"> this would seem like an extreme savings account.</w:t>
      </w:r>
    </w:p>
    <w:p w14:paraId="79204621" w14:textId="07C3F12E" w:rsidR="001D4ACB" w:rsidRDefault="00A02C22" w:rsidP="00A02C22">
      <w:pPr>
        <w:jc w:val="both"/>
        <w:rPr>
          <w:ins w:id="187" w:author="Ricardo... Jacome.." w:date="2019-05-26T12:17:00Z"/>
          <w:rFonts w:cs="Times New Roman"/>
          <w:szCs w:val="24"/>
        </w:rPr>
      </w:pPr>
      <w:r>
        <w:rPr>
          <w:rFonts w:cs="Times New Roman"/>
          <w:szCs w:val="24"/>
        </w:rPr>
        <w:t xml:space="preserve">However, we must look at another type of </w:t>
      </w:r>
      <w:r w:rsidR="00466F62">
        <w:rPr>
          <w:rFonts w:cs="Times New Roman"/>
          <w:szCs w:val="24"/>
        </w:rPr>
        <w:t>aid</w:t>
      </w:r>
      <w:r>
        <w:rPr>
          <w:rFonts w:cs="Times New Roman"/>
          <w:szCs w:val="24"/>
        </w:rPr>
        <w:t xml:space="preserve"> option which is: Social Security. This type of plan is not an investment, but money that gets collected from taxes and is used to provide another form of retirement to workers in the U.S. </w:t>
      </w:r>
      <w:r w:rsidRPr="0042000D">
        <w:rPr>
          <w:rFonts w:cs="Times New Roman"/>
          <w:szCs w:val="24"/>
        </w:rPr>
        <w:t>The problem is that many researchers believe that Social Security will not have enough money in the future to provide to all the retired people in the country</w:t>
      </w:r>
      <w:r w:rsidR="0042000D">
        <w:rPr>
          <w:rFonts w:cs="Times New Roman"/>
          <w:szCs w:val="24"/>
        </w:rPr>
        <w:t xml:space="preserve"> (research it if you don’t believe it</w:t>
      </w:r>
      <w:r w:rsidR="00B92054">
        <w:rPr>
          <w:rFonts w:cs="Times New Roman"/>
          <w:szCs w:val="24"/>
        </w:rPr>
        <w:t>!) [</w:t>
      </w:r>
      <w:ins w:id="188" w:author="Ricardo... Jacome.." w:date="2019-05-26T12:17:00Z">
        <w:r w:rsidR="001D4ACB">
          <w:rPr>
            <w:rFonts w:cs="Times New Roman"/>
            <w:szCs w:val="24"/>
          </w:rPr>
          <w:t>2]</w:t>
        </w:r>
      </w:ins>
      <w:r w:rsidRPr="0042000D">
        <w:rPr>
          <w:rFonts w:cs="Times New Roman"/>
          <w:szCs w:val="24"/>
        </w:rPr>
        <w:t>.</w:t>
      </w:r>
      <w:r>
        <w:rPr>
          <w:rFonts w:cs="Times New Roman"/>
          <w:szCs w:val="24"/>
        </w:rPr>
        <w:t xml:space="preserve"> The reasons and explanations are not related to an investment (these are more government related, so out of the scope of this guide), but we need to understand that investments are a backup plan to Social Security.</w:t>
      </w:r>
    </w:p>
    <w:p w14:paraId="60451547" w14:textId="77777777" w:rsidR="00F32272" w:rsidRDefault="001D4ACB" w:rsidP="00A02C22">
      <w:pPr>
        <w:jc w:val="both"/>
      </w:pPr>
      <w:ins w:id="189" w:author="Ricardo... Jacome.." w:date="2019-05-26T12:17:00Z">
        <w:r>
          <w:fldChar w:fldCharType="begin"/>
        </w:r>
        <w:r>
          <w:instrText xml:space="preserve"> HYPERLINK "https://www.ssa.gov/policy/docs/ssb/v70n3/v70n3p111.html" </w:instrText>
        </w:r>
        <w:r>
          <w:fldChar w:fldCharType="separate"/>
        </w:r>
        <w:r>
          <w:rPr>
            <w:rStyle w:val="Hyperlink"/>
          </w:rPr>
          <w:t>https://www.ssa.gov/policy/docs/ssb/v70n3/v70n3p111.html</w:t>
        </w:r>
        <w:r>
          <w:fldChar w:fldCharType="end"/>
        </w:r>
      </w:ins>
    </w:p>
    <w:p w14:paraId="785C5B04" w14:textId="02013DE5" w:rsidR="000D21AE" w:rsidRPr="00F32272" w:rsidRDefault="00F32272" w:rsidP="00F32272">
      <w:r>
        <w:br w:type="page"/>
      </w:r>
    </w:p>
    <w:p w14:paraId="3753C5E7" w14:textId="782D8FC3" w:rsidR="006B6BE8" w:rsidRDefault="006B6BE8" w:rsidP="006B6BE8">
      <w:pPr>
        <w:pStyle w:val="Heading1"/>
      </w:pPr>
      <w:bookmarkStart w:id="190" w:name="_Toc10285472"/>
      <w:r>
        <w:lastRenderedPageBreak/>
        <w:t xml:space="preserve">Chapter </w:t>
      </w:r>
      <w:ins w:id="191" w:author="Ricardo... Jacome.." w:date="2019-05-26T12:35:00Z">
        <w:r w:rsidR="00B80A0C">
          <w:t>2</w:t>
        </w:r>
      </w:ins>
      <w:del w:id="192" w:author="Ricardo... Jacome.." w:date="2019-05-26T12:35:00Z">
        <w:r w:rsidDel="00B80A0C">
          <w:delText>3</w:delText>
        </w:r>
      </w:del>
      <w:r>
        <w:t xml:space="preserve">: </w:t>
      </w:r>
      <w:ins w:id="193" w:author="Ricardo... Jacome.." w:date="2019-05-26T12:35:00Z">
        <w:r w:rsidR="00B80A0C">
          <w:t xml:space="preserve">Stock </w:t>
        </w:r>
      </w:ins>
      <w:r w:rsidR="00FF2942">
        <w:t>Investing</w:t>
      </w:r>
      <w:ins w:id="194" w:author="Ricardo... Jacome.." w:date="2019-05-26T12:35:00Z">
        <w:r w:rsidR="00B80A0C">
          <w:t xml:space="preserve"> in a Nutshell</w:t>
        </w:r>
      </w:ins>
      <w:bookmarkEnd w:id="190"/>
      <w:del w:id="195" w:author="Ricardo... Jacome.." w:date="2019-05-26T12:35:00Z">
        <w:r w:rsidDel="00B80A0C">
          <w:delText>Classification of Trends</w:delText>
        </w:r>
      </w:del>
      <w:r>
        <w:t xml:space="preserve"> </w:t>
      </w:r>
    </w:p>
    <w:p w14:paraId="1908E63F" w14:textId="0AF6DC14" w:rsidR="00DA3180" w:rsidRDefault="00DA3180" w:rsidP="00DA3180">
      <w:pPr>
        <w:rPr>
          <w:ins w:id="196" w:author="Ricardo... Jacome.." w:date="2019-05-26T12:35:00Z"/>
        </w:rPr>
      </w:pPr>
    </w:p>
    <w:p w14:paraId="3B65B00D" w14:textId="34C75554" w:rsidR="00B80A0C" w:rsidRPr="00B80A0C" w:rsidRDefault="00B80A0C" w:rsidP="00DA3180">
      <w:pPr>
        <w:rPr>
          <w:sz w:val="36"/>
          <w:szCs w:val="36"/>
          <w:rPrChange w:id="197" w:author="Ricardo... Jacome.." w:date="2019-05-26T12:36:00Z">
            <w:rPr/>
          </w:rPrChange>
        </w:rPr>
      </w:pPr>
      <w:ins w:id="198" w:author="Ricardo... Jacome.." w:date="2019-05-26T12:35:00Z">
        <w:r w:rsidRPr="00B80A0C">
          <w:rPr>
            <w:sz w:val="36"/>
            <w:szCs w:val="36"/>
            <w:rPrChange w:id="199" w:author="Ricardo... Jacome.." w:date="2019-05-26T12:36:00Z">
              <w:rPr/>
            </w:rPrChange>
          </w:rPr>
          <w:t>The Ba</w:t>
        </w:r>
      </w:ins>
      <w:ins w:id="200" w:author="Ricardo... Jacome.." w:date="2019-05-26T12:36:00Z">
        <w:r w:rsidRPr="00B80A0C">
          <w:rPr>
            <w:sz w:val="36"/>
            <w:szCs w:val="36"/>
            <w:rPrChange w:id="201" w:author="Ricardo... Jacome.." w:date="2019-05-26T12:36:00Z">
              <w:rPr/>
            </w:rPrChange>
          </w:rPr>
          <w:t>sics</w:t>
        </w:r>
      </w:ins>
    </w:p>
    <w:p w14:paraId="676CEF07" w14:textId="0FFE811D" w:rsidR="0048764D" w:rsidRDefault="00E5230D" w:rsidP="0048764D">
      <w:pPr>
        <w:jc w:val="both"/>
      </w:pPr>
      <w:r>
        <w:t>Now that investment types have been defined, it is time to go into the good stuff from this guide</w:t>
      </w:r>
      <w:r w:rsidR="00FF2942">
        <w:t>:</w:t>
      </w:r>
      <w:ins w:id="202" w:author="Ricardo... Jacome.." w:date="2019-05-26T12:38:00Z">
        <w:r w:rsidR="005127D8">
          <w:t xml:space="preserve"> </w:t>
        </w:r>
      </w:ins>
      <w:r w:rsidR="00FF2942">
        <w:t>“</w:t>
      </w:r>
      <w:ins w:id="203" w:author="Ricardo... Jacome.." w:date="2019-05-26T12:38:00Z">
        <w:r w:rsidR="005127D8">
          <w:t>How to understand stocks</w:t>
        </w:r>
      </w:ins>
      <w:r w:rsidR="00FF2942">
        <w:t>”</w:t>
      </w:r>
      <w:ins w:id="204" w:author="Ricardo... Jacome.." w:date="2019-05-26T12:38:00Z">
        <w:r w:rsidR="005127D8">
          <w:t xml:space="preserve">. Some investment books claim that </w:t>
        </w:r>
      </w:ins>
      <w:ins w:id="205" w:author="Ricardo... Jacome.." w:date="2019-05-26T12:39:00Z">
        <w:r w:rsidR="005127D8">
          <w:t>stocks behave in a random matter</w:t>
        </w:r>
      </w:ins>
      <w:ins w:id="206" w:author="Ricardo... Jacome.." w:date="2019-05-26T12:40:00Z">
        <w:r w:rsidR="005127D8">
          <w:t xml:space="preserve"> [3]</w:t>
        </w:r>
      </w:ins>
      <w:ins w:id="207" w:author="Ricardo... Jacome.." w:date="2019-05-26T12:39:00Z">
        <w:r w:rsidR="005127D8">
          <w:t>.</w:t>
        </w:r>
      </w:ins>
      <w:ins w:id="208" w:author="Ricardo... Jacome.." w:date="2019-05-26T12:40:00Z">
        <w:r w:rsidR="005127D8">
          <w:t xml:space="preserve"> </w:t>
        </w:r>
      </w:ins>
      <w:ins w:id="209" w:author="Ricardo... Jacome.." w:date="2019-05-26T12:39:00Z">
        <w:r w:rsidR="005127D8">
          <w:t>For this same reason, it is pretty much useless to try and predict which companies will go up and by how much</w:t>
        </w:r>
      </w:ins>
      <w:ins w:id="210" w:author="Ricardo... Jacome.." w:date="2019-05-26T12:40:00Z">
        <w:r w:rsidR="005127D8">
          <w:t>.</w:t>
        </w:r>
      </w:ins>
      <w:ins w:id="211" w:author="Ricardo... Jacome.." w:date="2019-05-26T12:42:00Z">
        <w:r w:rsidR="005127D8">
          <w:t xml:space="preserve"> </w:t>
        </w:r>
        <w:proofErr w:type="gramStart"/>
        <w:r w:rsidR="005127D8">
          <w:t>Generally speaking, this</w:t>
        </w:r>
        <w:proofErr w:type="gramEnd"/>
        <w:r w:rsidR="005127D8">
          <w:t xml:space="preserve"> is true. Many analysts apply what is called “Technical Analysis</w:t>
        </w:r>
      </w:ins>
      <w:ins w:id="212" w:author="Ricardo... Jacome.." w:date="2019-05-26T12:43:00Z">
        <w:r w:rsidR="005127D8">
          <w:t>”</w:t>
        </w:r>
      </w:ins>
      <w:ins w:id="213" w:author="Ricardo... Jacome.." w:date="2019-05-26T12:42:00Z">
        <w:r w:rsidR="005127D8">
          <w:t xml:space="preserve"> in which stock charts can help forecast the future behavior of the stock.</w:t>
        </w:r>
      </w:ins>
      <w:ins w:id="214" w:author="Ricardo... Jacome.." w:date="2019-05-26T12:43:00Z">
        <w:r w:rsidR="005127D8">
          <w:t xml:space="preserve"> In my personal experience</w:t>
        </w:r>
      </w:ins>
      <w:r w:rsidR="00FF2942">
        <w:t>, and based off research,</w:t>
      </w:r>
      <w:ins w:id="215" w:author="Ricardo... Jacome.." w:date="2019-05-26T12:43:00Z">
        <w:r w:rsidR="005127D8">
          <w:t xml:space="preserve"> technical analysis</w:t>
        </w:r>
      </w:ins>
      <w:ins w:id="216" w:author="Ricardo... Jacome.." w:date="2019-05-26T12:45:00Z">
        <w:r w:rsidR="005127D8">
          <w:t xml:space="preserve"> (</w:t>
        </w:r>
      </w:ins>
      <w:ins w:id="217" w:author="Ricardo... Jacome.." w:date="2019-05-26T12:46:00Z">
        <w:r w:rsidR="005127D8">
          <w:t>also known as charting)</w:t>
        </w:r>
      </w:ins>
      <w:ins w:id="218" w:author="Ricardo... Jacome.." w:date="2019-05-26T12:43:00Z">
        <w:r w:rsidR="005127D8">
          <w:t xml:space="preserve"> </w:t>
        </w:r>
        <w:r w:rsidR="005127D8" w:rsidRPr="005127D8">
          <w:rPr>
            <w:b/>
            <w:u w:val="single"/>
            <w:rPrChange w:id="219" w:author="Ricardo... Jacome.." w:date="2019-05-26T12:46:00Z">
              <w:rPr/>
            </w:rPrChange>
          </w:rPr>
          <w:t>will not provide</w:t>
        </w:r>
        <w:r w:rsidR="005127D8">
          <w:t xml:space="preserve"> you with any insightful information about the </w:t>
        </w:r>
      </w:ins>
      <w:ins w:id="220" w:author="Ricardo... Jacome.." w:date="2019-05-26T12:44:00Z">
        <w:r w:rsidR="005127D8">
          <w:t>companies’</w:t>
        </w:r>
      </w:ins>
      <w:ins w:id="221" w:author="Ricardo... Jacome.." w:date="2019-05-26T12:43:00Z">
        <w:r w:rsidR="005127D8">
          <w:t xml:space="preserve"> future performance. However,</w:t>
        </w:r>
      </w:ins>
      <w:ins w:id="222" w:author="Ricardo... Jacome.." w:date="2019-05-26T12:44:00Z">
        <w:r w:rsidR="005127D8">
          <w:t xml:space="preserve"> (you</w:t>
        </w:r>
      </w:ins>
      <w:ins w:id="223" w:author="Ricardo... Jacome.." w:date="2019-05-26T12:48:00Z">
        <w:r w:rsidR="000F7B97">
          <w:t xml:space="preserve"> should</w:t>
        </w:r>
      </w:ins>
      <w:ins w:id="224" w:author="Ricardo... Jacome.." w:date="2019-05-26T12:44:00Z">
        <w:r w:rsidR="005127D8">
          <w:t xml:space="preserve"> confir</w:t>
        </w:r>
      </w:ins>
      <w:ins w:id="225" w:author="Ricardo... Jacome.." w:date="2019-05-26T12:45:00Z">
        <w:r w:rsidR="005127D8">
          <w:t>m this yourself</w:t>
        </w:r>
      </w:ins>
      <w:r w:rsidR="00FF2942">
        <w:t xml:space="preserve"> if you don’t believe it</w:t>
      </w:r>
      <w:ins w:id="226" w:author="Ricardo... Jacome.." w:date="2019-05-26T12:45:00Z">
        <w:r w:rsidR="005127D8">
          <w:t xml:space="preserve">), there is </w:t>
        </w:r>
        <w:r w:rsidR="005127D8" w:rsidRPr="00466F62">
          <w:rPr>
            <w:b/>
            <w:u w:val="single"/>
          </w:rPr>
          <w:t>one</w:t>
        </w:r>
        <w:r w:rsidR="005127D8">
          <w:t xml:space="preserve"> thing that charts will help you</w:t>
        </w:r>
      </w:ins>
      <w:ins w:id="227" w:author="Ricardo... Jacome.." w:date="2019-05-26T12:48:00Z">
        <w:r w:rsidR="000F7B97">
          <w:t xml:space="preserve"> on. That is,</w:t>
        </w:r>
      </w:ins>
      <w:ins w:id="228" w:author="Ricardo... Jacome.." w:date="2019-05-26T12:45:00Z">
        <w:r w:rsidR="005127D8">
          <w:t xml:space="preserve"> on selecting a stock as good candidate for investing or not.</w:t>
        </w:r>
      </w:ins>
      <w:del w:id="229" w:author="Ricardo... Jacome.." w:date="2019-05-26T12:36:00Z">
        <w:r w:rsidDel="005127D8">
          <w:delText xml:space="preserve"> How to understand what you are investi</w:delText>
        </w:r>
      </w:del>
      <w:r>
        <w:t xml:space="preserve"> </w:t>
      </w:r>
      <w:del w:id="230" w:author="Ricardo... Jacome.." w:date="2019-05-26T12:35:00Z">
        <w:r w:rsidDel="00B80A0C">
          <w:delText>Remember that this will be focusing on common stocks</w:delText>
        </w:r>
        <w:r w:rsidR="0048764D" w:rsidDel="00B80A0C">
          <w:delText xml:space="preserve">, so we will be using Robinhood to make our analysis and classifications. </w:delText>
        </w:r>
      </w:del>
      <w:ins w:id="231" w:author="Ricardo... Jacome.." w:date="2019-05-26T12:48:00Z">
        <w:r w:rsidR="000F7B97">
          <w:t xml:space="preserve">In order to do this, we will </w:t>
        </w:r>
      </w:ins>
      <w:ins w:id="232" w:author="Ricardo... Jacome.." w:date="2019-05-27T20:18:00Z">
        <w:r w:rsidR="00F57E36">
          <w:t>look</w:t>
        </w:r>
      </w:ins>
      <w:ins w:id="233" w:author="Ricardo... Jacome.." w:date="2019-05-26T12:48:00Z">
        <w:r w:rsidR="000F7B97">
          <w:t xml:space="preserve"> at the general trends of stocks. </w:t>
        </w:r>
      </w:ins>
      <w:r w:rsidR="0048764D">
        <w:t>Overall there are three main types of trends: Upwards, Downwards, and Horizontal Trends. Let us analyze each one of them.</w:t>
      </w:r>
    </w:p>
    <w:p w14:paraId="72F3ACEA" w14:textId="65189839" w:rsidR="00DA3180" w:rsidRPr="00DA3180" w:rsidRDefault="0048764D" w:rsidP="00DA3180">
      <w:pPr>
        <w:pStyle w:val="Heading2"/>
      </w:pPr>
      <w:bookmarkStart w:id="234" w:name="_Toc10285473"/>
      <w:r>
        <w:t>Upwards Trends</w:t>
      </w:r>
      <w:r w:rsidR="00840931">
        <w:t xml:space="preserve"> or “Bullish” Trends</w:t>
      </w:r>
      <w:bookmarkEnd w:id="234"/>
    </w:p>
    <w:p w14:paraId="0000B2D1" w14:textId="71405B17" w:rsidR="0048764D" w:rsidRDefault="0048764D" w:rsidP="00FF2942">
      <w:pPr>
        <w:jc w:val="both"/>
      </w:pPr>
      <w:r w:rsidRPr="002354FA">
        <w:rPr>
          <w:b/>
          <w:u w:val="single"/>
        </w:rPr>
        <w:t>These trends are the best and most successful trends you can ever obtain.</w:t>
      </w:r>
      <w:r>
        <w:t xml:space="preserve"> Many investors recommend to always buy stocks that exhibit an upward trend. Given that the company is consistently increasing in value. An example shown is by famous Apple Company. </w:t>
      </w:r>
    </w:p>
    <w:p w14:paraId="4CF369F4" w14:textId="1DD6E7FA" w:rsidR="0048764D" w:rsidRDefault="0048764D" w:rsidP="0048764D">
      <w:pPr>
        <w:jc w:val="center"/>
      </w:pPr>
      <w:r>
        <w:rPr>
          <w:noProof/>
        </w:rPr>
        <w:drawing>
          <wp:inline distT="0" distB="0" distL="0" distR="0" wp14:anchorId="68592179" wp14:editId="5F3405AC">
            <wp:extent cx="4957578" cy="27648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5552" cy="2808288"/>
                    </a:xfrm>
                    <a:prstGeom prst="rect">
                      <a:avLst/>
                    </a:prstGeom>
                  </pic:spPr>
                </pic:pic>
              </a:graphicData>
            </a:graphic>
          </wp:inline>
        </w:drawing>
      </w:r>
      <w:r w:rsidR="00BC0BC2" w:rsidRPr="00BC0BC2">
        <w:rPr>
          <w:noProof/>
        </w:rPr>
        <w:t xml:space="preserve"> </w:t>
      </w:r>
    </w:p>
    <w:p w14:paraId="0EA4B252" w14:textId="6625D912" w:rsidR="0048764D" w:rsidRDefault="0048764D" w:rsidP="0048764D">
      <w:pPr>
        <w:jc w:val="center"/>
      </w:pPr>
      <w:r>
        <w:t>Apple’s Stock 2018</w:t>
      </w:r>
    </w:p>
    <w:p w14:paraId="3DCD6EC4" w14:textId="12E4CB77" w:rsidR="00BC0BC2" w:rsidRDefault="002C7BE5" w:rsidP="0048764D">
      <w:pPr>
        <w:jc w:val="both"/>
      </w:pPr>
      <w:r>
        <w:t>An u</w:t>
      </w:r>
      <w:r w:rsidR="0048764D">
        <w:t>pward trend, as the name implies is characterized by going up and it can be shown with a straight line</w:t>
      </w:r>
      <w:r>
        <w:t xml:space="preserve"> as shown below</w:t>
      </w:r>
      <w:r w:rsidR="0048764D">
        <w:t xml:space="preserve">. This trend </w:t>
      </w:r>
      <w:r w:rsidR="00C36FE1">
        <w:t>tells</w:t>
      </w:r>
      <w:r w:rsidR="0048764D">
        <w:t xml:space="preserve"> us how well the company is doing</w:t>
      </w:r>
      <w:r>
        <w:t xml:space="preserve"> based on</w:t>
      </w:r>
      <w:r w:rsidR="0048764D">
        <w:t xml:space="preserve"> how </w:t>
      </w:r>
      <w:r>
        <w:t>s</w:t>
      </w:r>
      <w:r w:rsidR="0048764D">
        <w:t xml:space="preserve">teep the </w:t>
      </w:r>
      <w:r>
        <w:t>line looks</w:t>
      </w:r>
      <w:r w:rsidR="0048764D">
        <w:t>.</w:t>
      </w:r>
      <w:r>
        <w:t xml:space="preserve"> With this method, it is now possible to make comparisons in between companies by simply looking at those lines.</w:t>
      </w:r>
      <w:r w:rsidR="0048764D">
        <w:t xml:space="preserve"> Now we will show </w:t>
      </w:r>
      <w:r w:rsidR="00BC0BC2">
        <w:t>2</w:t>
      </w:r>
      <w:r w:rsidR="0048764D">
        <w:t xml:space="preserve"> stocks that offer upward trends </w:t>
      </w:r>
      <w:r w:rsidR="0048764D">
        <w:lastRenderedPageBreak/>
        <w:t xml:space="preserve">and </w:t>
      </w:r>
      <w:r w:rsidR="00FF2942">
        <w:t>their</w:t>
      </w:r>
      <w:r w:rsidR="0048764D">
        <w:t xml:space="preserve"> “linear approximation”</w:t>
      </w:r>
      <w:ins w:id="235" w:author="Ricardo... Jacome.." w:date="2019-05-26T12:50:00Z">
        <w:r w:rsidR="000F7B97">
          <w:t xml:space="preserve"> (a single line that tries to follow the pattern</w:t>
        </w:r>
        <w:del w:id="236" w:author="Ricardo Jacome" w:date="2019-05-30T21:58:00Z">
          <w:r w:rsidR="000F7B97" w:rsidDel="002C7BE5">
            <w:delText xml:space="preserve"> of the stock</w:delText>
          </w:r>
        </w:del>
        <w:r w:rsidR="000F7B97">
          <w:t>)</w:t>
        </w:r>
      </w:ins>
      <w:r w:rsidR="00BC0BC2">
        <w:t xml:space="preserve"> in blue </w:t>
      </w:r>
      <w:r w:rsidR="0048764D">
        <w:t xml:space="preserve">to see how steep </w:t>
      </w:r>
      <w:del w:id="237" w:author="Ricardo Jacome" w:date="2019-05-30T21:59:00Z">
        <w:r w:rsidR="0048764D" w:rsidDel="002C7BE5">
          <w:delText>each one of</w:delText>
        </w:r>
        <w:r w:rsidR="00BC0BC2" w:rsidDel="002C7BE5">
          <w:delText xml:space="preserve"> them is</w:delText>
        </w:r>
      </w:del>
      <w:ins w:id="238" w:author="Ricardo Jacome" w:date="2019-05-30T21:59:00Z">
        <w:r>
          <w:t>lines are</w:t>
        </w:r>
      </w:ins>
      <w:r w:rsidR="00BC0BC2">
        <w:t>.</w:t>
      </w:r>
    </w:p>
    <w:p w14:paraId="61FE204D" w14:textId="7CA77561" w:rsidR="0048764D" w:rsidRDefault="00A271F5" w:rsidP="00A271F5">
      <w:pPr>
        <w:jc w:val="center"/>
      </w:pPr>
      <w:r>
        <w:rPr>
          <w:noProof/>
        </w:rPr>
        <mc:AlternateContent>
          <mc:Choice Requires="wps">
            <w:drawing>
              <wp:anchor distT="0" distB="0" distL="114300" distR="114300" simplePos="0" relativeHeight="251708416" behindDoc="0" locked="0" layoutInCell="1" allowOverlap="1" wp14:anchorId="6C3F53DF" wp14:editId="195941E2">
                <wp:simplePos x="0" y="0"/>
                <wp:positionH relativeFrom="column">
                  <wp:posOffset>666750</wp:posOffset>
                </wp:positionH>
                <wp:positionV relativeFrom="paragraph">
                  <wp:posOffset>3886200</wp:posOffset>
                </wp:positionV>
                <wp:extent cx="4400550" cy="1200150"/>
                <wp:effectExtent l="0" t="0" r="19050" b="19050"/>
                <wp:wrapNone/>
                <wp:docPr id="36" name="Straight Connector 36"/>
                <wp:cNvGraphicFramePr/>
                <a:graphic xmlns:a="http://schemas.openxmlformats.org/drawingml/2006/main">
                  <a:graphicData uri="http://schemas.microsoft.com/office/word/2010/wordprocessingShape">
                    <wps:wsp>
                      <wps:cNvCnPr/>
                      <wps:spPr>
                        <a:xfrm flipV="1">
                          <a:off x="0" y="0"/>
                          <a:ext cx="4400550" cy="12001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AA1422" id="Straight Connector 36"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306pt" to="399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" strokecolor="#4472c4 [3204]" strokeweight="1.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0EA37A37" wp14:editId="41AD8EC3">
                <wp:simplePos x="0" y="0"/>
                <wp:positionH relativeFrom="column">
                  <wp:posOffset>809625</wp:posOffset>
                </wp:positionH>
                <wp:positionV relativeFrom="paragraph">
                  <wp:posOffset>1343025</wp:posOffset>
                </wp:positionV>
                <wp:extent cx="4419600" cy="914400"/>
                <wp:effectExtent l="0" t="0" r="19050" b="19050"/>
                <wp:wrapNone/>
                <wp:docPr id="28" name="Straight Connector 28"/>
                <wp:cNvGraphicFramePr/>
                <a:graphic xmlns:a="http://schemas.openxmlformats.org/drawingml/2006/main">
                  <a:graphicData uri="http://schemas.microsoft.com/office/word/2010/wordprocessingShape">
                    <wps:wsp>
                      <wps:cNvCnPr/>
                      <wps:spPr>
                        <a:xfrm flipV="1">
                          <a:off x="0" y="0"/>
                          <a:ext cx="4419600" cy="9144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E5FF86" id="Straight Connector 28"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75pt" to="411.75pt,1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" strokecolor="#4472c4 [3204]" strokeweight="1.5pt">
                <v:stroke joinstyle="miter"/>
              </v:line>
            </w:pict>
          </mc:Fallback>
        </mc:AlternateContent>
      </w:r>
      <w:r w:rsidR="00BC0BC2">
        <w:rPr>
          <w:noProof/>
        </w:rPr>
        <w:drawing>
          <wp:inline distT="0" distB="0" distL="0" distR="0" wp14:anchorId="3DC5B680" wp14:editId="552CD7C3">
            <wp:extent cx="4987985" cy="286702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6303" cy="2952276"/>
                    </a:xfrm>
                    <a:prstGeom prst="rect">
                      <a:avLst/>
                    </a:prstGeom>
                  </pic:spPr>
                </pic:pic>
              </a:graphicData>
            </a:graphic>
          </wp:inline>
        </w:drawing>
      </w:r>
      <w:r w:rsidR="00BC0BC2">
        <w:rPr>
          <w:noProof/>
        </w:rPr>
        <w:drawing>
          <wp:inline distT="0" distB="0" distL="0" distR="0" wp14:anchorId="2606DE22" wp14:editId="7E4CAB66">
            <wp:extent cx="4991813" cy="2847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2052" cy="2905164"/>
                    </a:xfrm>
                    <a:prstGeom prst="rect">
                      <a:avLst/>
                    </a:prstGeom>
                  </pic:spPr>
                </pic:pic>
              </a:graphicData>
            </a:graphic>
          </wp:inline>
        </w:drawing>
      </w:r>
    </w:p>
    <w:p w14:paraId="657A90BC" w14:textId="1EE6DE69" w:rsidR="0048764D" w:rsidRDefault="00BC0BC2" w:rsidP="00617EBC">
      <w:pPr>
        <w:jc w:val="center"/>
      </w:pPr>
      <w:r>
        <w:t>Comparison in between NVIDIA and Apples Stocks</w:t>
      </w:r>
    </w:p>
    <w:p w14:paraId="19EF249C" w14:textId="121E1D05" w:rsidR="00BC0BC2" w:rsidRDefault="00C36FE1" w:rsidP="0048764D">
      <w:pPr>
        <w:jc w:val="both"/>
      </w:pPr>
      <w:r>
        <w:t>Both</w:t>
      </w:r>
      <w:r w:rsidR="00BC0BC2">
        <w:t xml:space="preserve"> show a linear increase, but it can be noticed that the linear approximation (in blue) </w:t>
      </w:r>
      <w:r w:rsidR="00617EBC">
        <w:t xml:space="preserve">for NVIDIA is steeper than Apple’s. Therefore, it would be determined that NVIDIA has shown more growth in their stock value. This can also be reinforced by looking at the percentage increases in </w:t>
      </w:r>
      <w:r>
        <w:t>both</w:t>
      </w:r>
      <w:r w:rsidR="00617EBC">
        <w:t xml:space="preserve">. Apple has 34.45% and NVIDIA has 50.13%. Even though this analysis seems simple, you can run through other platforms where information shows too many trends that can be really confusing for the </w:t>
      </w:r>
      <w:r w:rsidR="00FF2942">
        <w:t>beginner</w:t>
      </w:r>
      <w:r w:rsidR="00617EBC">
        <w:t xml:space="preserve"> investors. To show how</w:t>
      </w:r>
      <w:r w:rsidR="00926D01">
        <w:t xml:space="preserve"> </w:t>
      </w:r>
      <w:r w:rsidR="00617EBC">
        <w:t>complicated this can get, let us see an example from Yahoo Finance that has some indicators</w:t>
      </w:r>
      <w:r w:rsidR="000A5C7D">
        <w:t>.</w:t>
      </w:r>
    </w:p>
    <w:p w14:paraId="47917963" w14:textId="76407D3F" w:rsidR="00617EBC" w:rsidRDefault="00617EBC" w:rsidP="00617EBC">
      <w:pPr>
        <w:jc w:val="center"/>
      </w:pPr>
      <w:r>
        <w:rPr>
          <w:noProof/>
        </w:rPr>
        <w:lastRenderedPageBreak/>
        <w:drawing>
          <wp:inline distT="0" distB="0" distL="0" distR="0" wp14:anchorId="1037738D" wp14:editId="6AEA1400">
            <wp:extent cx="5543550" cy="184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488" cy="1870829"/>
                    </a:xfrm>
                    <a:prstGeom prst="rect">
                      <a:avLst/>
                    </a:prstGeom>
                  </pic:spPr>
                </pic:pic>
              </a:graphicData>
            </a:graphic>
          </wp:inline>
        </w:drawing>
      </w:r>
    </w:p>
    <w:p w14:paraId="2311C63C" w14:textId="25705C1A" w:rsidR="00617EBC" w:rsidRDefault="00617EBC" w:rsidP="00617EBC">
      <w:pPr>
        <w:jc w:val="center"/>
      </w:pPr>
      <w:r>
        <w:t>Amazon’s Stock from Yahoo Finance</w:t>
      </w:r>
    </w:p>
    <w:p w14:paraId="5EA2168D" w14:textId="68DAD5CF" w:rsidR="006A7F43" w:rsidRDefault="00617EBC" w:rsidP="00617EBC">
      <w:pPr>
        <w:jc w:val="both"/>
      </w:pPr>
      <w:r>
        <w:t>This type of images should not discourage the early investors</w:t>
      </w:r>
      <w:r w:rsidR="00926D01">
        <w:t>.</w:t>
      </w:r>
      <w:ins w:id="239" w:author="Ricardo... Jacome.." w:date="2019-05-26T12:51:00Z">
        <w:r w:rsidR="000F7B97">
          <w:t xml:space="preserve"> </w:t>
        </w:r>
      </w:ins>
      <w:r w:rsidR="00FF2942">
        <w:t>These types of charts</w:t>
      </w:r>
      <w:ins w:id="240" w:author="Ricardo... Jacome.." w:date="2019-05-26T12:51:00Z">
        <w:r w:rsidR="000F7B97">
          <w:t xml:space="preserve"> </w:t>
        </w:r>
      </w:ins>
      <w:r w:rsidR="006A7F43">
        <w:t>offer</w:t>
      </w:r>
      <w:ins w:id="241" w:author="Ricardo... Jacome.." w:date="2019-05-26T12:51:00Z">
        <w:r w:rsidR="000F7B97">
          <w:t xml:space="preserve"> many “charting tools” tha</w:t>
        </w:r>
      </w:ins>
      <w:r w:rsidR="00FF2942">
        <w:t>t</w:t>
      </w:r>
      <w:ins w:id="242" w:author="Ricardo... Jacome.." w:date="2019-05-26T12:51:00Z">
        <w:r w:rsidR="000F7B97">
          <w:t xml:space="preserve"> are trying to be used to </w:t>
        </w:r>
      </w:ins>
      <w:ins w:id="243" w:author="Ricardo... Jacome.." w:date="2019-05-26T12:52:00Z">
        <w:r w:rsidR="000F7B97">
          <w:t>predict the future but most likely fail.</w:t>
        </w:r>
      </w:ins>
      <w:r w:rsidR="00FF2942">
        <w:t xml:space="preserve"> Even though the linear approximation technique is useful to get an idea how well the company is doing, </w:t>
      </w:r>
      <w:r w:rsidR="00FF2942" w:rsidRPr="00AC771C">
        <w:rPr>
          <w:b/>
        </w:rPr>
        <w:t>is a bad idea to use it in small time frames</w:t>
      </w:r>
      <w:r w:rsidR="00FF2942">
        <w:t xml:space="preserve"> (anything less than a year).</w:t>
      </w:r>
    </w:p>
    <w:p w14:paraId="5DAC841F" w14:textId="695435D5" w:rsidR="00617EBC" w:rsidRDefault="00926D01" w:rsidP="00617EBC">
      <w:pPr>
        <w:jc w:val="both"/>
        <w:rPr>
          <w:ins w:id="244" w:author="Ricardo... Jacome.." w:date="2019-05-26T12:52:00Z"/>
        </w:rPr>
      </w:pPr>
      <w:r>
        <w:t>When in doubt,</w:t>
      </w:r>
      <w:r w:rsidR="00617EBC">
        <w:t xml:space="preserve"> always go back to the basics </w:t>
      </w:r>
      <w:r>
        <w:t>of</w:t>
      </w:r>
      <w:r w:rsidR="00617EBC">
        <w:t xml:space="preserve"> identifying upwards trends. The key points to consider when looking at upwards trends are as follows:</w:t>
      </w:r>
    </w:p>
    <w:p w14:paraId="57AEDC1A" w14:textId="058ACFAA" w:rsidR="000F7B97" w:rsidRDefault="000F7B97" w:rsidP="00617EBC">
      <w:pPr>
        <w:jc w:val="both"/>
      </w:pPr>
    </w:p>
    <w:p w14:paraId="701F7AB4" w14:textId="394D5A51" w:rsidR="00617EBC" w:rsidRDefault="00617EBC" w:rsidP="00617EBC">
      <w:pPr>
        <w:pStyle w:val="ListParagraph"/>
        <w:numPr>
          <w:ilvl w:val="0"/>
          <w:numId w:val="1"/>
        </w:numPr>
        <w:jc w:val="both"/>
        <w:rPr>
          <w:ins w:id="245" w:author="Ricardo... Jacome.." w:date="2019-05-26T12:52:00Z"/>
        </w:rPr>
      </w:pPr>
      <w:r>
        <w:t xml:space="preserve">If you are comparing stocks, make sure they are being </w:t>
      </w:r>
      <w:r w:rsidRPr="002C7BE5">
        <w:rPr>
          <w:b/>
        </w:rPr>
        <w:t>compared at the same length of time</w:t>
      </w:r>
      <w:r>
        <w:t>. Just as NVIDIA and Apple were compared earlier with 1 year of stock history, you need to always compare stocks with the same time of previous stock history. If you compare Apple’s history from last month to Microsoft’s history from last year to decide which one is better, you are not doing it right.</w:t>
      </w:r>
    </w:p>
    <w:p w14:paraId="678E99AF" w14:textId="2E4BBCBA" w:rsidR="000F7B97" w:rsidDel="000F7B97" w:rsidRDefault="000F7B97" w:rsidP="00617EBC">
      <w:pPr>
        <w:pStyle w:val="ListParagraph"/>
        <w:numPr>
          <w:ilvl w:val="0"/>
          <w:numId w:val="1"/>
        </w:numPr>
        <w:jc w:val="both"/>
        <w:rPr>
          <w:del w:id="246" w:author="Ricardo... Jacome.." w:date="2019-05-26T12:54:00Z"/>
        </w:rPr>
      </w:pPr>
    </w:p>
    <w:p w14:paraId="324F03D6" w14:textId="10304F39" w:rsidR="00FA54FD" w:rsidRDefault="00AC771C" w:rsidP="00FA54FD">
      <w:pPr>
        <w:pStyle w:val="ListParagraph"/>
        <w:numPr>
          <w:ilvl w:val="0"/>
          <w:numId w:val="1"/>
        </w:numPr>
        <w:jc w:val="both"/>
      </w:pPr>
      <w:r>
        <w:t>Never be</w:t>
      </w:r>
      <w:r w:rsidR="00617EBC">
        <w:t xml:space="preserve"> disappointed by daily changes. For this, we will take</w:t>
      </w:r>
      <w:r w:rsidR="00FA54FD">
        <w:t xml:space="preserve"> Spotify as an example. </w:t>
      </w:r>
    </w:p>
    <w:p w14:paraId="6CD1A1BC" w14:textId="77777777" w:rsidR="00FA54FD" w:rsidRDefault="00FA54FD" w:rsidP="00FA54FD">
      <w:pPr>
        <w:pStyle w:val="ListParagraph"/>
        <w:jc w:val="both"/>
      </w:pPr>
    </w:p>
    <w:p w14:paraId="461AFE3B" w14:textId="666286A6" w:rsidR="00FA54FD" w:rsidRDefault="00FA54FD" w:rsidP="00FA54FD">
      <w:pPr>
        <w:pStyle w:val="ListParagraph"/>
        <w:jc w:val="both"/>
      </w:pPr>
      <w:r>
        <w:rPr>
          <w:noProof/>
        </w:rPr>
        <w:lastRenderedPageBreak/>
        <w:drawing>
          <wp:inline distT="0" distB="0" distL="0" distR="0" wp14:anchorId="43A58ECA" wp14:editId="51984940">
            <wp:extent cx="4724400" cy="257166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6023" cy="2643315"/>
                    </a:xfrm>
                    <a:prstGeom prst="rect">
                      <a:avLst/>
                    </a:prstGeom>
                  </pic:spPr>
                </pic:pic>
              </a:graphicData>
            </a:graphic>
          </wp:inline>
        </w:drawing>
      </w:r>
      <w:r>
        <w:rPr>
          <w:noProof/>
        </w:rPr>
        <w:drawing>
          <wp:inline distT="0" distB="0" distL="0" distR="0" wp14:anchorId="0559D485" wp14:editId="2326DFDB">
            <wp:extent cx="4724400" cy="26519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2565" cy="2707026"/>
                    </a:xfrm>
                    <a:prstGeom prst="rect">
                      <a:avLst/>
                    </a:prstGeom>
                  </pic:spPr>
                </pic:pic>
              </a:graphicData>
            </a:graphic>
          </wp:inline>
        </w:drawing>
      </w:r>
    </w:p>
    <w:p w14:paraId="60F33849" w14:textId="5D79E5F2" w:rsidR="00FA54FD" w:rsidRDefault="00FA54FD" w:rsidP="00FA54FD">
      <w:pPr>
        <w:pStyle w:val="ListParagraph"/>
        <w:jc w:val="center"/>
      </w:pPr>
      <w:r>
        <w:t>Spotify 1 Day vs 3 Month Trading history</w:t>
      </w:r>
    </w:p>
    <w:p w14:paraId="28774E88" w14:textId="77777777" w:rsidR="00FA54FD" w:rsidRDefault="00FA54FD" w:rsidP="00FA54FD">
      <w:pPr>
        <w:pStyle w:val="ListParagraph"/>
        <w:jc w:val="center"/>
      </w:pPr>
    </w:p>
    <w:p w14:paraId="7A904CB5" w14:textId="44391FAD" w:rsidR="00FA54FD" w:rsidRDefault="00FA54FD" w:rsidP="00FA54FD">
      <w:pPr>
        <w:pStyle w:val="ListParagraph"/>
        <w:jc w:val="both"/>
      </w:pPr>
      <w:r>
        <w:t xml:space="preserve">If we look at Spotify’s trend for one day, it is obvious that the loss was considerably bad. However, if we look at the 3-month stock history, we notice how the stock </w:t>
      </w:r>
      <w:proofErr w:type="gramStart"/>
      <w:r>
        <w:t>in reality has</w:t>
      </w:r>
      <w:proofErr w:type="gramEnd"/>
      <w:r>
        <w:t xml:space="preserve"> generated 13.88% increase in price. So always remember that even </w:t>
      </w:r>
      <w:r w:rsidRPr="00AC771C">
        <w:rPr>
          <w:b/>
        </w:rPr>
        <w:t xml:space="preserve">if the company has had a bad day, </w:t>
      </w:r>
      <w:r w:rsidRPr="006A7F43">
        <w:rPr>
          <w:b/>
          <w:u w:val="single"/>
        </w:rPr>
        <w:t>does not</w:t>
      </w:r>
      <w:r w:rsidRPr="00AC771C">
        <w:rPr>
          <w:b/>
        </w:rPr>
        <w:t xml:space="preserve"> mean that is </w:t>
      </w:r>
      <w:r w:rsidR="006A7F43">
        <w:rPr>
          <w:b/>
        </w:rPr>
        <w:t>performing poorly</w:t>
      </w:r>
      <w:ins w:id="247" w:author="Ricardo... Jacome.." w:date="2019-05-26T12:53:00Z">
        <w:r w:rsidR="000F7B97">
          <w:t xml:space="preserve">. </w:t>
        </w:r>
      </w:ins>
      <w:del w:id="248" w:author="Ricardo... Jacome.." w:date="2019-05-26T12:53:00Z">
        <w:r w:rsidDel="000F7B97">
          <w:delText>.</w:delText>
        </w:r>
        <w:r w:rsidR="00CB35D4" w:rsidDel="000F7B97">
          <w:delText xml:space="preserve"> If you are wondering why I did not show the </w:delText>
        </w:r>
        <w:r w:rsidR="00C36FE1" w:rsidDel="000F7B97">
          <w:delText>5-year</w:delText>
        </w:r>
        <w:r w:rsidR="00CB35D4" w:rsidDel="000F7B97">
          <w:delText xml:space="preserve"> graph instead of the 3-month is because Spotify has less than 5 years on Robinhood, so it would not be as nice to see the upward trend. Even then, the upward trend is shown for Spotify on the 5-year graph.</w:delText>
        </w:r>
      </w:del>
      <w:r>
        <w:t xml:space="preserve"> </w:t>
      </w:r>
      <w:r w:rsidR="006A7F43">
        <w:t>M</w:t>
      </w:r>
      <w:r>
        <w:t>ost of early investors get disappointed by buying stocks and then in one day</w:t>
      </w:r>
      <w:r w:rsidR="00CB35D4">
        <w:t xml:space="preserve"> or week</w:t>
      </w:r>
      <w:r>
        <w:t xml:space="preserve"> start getting loses and decide to sell the stock before losing more money. However, if they start looking at the long-term information they can deduct that the company has a</w:t>
      </w:r>
      <w:r w:rsidRPr="00FA54FD">
        <w:t xml:space="preserve"> high chance of giving return on the longer-term investments.</w:t>
      </w:r>
      <w:r>
        <w:t xml:space="preserve"> </w:t>
      </w:r>
      <w:r w:rsidRPr="00FA54FD">
        <w:rPr>
          <w:b/>
        </w:rPr>
        <w:t>The longer the company has had their upward trend, the higher the chance that the company will keep giving you money on the long-term.</w:t>
      </w:r>
      <w:r>
        <w:t xml:space="preserve"> </w:t>
      </w:r>
    </w:p>
    <w:p w14:paraId="61FEC51D" w14:textId="685F8CF0" w:rsidR="00FA54FD" w:rsidRDefault="00FA54FD" w:rsidP="00FA54FD">
      <w:pPr>
        <w:pStyle w:val="ListParagraph"/>
        <w:numPr>
          <w:ilvl w:val="0"/>
          <w:numId w:val="1"/>
        </w:numPr>
        <w:jc w:val="both"/>
      </w:pPr>
      <w:r>
        <w:t xml:space="preserve">The reason why many investors don’t follow these ideas and start selling as soon as they see negative trends is because they </w:t>
      </w:r>
      <w:r w:rsidR="00AC771C">
        <w:t>are victims to their personal greed.</w:t>
      </w:r>
      <w:r>
        <w:t xml:space="preserve"> </w:t>
      </w:r>
      <w:r w:rsidR="00AC771C">
        <w:t>Rich people will obtain their money steadily</w:t>
      </w:r>
      <w:r>
        <w:t>.</w:t>
      </w:r>
      <w:r w:rsidR="00AC771C">
        <w:t xml:space="preserve"> Just as you </w:t>
      </w:r>
      <w:r w:rsidR="00B92054">
        <w:t>must</w:t>
      </w:r>
      <w:r w:rsidR="00AC771C">
        <w:t xml:space="preserve"> wait to grow a plant and obtain fruits, money works the same way.</w:t>
      </w:r>
      <w:r>
        <w:t xml:space="preserve"> </w:t>
      </w:r>
      <w:r w:rsidR="00AC771C">
        <w:t xml:space="preserve">And even </w:t>
      </w:r>
      <w:r>
        <w:t xml:space="preserve">though </w:t>
      </w:r>
      <w:r w:rsidR="00AC771C">
        <w:t xml:space="preserve">it </w:t>
      </w:r>
      <w:r>
        <w:t xml:space="preserve">is possible to make fast money on the stock </w:t>
      </w:r>
      <w:r>
        <w:lastRenderedPageBreak/>
        <w:t>market, it is unlikely</w:t>
      </w:r>
      <w:r w:rsidR="00AC771C">
        <w:t>,</w:t>
      </w:r>
      <w:r>
        <w:t xml:space="preserve"> and hard to achieve. So, the strategies and layouts on this guide serve </w:t>
      </w:r>
      <w:del w:id="249" w:author="Ricardo... Jacome.." w:date="2019-05-26T12:54:00Z">
        <w:r w:rsidDel="000F7B97">
          <w:delText xml:space="preserve">again, </w:delText>
        </w:r>
      </w:del>
      <w:r>
        <w:t xml:space="preserve">for long-term investments. </w:t>
      </w:r>
    </w:p>
    <w:p w14:paraId="3D7201A3" w14:textId="00308AB6" w:rsidR="00DA3180" w:rsidRDefault="00DA3180" w:rsidP="00DA3180">
      <w:pPr>
        <w:pStyle w:val="ListParagraph"/>
        <w:numPr>
          <w:ilvl w:val="0"/>
          <w:numId w:val="1"/>
        </w:numPr>
        <w:jc w:val="both"/>
      </w:pPr>
      <w:r>
        <w:t xml:space="preserve">One safe baseline is to </w:t>
      </w:r>
      <w:r w:rsidRPr="00AC771C">
        <w:rPr>
          <w:b/>
          <w:u w:val="single"/>
        </w:rPr>
        <w:t>define upwards trends by at least 1 year of previous stock history</w:t>
      </w:r>
      <w:r>
        <w:t xml:space="preserve">. However, if the company does not have that much time in the market, more research might be needed given that it can be risky to invest in something rather new. </w:t>
      </w:r>
      <w:r w:rsidR="00AC771C">
        <w:t xml:space="preserve">Many </w:t>
      </w:r>
      <w:r w:rsidR="00C10F94">
        <w:t>analysts</w:t>
      </w:r>
      <w:r w:rsidR="00BD785B">
        <w:t xml:space="preserve"> identify these trends in small time frames such as even hours or days and we will see why that is not useful at all in The Mindset section.</w:t>
      </w:r>
    </w:p>
    <w:p w14:paraId="3BA260C1" w14:textId="362238A5" w:rsidR="00DA3180" w:rsidDel="005018BD" w:rsidRDefault="00DA3180" w:rsidP="00DA3180">
      <w:pPr>
        <w:pStyle w:val="Heading2"/>
        <w:rPr>
          <w:del w:id="250" w:author="Ricardo... Jacome.." w:date="2019-05-26T13:21:00Z"/>
        </w:rPr>
      </w:pPr>
      <w:del w:id="251" w:author="Ricardo... Jacome.." w:date="2019-05-26T13:21:00Z">
        <w:r w:rsidDel="005018BD">
          <w:delText>Downward Trends</w:delText>
        </w:r>
        <w:r w:rsidR="00840931" w:rsidDel="005018BD">
          <w:delText xml:space="preserve"> or “Bearish” Trends</w:delText>
        </w:r>
      </w:del>
    </w:p>
    <w:p w14:paraId="30CC4EC3" w14:textId="584157F0" w:rsidR="00602E66" w:rsidDel="005018BD" w:rsidRDefault="00DA3180" w:rsidP="00135BBE">
      <w:pPr>
        <w:jc w:val="both"/>
        <w:rPr>
          <w:del w:id="252" w:author="Ricardo... Jacome.." w:date="2019-05-26T13:21:00Z"/>
        </w:rPr>
      </w:pPr>
      <w:del w:id="253" w:author="Ricardo... Jacome.." w:date="2019-05-26T13:21:00Z">
        <w:r w:rsidRPr="002354FA" w:rsidDel="005018BD">
          <w:rPr>
            <w:b/>
            <w:u w:val="single"/>
          </w:rPr>
          <w:delText>These trends are the ones you need to avoid at all costs.</w:delText>
        </w:r>
        <w:r w:rsidRPr="00DA3180" w:rsidDel="005018BD">
          <w:rPr>
            <w:b/>
          </w:rPr>
          <w:delText xml:space="preserve"> </w:delText>
        </w:r>
        <w:r w:rsidDel="005018BD">
          <w:delText>The reason to avoid these stocks is simply because they are going down.</w:delText>
        </w:r>
        <w:r w:rsidR="00602E66" w:rsidDel="005018BD">
          <w:delText xml:space="preserve"> Some examples for downward trends are the following:</w:delText>
        </w:r>
      </w:del>
    </w:p>
    <w:p w14:paraId="6991C040" w14:textId="5E4DB615" w:rsidR="00602E66" w:rsidDel="005018BD" w:rsidRDefault="00A271F5" w:rsidP="00CB35D4">
      <w:pPr>
        <w:jc w:val="center"/>
        <w:rPr>
          <w:del w:id="254" w:author="Ricardo... Jacome.." w:date="2019-05-26T13:21:00Z"/>
        </w:rPr>
      </w:pPr>
      <w:del w:id="255" w:author="Ricardo... Jacome.." w:date="2019-05-26T13:21:00Z">
        <w:r w:rsidDel="005018BD">
          <w:rPr>
            <w:noProof/>
          </w:rPr>
          <mc:AlternateContent>
            <mc:Choice Requires="wps">
              <w:drawing>
                <wp:anchor distT="0" distB="0" distL="114300" distR="114300" simplePos="0" relativeHeight="251664384" behindDoc="0" locked="0" layoutInCell="1" allowOverlap="1" wp14:anchorId="2BEC12F2" wp14:editId="3B6BDF3A">
                  <wp:simplePos x="0" y="0"/>
                  <wp:positionH relativeFrom="column">
                    <wp:posOffset>923925</wp:posOffset>
                  </wp:positionH>
                  <wp:positionV relativeFrom="paragraph">
                    <wp:posOffset>3869055</wp:posOffset>
                  </wp:positionV>
                  <wp:extent cx="4143375" cy="93345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4143375" cy="9334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6817CB" id="Straight Connector 1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304.65pt" to="399pt,3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" strokecolor="#4472c4 [3204]" strokeweight="1.5pt">
                  <v:stroke joinstyle="miter"/>
                </v:line>
              </w:pict>
            </mc:Fallback>
          </mc:AlternateContent>
        </w:r>
        <w:r w:rsidDel="005018BD">
          <w:rPr>
            <w:noProof/>
          </w:rPr>
          <mc:AlternateContent>
            <mc:Choice Requires="wps">
              <w:drawing>
                <wp:anchor distT="0" distB="0" distL="114300" distR="114300" simplePos="0" relativeHeight="251662336" behindDoc="0" locked="0" layoutInCell="1" allowOverlap="1" wp14:anchorId="759D10D1" wp14:editId="3B6CD989">
                  <wp:simplePos x="0" y="0"/>
                  <wp:positionH relativeFrom="column">
                    <wp:posOffset>809625</wp:posOffset>
                  </wp:positionH>
                  <wp:positionV relativeFrom="paragraph">
                    <wp:posOffset>1335405</wp:posOffset>
                  </wp:positionV>
                  <wp:extent cx="4343400" cy="80010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4343400" cy="800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8ECC23"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15pt" to="405.75pt,1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" strokecolor="#4472c4 [3204]" strokeweight="1.5pt">
                  <v:stroke joinstyle="miter"/>
                </v:line>
              </w:pict>
            </mc:Fallback>
          </mc:AlternateContent>
        </w:r>
        <w:r w:rsidR="00602E66" w:rsidDel="005018BD">
          <w:rPr>
            <w:noProof/>
          </w:rPr>
          <w:drawing>
            <wp:inline distT="0" distB="0" distL="0" distR="0" wp14:anchorId="0BA025E9" wp14:editId="71753941">
              <wp:extent cx="4676775" cy="2655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7771" cy="2701153"/>
                      </a:xfrm>
                      <a:prstGeom prst="rect">
                        <a:avLst/>
                      </a:prstGeom>
                    </pic:spPr>
                  </pic:pic>
                </a:graphicData>
              </a:graphic>
            </wp:inline>
          </w:drawing>
        </w:r>
        <w:r w:rsidR="00CB35D4" w:rsidDel="005018BD">
          <w:rPr>
            <w:noProof/>
          </w:rPr>
          <w:drawing>
            <wp:inline distT="0" distB="0" distL="0" distR="0" wp14:anchorId="033BE2D7" wp14:editId="26D87946">
              <wp:extent cx="4667659" cy="2657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6289" cy="2690855"/>
                      </a:xfrm>
                      <a:prstGeom prst="rect">
                        <a:avLst/>
                      </a:prstGeom>
                    </pic:spPr>
                  </pic:pic>
                </a:graphicData>
              </a:graphic>
            </wp:inline>
          </w:drawing>
        </w:r>
      </w:del>
    </w:p>
    <w:p w14:paraId="4D6861FA" w14:textId="0432F5E2" w:rsidR="00CB35D4" w:rsidDel="005018BD" w:rsidRDefault="00CB35D4" w:rsidP="00CB35D4">
      <w:pPr>
        <w:jc w:val="center"/>
        <w:rPr>
          <w:del w:id="256" w:author="Ricardo... Jacome.." w:date="2019-05-26T13:21:00Z"/>
        </w:rPr>
      </w:pPr>
      <w:del w:id="257" w:author="Ricardo... Jacome.." w:date="2019-05-26T13:21:00Z">
        <w:r w:rsidDel="005018BD">
          <w:delText>Downward Trend Examples</w:delText>
        </w:r>
      </w:del>
    </w:p>
    <w:p w14:paraId="76DE7F81" w14:textId="175BB1C2" w:rsidR="00DA3180" w:rsidDel="005018BD" w:rsidRDefault="00DA3180" w:rsidP="00135BBE">
      <w:pPr>
        <w:jc w:val="both"/>
        <w:rPr>
          <w:del w:id="258" w:author="Ricardo... Jacome.." w:date="2019-05-26T13:21:00Z"/>
        </w:rPr>
      </w:pPr>
      <w:del w:id="259" w:author="Ricardo... Jacome.." w:date="2019-05-26T13:21:00Z">
        <w:r w:rsidDel="005018BD">
          <w:delText xml:space="preserve">Some people argue that a downward trend is a sign that indicates that they will go up later. So, they buy the </w:delText>
        </w:r>
        <w:r w:rsidR="0007066B" w:rsidDel="005018BD">
          <w:delText>stock</w:delText>
        </w:r>
        <w:r w:rsidDel="005018BD">
          <w:delText xml:space="preserve"> when </w:delText>
        </w:r>
        <w:r w:rsidR="0007066B" w:rsidDel="005018BD">
          <w:delText xml:space="preserve">price </w:delText>
        </w:r>
        <w:r w:rsidDel="005018BD">
          <w:delText xml:space="preserve">is decreasing, trying to find the exact time when it will start going up again. Some others argue that if the price once had a certain value, it must go back to that value eventually. </w:delText>
        </w:r>
        <w:r w:rsidRPr="0007066B" w:rsidDel="005018BD">
          <w:rPr>
            <w:b/>
            <w:u w:val="single"/>
          </w:rPr>
          <w:delText>However, from personal research and experience, most</w:delText>
        </w:r>
        <w:r w:rsidR="00B27216" w:rsidDel="005018BD">
          <w:rPr>
            <w:b/>
            <w:u w:val="single"/>
          </w:rPr>
          <w:delText xml:space="preserve"> (if not all)</w:delText>
        </w:r>
        <w:r w:rsidRPr="0007066B" w:rsidDel="005018BD">
          <w:rPr>
            <w:b/>
            <w:u w:val="single"/>
          </w:rPr>
          <w:delText xml:space="preserve"> sources recommend avoiding this type of buying.</w:delText>
        </w:r>
        <w:r w:rsidDel="005018BD">
          <w:delText xml:space="preserve"> The reason </w:delText>
        </w:r>
        <w:r w:rsidR="00135BBE" w:rsidDel="005018BD">
          <w:delText>behind it</w:delText>
        </w:r>
        <w:r w:rsidR="00B27216" w:rsidDel="005018BD">
          <w:delText>,</w:delText>
        </w:r>
        <w:r w:rsidR="00135BBE" w:rsidDel="005018BD">
          <w:delText xml:space="preserve"> is that there is too much risk involved in the company. Instead of trying to make money, people are focusing on just recovering back they had from that same stock. This can be dangerous because it can bring obstinance in their behavior and start believing price changes that could never happen. </w:delText>
        </w:r>
      </w:del>
    </w:p>
    <w:p w14:paraId="06D09E87" w14:textId="1B695DA1" w:rsidR="00135BBE" w:rsidDel="005018BD" w:rsidRDefault="00135BBE" w:rsidP="00135BBE">
      <w:pPr>
        <w:jc w:val="both"/>
        <w:rPr>
          <w:del w:id="260" w:author="Ricardo... Jacome.." w:date="2019-05-26T13:21:00Z"/>
        </w:rPr>
      </w:pPr>
      <w:del w:id="261" w:author="Ricardo... Jacome.." w:date="2019-05-26T13:21:00Z">
        <w:r w:rsidDel="005018BD">
          <w:delText xml:space="preserve">This </w:delText>
        </w:r>
        <w:r w:rsidR="00BA29DF" w:rsidDel="005018BD">
          <w:delText xml:space="preserve">obstinate </w:delText>
        </w:r>
        <w:r w:rsidDel="005018BD">
          <w:delText>behavior is true for either long-term or short-term investments. An example is given for 22</w:delText>
        </w:r>
        <w:r w:rsidRPr="00135BBE" w:rsidDel="005018BD">
          <w:rPr>
            <w:vertAlign w:val="superscript"/>
          </w:rPr>
          <w:delText>nd</w:delText>
        </w:r>
        <w:r w:rsidDel="005018BD">
          <w:delText xml:space="preserve"> Century Group.</w:delText>
        </w:r>
      </w:del>
    </w:p>
    <w:p w14:paraId="617192FA" w14:textId="148D95A8" w:rsidR="00135BBE" w:rsidRPr="00DA3180" w:rsidDel="005018BD" w:rsidRDefault="00135BBE" w:rsidP="00135BBE">
      <w:pPr>
        <w:jc w:val="center"/>
        <w:rPr>
          <w:del w:id="262" w:author="Ricardo... Jacome.." w:date="2019-05-26T13:21:00Z"/>
        </w:rPr>
      </w:pPr>
      <w:del w:id="263" w:author="Ricardo... Jacome.." w:date="2019-05-26T13:21:00Z">
        <w:r w:rsidDel="005018BD">
          <w:rPr>
            <w:noProof/>
          </w:rPr>
          <w:drawing>
            <wp:inline distT="0" distB="0" distL="0" distR="0" wp14:anchorId="7740FAAB" wp14:editId="073CEC22">
              <wp:extent cx="4461036" cy="243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6"/>
                      <a:stretch/>
                    </pic:blipFill>
                    <pic:spPr bwMode="auto">
                      <a:xfrm>
                        <a:off x="0" y="0"/>
                        <a:ext cx="4549305" cy="2486648"/>
                      </a:xfrm>
                      <a:prstGeom prst="rect">
                        <a:avLst/>
                      </a:prstGeom>
                      <a:ln>
                        <a:noFill/>
                      </a:ln>
                      <a:extLst>
                        <a:ext uri="{53640926-AAD7-44D8-BBD7-CCE9431645EC}">
                          <a14:shadowObscured xmlns:a14="http://schemas.microsoft.com/office/drawing/2010/main"/>
                        </a:ext>
                      </a:extLst>
                    </pic:spPr>
                  </pic:pic>
                </a:graphicData>
              </a:graphic>
            </wp:inline>
          </w:drawing>
        </w:r>
        <w:r w:rsidDel="005018BD">
          <w:rPr>
            <w:noProof/>
          </w:rPr>
          <w:drawing>
            <wp:inline distT="0" distB="0" distL="0" distR="0" wp14:anchorId="0E26DBE9" wp14:editId="1A9CEAEF">
              <wp:extent cx="4430875" cy="24384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6616" cy="2452566"/>
                      </a:xfrm>
                      <a:prstGeom prst="rect">
                        <a:avLst/>
                      </a:prstGeom>
                    </pic:spPr>
                  </pic:pic>
                </a:graphicData>
              </a:graphic>
            </wp:inline>
          </w:drawing>
        </w:r>
      </w:del>
    </w:p>
    <w:p w14:paraId="61968B36" w14:textId="553940B0" w:rsidR="00233194" w:rsidDel="005018BD" w:rsidRDefault="00233194" w:rsidP="00233194">
      <w:pPr>
        <w:jc w:val="center"/>
        <w:rPr>
          <w:del w:id="264" w:author="Ricardo... Jacome.." w:date="2019-05-26T13:21:00Z"/>
        </w:rPr>
      </w:pPr>
      <w:del w:id="265" w:author="Ricardo... Jacome.." w:date="2019-05-26T13:21:00Z">
        <w:r w:rsidDel="005018BD">
          <w:delText>22</w:delText>
        </w:r>
        <w:r w:rsidRPr="00233194" w:rsidDel="005018BD">
          <w:rPr>
            <w:vertAlign w:val="superscript"/>
          </w:rPr>
          <w:delText>nd</w:delText>
        </w:r>
        <w:r w:rsidDel="005018BD">
          <w:delText xml:space="preserve"> Century Group in 2013 and 2014</w:delText>
        </w:r>
      </w:del>
    </w:p>
    <w:p w14:paraId="0A04B7F1" w14:textId="3E8FD54D" w:rsidR="00135BBE" w:rsidDel="005018BD" w:rsidRDefault="00233194" w:rsidP="008C4649">
      <w:pPr>
        <w:jc w:val="both"/>
        <w:rPr>
          <w:del w:id="266" w:author="Ricardo... Jacome.." w:date="2019-05-26T13:21:00Z"/>
        </w:rPr>
      </w:pPr>
      <w:del w:id="267" w:author="Ricardo... Jacome.." w:date="2019-05-26T13:21:00Z">
        <w:r w:rsidDel="005018BD">
          <w:delText>If</w:delText>
        </w:r>
        <w:r w:rsidR="00135BBE" w:rsidDel="005018BD">
          <w:delText xml:space="preserve"> you bought stock in 2013, the value of it was about 1 dollar. After 4 months in 2014, the value of the stock grew 5 times of what it originally was. During this period of time, buying would be recommended. Excitement is high, and returns are good. Now let us look 4 months later</w:delText>
        </w:r>
        <w:r w:rsidDel="005018BD">
          <w:delText>, and 3 years later.</w:delText>
        </w:r>
      </w:del>
    </w:p>
    <w:p w14:paraId="407C4677" w14:textId="48ADC639" w:rsidR="00135BBE" w:rsidDel="005018BD" w:rsidRDefault="00135BBE" w:rsidP="002178A3">
      <w:pPr>
        <w:jc w:val="center"/>
        <w:rPr>
          <w:del w:id="268" w:author="Ricardo... Jacome.." w:date="2019-05-26T13:21:00Z"/>
        </w:rPr>
      </w:pPr>
      <w:del w:id="269" w:author="Ricardo... Jacome.." w:date="2019-05-26T13:21:00Z">
        <w:r w:rsidDel="005018BD">
          <w:rPr>
            <w:noProof/>
          </w:rPr>
          <w:drawing>
            <wp:inline distT="0" distB="0" distL="0" distR="0" wp14:anchorId="0B62A3D7" wp14:editId="2AD2B495">
              <wp:extent cx="4448175" cy="25348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1849" cy="2576874"/>
                      </a:xfrm>
                      <a:prstGeom prst="rect">
                        <a:avLst/>
                      </a:prstGeom>
                    </pic:spPr>
                  </pic:pic>
                </a:graphicData>
              </a:graphic>
            </wp:inline>
          </w:drawing>
        </w:r>
        <w:r w:rsidR="00233194" w:rsidDel="005018BD">
          <w:rPr>
            <w:noProof/>
          </w:rPr>
          <w:drawing>
            <wp:inline distT="0" distB="0" distL="0" distR="0" wp14:anchorId="42E80F97" wp14:editId="28DE3942">
              <wp:extent cx="4416245" cy="24860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3890" cy="2529733"/>
                      </a:xfrm>
                      <a:prstGeom prst="rect">
                        <a:avLst/>
                      </a:prstGeom>
                    </pic:spPr>
                  </pic:pic>
                </a:graphicData>
              </a:graphic>
            </wp:inline>
          </w:drawing>
        </w:r>
      </w:del>
    </w:p>
    <w:p w14:paraId="2A9A7F68" w14:textId="0D56F10A" w:rsidR="00233194" w:rsidDel="005018BD" w:rsidRDefault="00233194" w:rsidP="00233194">
      <w:pPr>
        <w:jc w:val="center"/>
        <w:rPr>
          <w:del w:id="270" w:author="Ricardo... Jacome.." w:date="2019-05-26T13:21:00Z"/>
        </w:rPr>
      </w:pPr>
      <w:del w:id="271" w:author="Ricardo... Jacome.." w:date="2019-05-26T13:21:00Z">
        <w:r w:rsidDel="005018BD">
          <w:delText>22</w:delText>
        </w:r>
        <w:r w:rsidRPr="00233194" w:rsidDel="005018BD">
          <w:rPr>
            <w:vertAlign w:val="superscript"/>
          </w:rPr>
          <w:delText>nd</w:delText>
        </w:r>
        <w:r w:rsidDel="005018BD">
          <w:delText xml:space="preserve"> Century Group in 2014 and 2017</w:delText>
        </w:r>
      </w:del>
    </w:p>
    <w:p w14:paraId="435998B6" w14:textId="2DB1D393" w:rsidR="00F54EE4" w:rsidDel="005018BD" w:rsidRDefault="00135BBE" w:rsidP="008C4649">
      <w:pPr>
        <w:jc w:val="both"/>
        <w:rPr>
          <w:del w:id="272" w:author="Ricardo... Jacome.." w:date="2019-05-26T13:21:00Z"/>
        </w:rPr>
      </w:pPr>
      <w:del w:id="273" w:author="Ricardo... Jacome.." w:date="2019-05-26T13:21:00Z">
        <w:r w:rsidDel="005018BD">
          <w:delText xml:space="preserve">Some investors way before this point of time would already have sold their stocks and kept their return instead of holding it longer waiting for more return. </w:delText>
        </w:r>
        <w:r w:rsidRPr="00233194" w:rsidDel="005018BD">
          <w:rPr>
            <w:b/>
          </w:rPr>
          <w:delText xml:space="preserve">But some investors could be on the idea that the price </w:delText>
        </w:r>
        <w:r w:rsidR="00233194" w:rsidRPr="00F54EE4" w:rsidDel="005018BD">
          <w:rPr>
            <w:b/>
          </w:rPr>
          <w:delText>must</w:delText>
        </w:r>
        <w:r w:rsidRPr="00233194" w:rsidDel="005018BD">
          <w:rPr>
            <w:b/>
          </w:rPr>
          <w:delText xml:space="preserve"> go back to 5 dollars, even though they are on a downwards trend, decide to even buy more. </w:delText>
        </w:r>
        <w:r w:rsidR="00233194" w:rsidRPr="00C36FE1" w:rsidDel="005018BD">
          <w:rPr>
            <w:b/>
            <w:u w:val="single"/>
          </w:rPr>
          <w:delText>That is not a wise move</w:delText>
        </w:r>
        <w:r w:rsidR="00233194" w:rsidDel="005018BD">
          <w:rPr>
            <w:b/>
          </w:rPr>
          <w:delText xml:space="preserve">. </w:delText>
        </w:r>
        <w:r w:rsidR="00233194" w:rsidDel="005018BD">
          <w:delText xml:space="preserve">Three years later, the stock is valued even less </w:delText>
        </w:r>
        <w:r w:rsidR="0012639E" w:rsidDel="005018BD">
          <w:delText>than</w:delText>
        </w:r>
        <w:r w:rsidR="00233194" w:rsidDel="005018BD">
          <w:delText xml:space="preserve"> it was back in 2013. Looking at the history at 5 years, we can see how many investors won a lot of money and then some others lost a lot as well. </w:delText>
        </w:r>
        <w:r w:rsidR="00233194" w:rsidRPr="0007066B" w:rsidDel="005018BD">
          <w:delText>This behavior of going down and then back up is possible, but is risky, that is why is not recommended for long-term investments.</w:delText>
        </w:r>
      </w:del>
      <w:del w:id="274" w:author="Ricardo... Jacome.." w:date="2019-05-26T13:07:00Z">
        <w:r w:rsidR="00233194" w:rsidDel="004A6564">
          <w:delText xml:space="preserve"> </w:delText>
        </w:r>
      </w:del>
    </w:p>
    <w:p w14:paraId="4F8431A5" w14:textId="7216FF24" w:rsidR="004A6564" w:rsidDel="005018BD" w:rsidRDefault="0007066B" w:rsidP="008C4649">
      <w:pPr>
        <w:jc w:val="both"/>
        <w:rPr>
          <w:del w:id="275" w:author="Ricardo... Jacome.." w:date="2019-05-26T13:21:00Z"/>
        </w:rPr>
      </w:pPr>
      <w:del w:id="276" w:author="Ricardo... Jacome.." w:date="2019-05-26T13:21:00Z">
        <w:r w:rsidRPr="0007066B" w:rsidDel="005018BD">
          <w:rPr>
            <w:b/>
            <w:u w:val="single"/>
          </w:rPr>
          <w:delText>Remember, investments need to be taken from a logical perspective rather than an emotional one.</w:delText>
        </w:r>
        <w:r w:rsidDel="005018BD">
          <w:delText xml:space="preserve"> Whether you are disappointed with loses, whether you are very excited with profits, it is always recommended to be calm and anticipate how things can change</w:delText>
        </w:r>
      </w:del>
      <w:del w:id="277" w:author="Ricardo... Jacome.." w:date="2019-05-26T13:01:00Z">
        <w:r w:rsidDel="004A6564">
          <w:delText>.</w:delText>
        </w:r>
      </w:del>
      <w:del w:id="278" w:author="Ricardo... Jacome.." w:date="2019-05-26T13:00:00Z">
        <w:r w:rsidDel="004A6564">
          <w:delText xml:space="preserve"> </w:delText>
        </w:r>
      </w:del>
    </w:p>
    <w:p w14:paraId="6CEBB45C" w14:textId="77470BCD" w:rsidR="00ED09F2" w:rsidRPr="0007066B" w:rsidDel="005018BD" w:rsidRDefault="00ED09F2" w:rsidP="008C4649">
      <w:pPr>
        <w:jc w:val="both"/>
        <w:rPr>
          <w:del w:id="279" w:author="Ricardo... Jacome.." w:date="2019-05-26T13:21:00Z"/>
        </w:rPr>
      </w:pPr>
    </w:p>
    <w:p w14:paraId="16D2DE02" w14:textId="22A80F2D" w:rsidR="00DA3180" w:rsidDel="004A6564" w:rsidRDefault="00DA3180" w:rsidP="008C4649">
      <w:pPr>
        <w:pStyle w:val="Heading2"/>
        <w:jc w:val="both"/>
        <w:rPr>
          <w:del w:id="280" w:author="Ricardo... Jacome.." w:date="2019-05-26T13:00:00Z"/>
        </w:rPr>
      </w:pPr>
      <w:del w:id="281" w:author="Ricardo... Jacome.." w:date="2019-05-26T13:00:00Z">
        <w:r w:rsidDel="004A6564">
          <w:delText>Horizontal Trends</w:delText>
        </w:r>
      </w:del>
    </w:p>
    <w:p w14:paraId="64446DA1" w14:textId="3D1C8885" w:rsidR="00BD019E" w:rsidRPr="00BD019E" w:rsidDel="004A6564" w:rsidRDefault="00BD019E" w:rsidP="008C4649">
      <w:pPr>
        <w:jc w:val="both"/>
        <w:rPr>
          <w:del w:id="282" w:author="Ricardo... Jacome.." w:date="2019-05-26T13:00:00Z"/>
        </w:rPr>
      </w:pPr>
      <w:del w:id="283" w:author="Ricardo... Jacome.." w:date="2019-05-26T13:00:00Z">
        <w:r w:rsidRPr="002354FA" w:rsidDel="004A6564">
          <w:rPr>
            <w:b/>
            <w:u w:val="single"/>
          </w:rPr>
          <w:delText xml:space="preserve">Horizontal Trends are </w:delText>
        </w:r>
        <w:r w:rsidR="00B018AC" w:rsidRPr="002354FA" w:rsidDel="004A6564">
          <w:rPr>
            <w:b/>
            <w:u w:val="single"/>
          </w:rPr>
          <w:delText>attractive due to their low-risk characteristics.</w:delText>
        </w:r>
        <w:r w:rsidR="00B018AC" w:rsidRPr="000735A4" w:rsidDel="004A6564">
          <w:rPr>
            <w:b/>
          </w:rPr>
          <w:delText xml:space="preserve"> </w:delText>
        </w:r>
        <w:r w:rsidR="00B018AC" w:rsidRPr="000735A4" w:rsidDel="004A6564">
          <w:delText>The</w:delText>
        </w:r>
        <w:r w:rsidR="00B018AC" w:rsidDel="004A6564">
          <w:delText xml:space="preserve"> idea behind horizontal trends is that they tend to be constant. Horizontal Trends are not purely horizontal, they are in reality very little upward trending or very little downward trending. </w:delText>
        </w:r>
        <w:r w:rsidR="004E5DCE" w:rsidDel="004A6564">
          <w:delText xml:space="preserve">The </w:delText>
        </w:r>
        <w:r w:rsidR="00B018AC" w:rsidDel="004A6564">
          <w:delText xml:space="preserve">key to this trend is to </w:delText>
        </w:r>
        <w:r w:rsidR="00B018AC" w:rsidRPr="00B018AC" w:rsidDel="004A6564">
          <w:rPr>
            <w:b/>
          </w:rPr>
          <w:delText xml:space="preserve">always find horizontal trends with </w:delText>
        </w:r>
        <w:r w:rsidR="00B018AC" w:rsidDel="004A6564">
          <w:rPr>
            <w:b/>
          </w:rPr>
          <w:delText xml:space="preserve">little upward </w:delText>
        </w:r>
        <w:r w:rsidR="00CB35D4" w:rsidDel="004A6564">
          <w:rPr>
            <w:b/>
          </w:rPr>
          <w:delText>behavior</w:delText>
        </w:r>
        <w:r w:rsidR="00B018AC" w:rsidDel="004A6564">
          <w:delText xml:space="preserve">. </w:delText>
        </w:r>
        <w:r w:rsidR="004E5DCE" w:rsidDel="004A6564">
          <w:delText xml:space="preserve">For </w:delText>
        </w:r>
        <w:r w:rsidR="00C36FE1" w:rsidDel="004A6564">
          <w:delText>now,</w:delText>
        </w:r>
        <w:r w:rsidR="004E5DCE" w:rsidDel="004A6564">
          <w:delText xml:space="preserve"> let us illustrate that with two different investment type, an ETF and a stock. </w:delText>
        </w:r>
      </w:del>
    </w:p>
    <w:p w14:paraId="6AB555B6" w14:textId="1FA2F260" w:rsidR="004E5DCE" w:rsidDel="004A6564" w:rsidRDefault="004E5DCE" w:rsidP="00617EBC">
      <w:pPr>
        <w:jc w:val="center"/>
        <w:rPr>
          <w:del w:id="284" w:author="Ricardo... Jacome.." w:date="2019-05-26T13:00:00Z"/>
        </w:rPr>
      </w:pPr>
      <w:del w:id="285" w:author="Ricardo... Jacome.." w:date="2019-05-26T13:00:00Z">
        <w:r w:rsidDel="004A6564">
          <w:rPr>
            <w:noProof/>
          </w:rPr>
          <w:drawing>
            <wp:inline distT="0" distB="0" distL="0" distR="0" wp14:anchorId="0DD733FE" wp14:editId="4AC99BBE">
              <wp:extent cx="3023684" cy="166270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4664" cy="1679739"/>
                      </a:xfrm>
                      <a:prstGeom prst="rect">
                        <a:avLst/>
                      </a:prstGeom>
                    </pic:spPr>
                  </pic:pic>
                </a:graphicData>
              </a:graphic>
            </wp:inline>
          </w:drawing>
        </w:r>
        <w:r w:rsidDel="004A6564">
          <w:rPr>
            <w:noProof/>
          </w:rPr>
          <w:drawing>
            <wp:inline distT="0" distB="0" distL="0" distR="0" wp14:anchorId="0B6FE8A9" wp14:editId="433B4D25">
              <wp:extent cx="2903976" cy="16604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8517" cy="1691663"/>
                      </a:xfrm>
                      <a:prstGeom prst="rect">
                        <a:avLst/>
                      </a:prstGeom>
                    </pic:spPr>
                  </pic:pic>
                </a:graphicData>
              </a:graphic>
            </wp:inline>
          </w:drawing>
        </w:r>
      </w:del>
    </w:p>
    <w:p w14:paraId="4AB4CB64" w14:textId="159834C5" w:rsidR="00617EBC" w:rsidDel="004A6564" w:rsidRDefault="004E5DCE" w:rsidP="004E5DCE">
      <w:pPr>
        <w:rPr>
          <w:del w:id="286" w:author="Ricardo... Jacome.." w:date="2019-05-26T13:00:00Z"/>
        </w:rPr>
      </w:pPr>
      <w:del w:id="287" w:author="Ricardo... Jacome.." w:date="2019-05-26T13:00:00Z">
        <w:r w:rsidDel="004A6564">
          <w:rPr>
            <w:noProof/>
          </w:rPr>
          <w:drawing>
            <wp:inline distT="0" distB="0" distL="0" distR="0" wp14:anchorId="6104A9D0" wp14:editId="41845831">
              <wp:extent cx="2907792" cy="1701804"/>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6618" cy="1712822"/>
                      </a:xfrm>
                      <a:prstGeom prst="rect">
                        <a:avLst/>
                      </a:prstGeom>
                    </pic:spPr>
                  </pic:pic>
                </a:graphicData>
              </a:graphic>
            </wp:inline>
          </w:drawing>
        </w:r>
        <w:r w:rsidDel="004A6564">
          <w:rPr>
            <w:noProof/>
          </w:rPr>
          <w:drawing>
            <wp:inline distT="0" distB="0" distL="0" distR="0" wp14:anchorId="7F587E5C" wp14:editId="7565350A">
              <wp:extent cx="2924907" cy="169150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7866" cy="1710570"/>
                      </a:xfrm>
                      <a:prstGeom prst="rect">
                        <a:avLst/>
                      </a:prstGeom>
                    </pic:spPr>
                  </pic:pic>
                </a:graphicData>
              </a:graphic>
            </wp:inline>
          </w:drawing>
        </w:r>
      </w:del>
    </w:p>
    <w:p w14:paraId="07F36BF3" w14:textId="26D1BA97" w:rsidR="004E5DCE" w:rsidDel="004A6564" w:rsidRDefault="004E5DCE" w:rsidP="004E5DCE">
      <w:pPr>
        <w:jc w:val="center"/>
        <w:rPr>
          <w:del w:id="288" w:author="Ricardo... Jacome.." w:date="2019-05-26T13:00:00Z"/>
        </w:rPr>
      </w:pPr>
      <w:del w:id="289" w:author="Ricardo... Jacome.." w:date="2019-05-26T13:00:00Z">
        <w:r w:rsidDel="004A6564">
          <w:delText>Horizontal Trends for Vanguard and Exxon Mobil</w:delText>
        </w:r>
        <w:r w:rsidR="000735A4" w:rsidDel="004A6564">
          <w:delText xml:space="preserve"> at 1 Week and 1 Year</w:delText>
        </w:r>
      </w:del>
    </w:p>
    <w:p w14:paraId="4BC32D23" w14:textId="5B1E3B0F" w:rsidR="004E5DCE" w:rsidDel="004A6564" w:rsidRDefault="004E5DCE" w:rsidP="000735A4">
      <w:pPr>
        <w:jc w:val="both"/>
        <w:rPr>
          <w:del w:id="290" w:author="Ricardo... Jacome.." w:date="2019-05-26T13:00:00Z"/>
          <w:rFonts w:eastAsiaTheme="minorEastAsia"/>
        </w:rPr>
      </w:pPr>
      <w:del w:id="291" w:author="Ricardo... Jacome.." w:date="2019-05-26T13:00:00Z">
        <w:r w:rsidDel="004A6564">
          <w:delText xml:space="preserve">To identify a horizontal trend, we first look at the </w:delText>
        </w:r>
        <w:r w:rsidR="000735A4" w:rsidDel="004A6564">
          <w:delText>1-year</w:delText>
        </w:r>
        <w:r w:rsidDel="004A6564">
          <w:delText xml:space="preserve"> progress of both Vanguard and Exxon, in which </w:delText>
        </w:r>
        <w:r w:rsidR="00C36FE1" w:rsidDel="004A6564">
          <w:delText>both</w:delText>
        </w:r>
        <w:r w:rsidDel="004A6564">
          <w:delText xml:space="preserve"> show a constant (or very little change) stock value. A key personal idea to identify a horizontal trend is looking at </w:delText>
        </w:r>
        <w:r w:rsidRPr="000735A4" w:rsidDel="004A6564">
          <w:rPr>
            <w:b/>
          </w:rPr>
          <w:delText>tw</w:delText>
        </w:r>
        <w:r w:rsidR="000735A4" w:rsidDel="004A6564">
          <w:rPr>
            <w:b/>
          </w:rPr>
          <w:delText>o distant</w:delText>
        </w:r>
        <w:r w:rsidRPr="000735A4" w:rsidDel="004A6564">
          <w:rPr>
            <w:b/>
          </w:rPr>
          <w:delText xml:space="preserve"> times (in this case, </w:delText>
        </w:r>
        <w:r w:rsidR="000735A4" w:rsidRPr="000735A4" w:rsidDel="004A6564">
          <w:rPr>
            <w:b/>
          </w:rPr>
          <w:delText xml:space="preserve">we look at 1 week and at 1 year) and we see how the progress of the stock </w:delText>
        </w:r>
        <w:r w:rsidR="00CB35D4" w:rsidDel="004A6564">
          <w:rPr>
            <w:b/>
          </w:rPr>
          <w:delText>circles</w:delText>
        </w:r>
        <w:r w:rsidR="000735A4" w:rsidRPr="000735A4" w:rsidDel="004A6564">
          <w:rPr>
            <w:b/>
          </w:rPr>
          <w:delText xml:space="preserve"> around </w:delText>
        </w:r>
        <m:oMath>
          <m:r>
            <m:rPr>
              <m:sty m:val="bi"/>
            </m:rPr>
            <w:rPr>
              <w:rFonts w:ascii="Cambria Math" w:hAnsi="Cambria Math"/>
            </w:rPr>
            <m:t xml:space="preserve">± </m:t>
          </m:r>
        </m:oMath>
        <w:r w:rsidR="000735A4" w:rsidRPr="000735A4" w:rsidDel="004A6564">
          <w:rPr>
            <w:rFonts w:eastAsiaTheme="minorEastAsia"/>
            <w:b/>
          </w:rPr>
          <w:delText xml:space="preserve">5% change (or a small percentage change). This little margin of percentage gives us a good sign of a horizontal trend. </w:delText>
        </w:r>
        <w:r w:rsidR="000735A4" w:rsidDel="004A6564">
          <w:rPr>
            <w:rFonts w:eastAsiaTheme="minorEastAsia"/>
          </w:rPr>
          <w:delText xml:space="preserve">However, to verify that the stock is profitable we should focus on a stock that for the long-term has shown a positive increase. Now let us look at Vanguard and Exxon for 5 years. </w:delText>
        </w:r>
      </w:del>
    </w:p>
    <w:p w14:paraId="2D6EC7D7" w14:textId="783F711B" w:rsidR="00A271F5" w:rsidDel="004A6564" w:rsidRDefault="000735A4" w:rsidP="000735A4">
      <w:pPr>
        <w:jc w:val="center"/>
        <w:rPr>
          <w:del w:id="292" w:author="Ricardo... Jacome.." w:date="2019-05-26T13:00:00Z"/>
        </w:rPr>
      </w:pPr>
      <w:del w:id="293" w:author="Ricardo... Jacome.." w:date="2019-05-26T13:00:00Z">
        <w:r w:rsidDel="004A6564">
          <w:rPr>
            <w:noProof/>
          </w:rPr>
          <w:drawing>
            <wp:inline distT="0" distB="0" distL="0" distR="0" wp14:anchorId="621EF0B0" wp14:editId="041D8F95">
              <wp:extent cx="4714657" cy="2680707"/>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1931" cy="2724644"/>
                      </a:xfrm>
                      <a:prstGeom prst="rect">
                        <a:avLst/>
                      </a:prstGeom>
                    </pic:spPr>
                  </pic:pic>
                </a:graphicData>
              </a:graphic>
            </wp:inline>
          </w:drawing>
        </w:r>
        <w:r w:rsidDel="004A6564">
          <w:rPr>
            <w:noProof/>
          </w:rPr>
          <w:drawing>
            <wp:inline distT="0" distB="0" distL="0" distR="0" wp14:anchorId="3BC8D50C" wp14:editId="439F3D61">
              <wp:extent cx="4743450" cy="27523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4206" cy="2804978"/>
                      </a:xfrm>
                      <a:prstGeom prst="rect">
                        <a:avLst/>
                      </a:prstGeom>
                    </pic:spPr>
                  </pic:pic>
                </a:graphicData>
              </a:graphic>
            </wp:inline>
          </w:drawing>
        </w:r>
        <w:r w:rsidRPr="000735A4" w:rsidDel="004A6564">
          <w:delText xml:space="preserve"> </w:delText>
        </w:r>
      </w:del>
    </w:p>
    <w:p w14:paraId="7C3E602A" w14:textId="07F2B1E0" w:rsidR="000735A4" w:rsidDel="004A6564" w:rsidRDefault="000735A4" w:rsidP="000735A4">
      <w:pPr>
        <w:jc w:val="center"/>
        <w:rPr>
          <w:del w:id="294" w:author="Ricardo... Jacome.." w:date="2019-05-26T13:00:00Z"/>
        </w:rPr>
      </w:pPr>
      <w:del w:id="295" w:author="Ricardo... Jacome.." w:date="2019-05-26T13:00:00Z">
        <w:r w:rsidDel="004A6564">
          <w:delText>Horizontal Trends for Vanguard and Exxon Mobil</w:delText>
        </w:r>
      </w:del>
    </w:p>
    <w:p w14:paraId="55253285" w14:textId="10D3B2F7" w:rsidR="004E5DCE" w:rsidDel="004A6564" w:rsidRDefault="000735A4" w:rsidP="000735A4">
      <w:pPr>
        <w:jc w:val="both"/>
        <w:rPr>
          <w:del w:id="296" w:author="Ricardo... Jacome.." w:date="2019-05-26T13:00:00Z"/>
        </w:rPr>
      </w:pPr>
      <w:del w:id="297" w:author="Ricardo... Jacome.." w:date="2019-05-26T13:00:00Z">
        <w:r w:rsidDel="004A6564">
          <w:delText xml:space="preserve">If we look at both graphs now, it is noticeable how Vanguard has had an upward trend for 5 years and a horizontal for about 1 year. In the other hand, Exxon still shows a horizontal trend. Given this information, both seem to be an example of an investment that will give low-risk returns, but Vanguard would show a higher rate than Exxon on the long-term investments. Note how this analysis worked for both an ETF and a Stock. </w:delText>
        </w:r>
      </w:del>
    </w:p>
    <w:p w14:paraId="40A4BC27" w14:textId="26BE3119" w:rsidR="00ED09F2" w:rsidDel="005018BD" w:rsidRDefault="00ED09F2" w:rsidP="000735A4">
      <w:pPr>
        <w:jc w:val="both"/>
        <w:rPr>
          <w:del w:id="298" w:author="Ricardo... Jacome.." w:date="2019-05-26T13:21:00Z"/>
        </w:rPr>
      </w:pPr>
    </w:p>
    <w:p w14:paraId="13F87E58" w14:textId="696E4BEB" w:rsidR="00ED09F2" w:rsidDel="005018BD" w:rsidRDefault="00ED09F2" w:rsidP="000735A4">
      <w:pPr>
        <w:jc w:val="both"/>
        <w:rPr>
          <w:del w:id="299" w:author="Ricardo... Jacome.." w:date="2019-05-26T13:21:00Z"/>
        </w:rPr>
      </w:pPr>
    </w:p>
    <w:p w14:paraId="7E23BC05" w14:textId="47636D48" w:rsidR="00ED09F2" w:rsidDel="005018BD" w:rsidRDefault="00ED09F2" w:rsidP="000735A4">
      <w:pPr>
        <w:jc w:val="both"/>
        <w:rPr>
          <w:del w:id="300" w:author="Ricardo... Jacome.." w:date="2019-05-26T13:21:00Z"/>
        </w:rPr>
      </w:pPr>
    </w:p>
    <w:p w14:paraId="4C64471C" w14:textId="77777777" w:rsidR="005018BD" w:rsidRDefault="005018BD" w:rsidP="005018BD">
      <w:pPr>
        <w:pStyle w:val="Heading2"/>
        <w:rPr>
          <w:ins w:id="301" w:author="Ricardo... Jacome.." w:date="2019-05-26T13:21:00Z"/>
        </w:rPr>
      </w:pPr>
      <w:bookmarkStart w:id="302" w:name="_Toc10285474"/>
      <w:ins w:id="303" w:author="Ricardo... Jacome.." w:date="2019-05-26T13:21:00Z">
        <w:r>
          <w:t>Downward Trends or “Bearish” Trends</w:t>
        </w:r>
        <w:bookmarkEnd w:id="302"/>
      </w:ins>
    </w:p>
    <w:p w14:paraId="3E08E2DA" w14:textId="36F56E7A" w:rsidR="005018BD" w:rsidRDefault="005018BD" w:rsidP="005018BD">
      <w:pPr>
        <w:jc w:val="both"/>
        <w:rPr>
          <w:ins w:id="304" w:author="Ricardo... Jacome.." w:date="2019-05-26T13:21:00Z"/>
        </w:rPr>
      </w:pPr>
      <w:ins w:id="305" w:author="Ricardo... Jacome.." w:date="2019-05-26T13:21:00Z">
        <w:r w:rsidRPr="002354FA">
          <w:rPr>
            <w:b/>
            <w:u w:val="single"/>
          </w:rPr>
          <w:t>These trends are the ones you need to avoid at all costs.</w:t>
        </w:r>
        <w:r w:rsidRPr="00DA3180">
          <w:rPr>
            <w:b/>
          </w:rPr>
          <w:t xml:space="preserve"> </w:t>
        </w:r>
        <w:r>
          <w:t xml:space="preserve">The reason to avoid these stocks is simply because they are going down. Some examples for downward trends are </w:t>
        </w:r>
      </w:ins>
      <w:r w:rsidR="006A7F43">
        <w:t>shown below.</w:t>
      </w:r>
    </w:p>
    <w:p w14:paraId="75F38B53" w14:textId="77777777" w:rsidR="005018BD" w:rsidRDefault="005018BD" w:rsidP="005018BD">
      <w:pPr>
        <w:jc w:val="center"/>
        <w:rPr>
          <w:ins w:id="306" w:author="Ricardo... Jacome.." w:date="2019-05-26T13:21:00Z"/>
        </w:rPr>
      </w:pPr>
      <w:ins w:id="307" w:author="Ricardo... Jacome.." w:date="2019-05-26T13:21:00Z">
        <w:r>
          <w:rPr>
            <w:noProof/>
          </w:rPr>
          <mc:AlternateContent>
            <mc:Choice Requires="wps">
              <w:drawing>
                <wp:anchor distT="0" distB="0" distL="114300" distR="114300" simplePos="0" relativeHeight="251716608" behindDoc="0" locked="0" layoutInCell="1" allowOverlap="1" wp14:anchorId="2496AB64" wp14:editId="4339D579">
                  <wp:simplePos x="0" y="0"/>
                  <wp:positionH relativeFrom="column">
                    <wp:posOffset>923925</wp:posOffset>
                  </wp:positionH>
                  <wp:positionV relativeFrom="paragraph">
                    <wp:posOffset>3869055</wp:posOffset>
                  </wp:positionV>
                  <wp:extent cx="4143375" cy="93345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4143375" cy="9334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96AAB8" id="Straight Connector 4"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304.65pt" to="399pt,3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" strokecolor="#4472c4 [3204]" strokeweight="1.5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1CBF5B00" wp14:editId="7412D2E2">
                  <wp:simplePos x="0" y="0"/>
                  <wp:positionH relativeFrom="column">
                    <wp:posOffset>809625</wp:posOffset>
                  </wp:positionH>
                  <wp:positionV relativeFrom="paragraph">
                    <wp:posOffset>1335405</wp:posOffset>
                  </wp:positionV>
                  <wp:extent cx="4343400" cy="80010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4343400" cy="800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F10139" id="Straight Connector 9"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15pt" to="405.75pt,1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" strokecolor="#4472c4 [3204]" strokeweight="1.5pt">
                  <v:stroke joinstyle="miter"/>
                </v:line>
              </w:pict>
            </mc:Fallback>
          </mc:AlternateContent>
        </w:r>
        <w:r>
          <w:rPr>
            <w:noProof/>
          </w:rPr>
          <w:drawing>
            <wp:inline distT="0" distB="0" distL="0" distR="0" wp14:anchorId="113117AC" wp14:editId="2365E6CC">
              <wp:extent cx="4676775" cy="265516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7771" cy="2701153"/>
                      </a:xfrm>
                      <a:prstGeom prst="rect">
                        <a:avLst/>
                      </a:prstGeom>
                    </pic:spPr>
                  </pic:pic>
                </a:graphicData>
              </a:graphic>
            </wp:inline>
          </w:drawing>
        </w:r>
        <w:r>
          <w:rPr>
            <w:noProof/>
          </w:rPr>
          <w:drawing>
            <wp:inline distT="0" distB="0" distL="0" distR="0" wp14:anchorId="1753D443" wp14:editId="0602D201">
              <wp:extent cx="4667659" cy="26574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6289" cy="2690855"/>
                      </a:xfrm>
                      <a:prstGeom prst="rect">
                        <a:avLst/>
                      </a:prstGeom>
                    </pic:spPr>
                  </pic:pic>
                </a:graphicData>
              </a:graphic>
            </wp:inline>
          </w:drawing>
        </w:r>
      </w:ins>
    </w:p>
    <w:p w14:paraId="1B34EFF5" w14:textId="77777777" w:rsidR="005018BD" w:rsidRDefault="005018BD" w:rsidP="005018BD">
      <w:pPr>
        <w:jc w:val="center"/>
        <w:rPr>
          <w:ins w:id="308" w:author="Ricardo... Jacome.." w:date="2019-05-26T13:21:00Z"/>
        </w:rPr>
      </w:pPr>
      <w:ins w:id="309" w:author="Ricardo... Jacome.." w:date="2019-05-26T13:21:00Z">
        <w:r>
          <w:t>Downward Trend Examples</w:t>
        </w:r>
      </w:ins>
    </w:p>
    <w:p w14:paraId="58E646C5" w14:textId="15B1392E" w:rsidR="005018BD" w:rsidRDefault="005018BD" w:rsidP="005018BD">
      <w:pPr>
        <w:jc w:val="both"/>
        <w:rPr>
          <w:ins w:id="310" w:author="Ricardo... Jacome.." w:date="2019-05-26T13:21:00Z"/>
        </w:rPr>
      </w:pPr>
      <w:ins w:id="311" w:author="Ricardo... Jacome.." w:date="2019-05-26T13:21:00Z">
        <w:r>
          <w:lastRenderedPageBreak/>
          <w:t xml:space="preserve">Some people argue that a downward trend is a sign that indicates that they will go up later. So, they buy the stock when price is decreasing, trying to find the exact time when it will start going up again. </w:t>
        </w:r>
      </w:ins>
      <w:r w:rsidR="006A7F43">
        <w:t>Others</w:t>
      </w:r>
      <w:ins w:id="312" w:author="Ricardo... Jacome.." w:date="2019-05-26T13:21:00Z">
        <w:r>
          <w:t xml:space="preserve"> argue that if the price once had a certain value, it must go back to that value eventually. </w:t>
        </w:r>
        <w:r w:rsidRPr="0007066B">
          <w:rPr>
            <w:b/>
            <w:u w:val="single"/>
          </w:rPr>
          <w:t>However, from personal research and experience, most</w:t>
        </w:r>
        <w:r>
          <w:rPr>
            <w:b/>
            <w:u w:val="single"/>
          </w:rPr>
          <w:t xml:space="preserve"> (if not all)</w:t>
        </w:r>
        <w:r w:rsidRPr="0007066B">
          <w:rPr>
            <w:b/>
            <w:u w:val="single"/>
          </w:rPr>
          <w:t xml:space="preserve"> sources recommend avoiding this type of buying.</w:t>
        </w:r>
        <w:r>
          <w:t xml:space="preserve"> The reason behind it, is that there is too much risk involved in the company. Instead of trying to make money, people are focusing on just recovering back</w:t>
        </w:r>
      </w:ins>
      <w:r w:rsidR="00BD785B">
        <w:t xml:space="preserve"> what</w:t>
      </w:r>
      <w:ins w:id="313" w:author="Ricardo... Jacome.." w:date="2019-05-26T13:21:00Z">
        <w:r>
          <w:t xml:space="preserve"> they had from that same stock. This can be dangerous because it can bring obstinance in their behavior and start believing price changes that could never happen.</w:t>
        </w:r>
      </w:ins>
      <w:r w:rsidR="00BD785B">
        <w:t xml:space="preserve"> When this happens, your emotions have clouded your mind. Never let that to happen to yourself as an investor. </w:t>
      </w:r>
      <w:ins w:id="314" w:author="Ricardo... Jacome.." w:date="2019-05-26T13:21:00Z">
        <w:r>
          <w:t xml:space="preserve"> </w:t>
        </w:r>
      </w:ins>
    </w:p>
    <w:p w14:paraId="1535D952" w14:textId="09A72CBF" w:rsidR="005018BD" w:rsidRDefault="005018BD" w:rsidP="005018BD">
      <w:pPr>
        <w:jc w:val="both"/>
        <w:rPr>
          <w:ins w:id="315" w:author="Ricardo... Jacome.." w:date="2019-05-26T13:21:00Z"/>
        </w:rPr>
      </w:pPr>
      <w:ins w:id="316" w:author="Ricardo... Jacome.." w:date="2019-05-26T13:21:00Z">
        <w:r>
          <w:t xml:space="preserve">This obstinate behavior is true for either long-term or short-term investments. </w:t>
        </w:r>
      </w:ins>
      <w:r w:rsidR="00BD785B">
        <w:t xml:space="preserve">Let us look at an example </w:t>
      </w:r>
      <w:ins w:id="317" w:author="Ricardo... Jacome.." w:date="2019-05-26T13:21:00Z">
        <w:r>
          <w:t xml:space="preserve">given </w:t>
        </w:r>
      </w:ins>
      <w:r w:rsidR="00BD785B">
        <w:t>by</w:t>
      </w:r>
      <w:ins w:id="318" w:author="Ricardo... Jacome.." w:date="2019-05-26T13:21:00Z">
        <w:r>
          <w:t xml:space="preserve"> 22</w:t>
        </w:r>
        <w:r w:rsidRPr="00135BBE">
          <w:rPr>
            <w:vertAlign w:val="superscript"/>
          </w:rPr>
          <w:t>nd</w:t>
        </w:r>
        <w:r>
          <w:t xml:space="preserve"> Century Group.</w:t>
        </w:r>
      </w:ins>
    </w:p>
    <w:p w14:paraId="4DDEEBE4" w14:textId="77777777" w:rsidR="005018BD" w:rsidRPr="00DA3180" w:rsidRDefault="005018BD" w:rsidP="005018BD">
      <w:pPr>
        <w:jc w:val="center"/>
        <w:rPr>
          <w:ins w:id="319" w:author="Ricardo... Jacome.." w:date="2019-05-26T13:21:00Z"/>
        </w:rPr>
      </w:pPr>
      <w:ins w:id="320" w:author="Ricardo... Jacome.." w:date="2019-05-26T13:21:00Z">
        <w:r>
          <w:rPr>
            <w:noProof/>
          </w:rPr>
          <w:drawing>
            <wp:inline distT="0" distB="0" distL="0" distR="0" wp14:anchorId="353F24AA" wp14:editId="526E5F5B">
              <wp:extent cx="4461036" cy="24384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6"/>
                      <a:stretch/>
                    </pic:blipFill>
                    <pic:spPr bwMode="auto">
                      <a:xfrm>
                        <a:off x="0" y="0"/>
                        <a:ext cx="4549305" cy="248664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F4CF87A" wp14:editId="76E55907">
              <wp:extent cx="4430875" cy="2438400"/>
              <wp:effectExtent l="0" t="0" r="825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6616" cy="2452566"/>
                      </a:xfrm>
                      <a:prstGeom prst="rect">
                        <a:avLst/>
                      </a:prstGeom>
                    </pic:spPr>
                  </pic:pic>
                </a:graphicData>
              </a:graphic>
            </wp:inline>
          </w:drawing>
        </w:r>
      </w:ins>
    </w:p>
    <w:p w14:paraId="7C0C6024" w14:textId="77777777" w:rsidR="005018BD" w:rsidRDefault="005018BD" w:rsidP="005018BD">
      <w:pPr>
        <w:jc w:val="center"/>
        <w:rPr>
          <w:ins w:id="321" w:author="Ricardo... Jacome.." w:date="2019-05-26T13:21:00Z"/>
        </w:rPr>
      </w:pPr>
      <w:ins w:id="322" w:author="Ricardo... Jacome.." w:date="2019-05-26T13:21:00Z">
        <w:r>
          <w:t>22</w:t>
        </w:r>
        <w:r w:rsidRPr="00233194">
          <w:rPr>
            <w:vertAlign w:val="superscript"/>
          </w:rPr>
          <w:t>nd</w:t>
        </w:r>
        <w:r>
          <w:t xml:space="preserve"> Century Group in 2013 and 2014</w:t>
        </w:r>
      </w:ins>
    </w:p>
    <w:p w14:paraId="01D14EE0" w14:textId="5810B9BD" w:rsidR="005018BD" w:rsidRDefault="005018BD" w:rsidP="005018BD">
      <w:pPr>
        <w:jc w:val="both"/>
        <w:rPr>
          <w:ins w:id="323" w:author="Ricardo... Jacome.." w:date="2019-05-26T13:21:00Z"/>
        </w:rPr>
      </w:pPr>
      <w:ins w:id="324" w:author="Ricardo... Jacome.." w:date="2019-05-26T13:21:00Z">
        <w:r>
          <w:t xml:space="preserve">If you bought stock in 2013, the value of it was about 1 dollar. After 4 months in 2014, the value of the stock grew 5 times of what it originally was. During this </w:t>
        </w:r>
      </w:ins>
      <w:r w:rsidR="00C10F94">
        <w:t>period</w:t>
      </w:r>
      <w:ins w:id="325" w:author="Ricardo... Jacome.." w:date="2019-05-26T13:21:00Z">
        <w:r>
          <w:t xml:space="preserve">, buying would be </w:t>
        </w:r>
        <w:r>
          <w:lastRenderedPageBreak/>
          <w:t>recommended. Excitement is high, and returns are good. Now let us look 4 months later, and 3 years later.</w:t>
        </w:r>
      </w:ins>
    </w:p>
    <w:p w14:paraId="55CB9C59" w14:textId="77777777" w:rsidR="005018BD" w:rsidRDefault="005018BD" w:rsidP="005018BD">
      <w:pPr>
        <w:jc w:val="center"/>
        <w:rPr>
          <w:ins w:id="326" w:author="Ricardo... Jacome.." w:date="2019-05-26T13:21:00Z"/>
        </w:rPr>
      </w:pPr>
      <w:ins w:id="327" w:author="Ricardo... Jacome.." w:date="2019-05-26T13:21:00Z">
        <w:r>
          <w:rPr>
            <w:noProof/>
          </w:rPr>
          <w:drawing>
            <wp:inline distT="0" distB="0" distL="0" distR="0" wp14:anchorId="5795535C" wp14:editId="16ABC6F8">
              <wp:extent cx="4448175" cy="2534889"/>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1849" cy="2576874"/>
                      </a:xfrm>
                      <a:prstGeom prst="rect">
                        <a:avLst/>
                      </a:prstGeom>
                    </pic:spPr>
                  </pic:pic>
                </a:graphicData>
              </a:graphic>
            </wp:inline>
          </w:drawing>
        </w:r>
        <w:r>
          <w:rPr>
            <w:noProof/>
          </w:rPr>
          <w:drawing>
            <wp:inline distT="0" distB="0" distL="0" distR="0" wp14:anchorId="56FCC3B3" wp14:editId="39EC9F4A">
              <wp:extent cx="4416245" cy="2486025"/>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3890" cy="2529733"/>
                      </a:xfrm>
                      <a:prstGeom prst="rect">
                        <a:avLst/>
                      </a:prstGeom>
                    </pic:spPr>
                  </pic:pic>
                </a:graphicData>
              </a:graphic>
            </wp:inline>
          </w:drawing>
        </w:r>
      </w:ins>
    </w:p>
    <w:p w14:paraId="7F39EC48" w14:textId="77777777" w:rsidR="005018BD" w:rsidRDefault="005018BD" w:rsidP="005018BD">
      <w:pPr>
        <w:jc w:val="center"/>
        <w:rPr>
          <w:ins w:id="328" w:author="Ricardo... Jacome.." w:date="2019-05-26T13:21:00Z"/>
        </w:rPr>
      </w:pPr>
      <w:ins w:id="329" w:author="Ricardo... Jacome.." w:date="2019-05-26T13:21:00Z">
        <w:r>
          <w:t>22</w:t>
        </w:r>
        <w:r w:rsidRPr="00233194">
          <w:rPr>
            <w:vertAlign w:val="superscript"/>
          </w:rPr>
          <w:t>nd</w:t>
        </w:r>
        <w:r>
          <w:t xml:space="preserve"> Century Group in 2014 and 2017</w:t>
        </w:r>
      </w:ins>
    </w:p>
    <w:p w14:paraId="6C2A70DA" w14:textId="77777777" w:rsidR="005018BD" w:rsidRDefault="005018BD" w:rsidP="005018BD">
      <w:pPr>
        <w:jc w:val="both"/>
        <w:rPr>
          <w:ins w:id="330" w:author="Ricardo... Jacome.." w:date="2019-05-26T13:21:00Z"/>
        </w:rPr>
      </w:pPr>
      <w:ins w:id="331" w:author="Ricardo... Jacome.." w:date="2019-05-26T13:21:00Z">
        <w:r>
          <w:t xml:space="preserve">Some investors way before this point of time would already have sold their stocks and kept their return instead of holding it longer waiting for more return. </w:t>
        </w:r>
        <w:r w:rsidRPr="00233194">
          <w:rPr>
            <w:b/>
          </w:rPr>
          <w:t xml:space="preserve">But some investors could be on the idea that the price </w:t>
        </w:r>
        <w:r w:rsidRPr="00F54EE4">
          <w:rPr>
            <w:b/>
          </w:rPr>
          <w:t>must</w:t>
        </w:r>
        <w:r w:rsidRPr="00233194">
          <w:rPr>
            <w:b/>
          </w:rPr>
          <w:t xml:space="preserve"> go back to 5 dollars, even though they are on a downwards trend, decide to even buy more. </w:t>
        </w:r>
        <w:r w:rsidRPr="00C36FE1">
          <w:rPr>
            <w:b/>
            <w:u w:val="single"/>
          </w:rPr>
          <w:t>That is not a wise move</w:t>
        </w:r>
        <w:r>
          <w:rPr>
            <w:b/>
          </w:rPr>
          <w:t xml:space="preserve">. </w:t>
        </w:r>
        <w:r>
          <w:t xml:space="preserve">Three years later, the stock is valued even less than it was back in 2013. Looking at the history at 5 years, we can see how many investors won a lot of money and then some others lost a lot as well. </w:t>
        </w:r>
        <w:r w:rsidRPr="0007066B">
          <w:t>This behavior of going down and then back up is possible, but is risky, that is why is not recommended for long-term investments.</w:t>
        </w:r>
      </w:ins>
    </w:p>
    <w:p w14:paraId="33384E36" w14:textId="77777777" w:rsidR="005018BD" w:rsidRDefault="005018BD" w:rsidP="005018BD">
      <w:pPr>
        <w:jc w:val="both"/>
        <w:rPr>
          <w:ins w:id="332" w:author="Ricardo... Jacome.." w:date="2019-05-26T13:21:00Z"/>
        </w:rPr>
      </w:pPr>
      <w:ins w:id="333" w:author="Ricardo... Jacome.." w:date="2019-05-26T13:21:00Z">
        <w:r>
          <w:t xml:space="preserve">How could you have avoided this emotional roller coaster? Simply by looking at the long-term performance of the stock. The company back in 2013 did not have a long history of performance, and that short performance was negative. With that in mind, the company </w:t>
        </w:r>
        <w:r w:rsidRPr="00F06AA7">
          <w:rPr>
            <w:b/>
          </w:rPr>
          <w:t>would not</w:t>
        </w:r>
        <w:r>
          <w:t xml:space="preserve"> have been an option for investment since the beginning. There could be the claim that the spike that occurred in </w:t>
        </w:r>
        <w:r>
          <w:lastRenderedPageBreak/>
          <w:t xml:space="preserve">2014 would be lost, and that is true. But remember, you are not playing lottery, you are making an investment. </w:t>
        </w:r>
      </w:ins>
    </w:p>
    <w:p w14:paraId="121D4091" w14:textId="14155930" w:rsidR="005018BD" w:rsidRDefault="005018BD" w:rsidP="005018BD">
      <w:pPr>
        <w:jc w:val="both"/>
        <w:rPr>
          <w:ins w:id="334" w:author="Ricardo... Jacome.." w:date="2019-05-26T13:26:00Z"/>
        </w:rPr>
      </w:pPr>
      <w:ins w:id="335" w:author="Ricardo... Jacome.." w:date="2019-05-26T13:21:00Z">
        <w:r w:rsidRPr="0007066B">
          <w:rPr>
            <w:b/>
            <w:u w:val="single"/>
          </w:rPr>
          <w:t>Remember, investments need to be taken from a logical perspective rather than an emotional one.</w:t>
        </w:r>
        <w:r>
          <w:t xml:space="preserve"> Whether you are disappointed with loses, whether you are very excited with profits, it is always recommended to be calm and anticipate how things can change. Now, with all these in mind I invite you to the </w:t>
        </w:r>
      </w:ins>
      <w:ins w:id="336" w:author="Ricardo... Jacome.." w:date="2019-05-26T13:24:00Z">
        <w:r>
          <w:t>mindset</w:t>
        </w:r>
      </w:ins>
      <w:ins w:id="337" w:author="Ricardo... Jacome.." w:date="2019-05-26T13:21:00Z">
        <w:r>
          <w:t xml:space="preserve"> section.</w:t>
        </w:r>
      </w:ins>
    </w:p>
    <w:p w14:paraId="120B54AA" w14:textId="3EC321CA" w:rsidR="005018BD" w:rsidRPr="005018BD" w:rsidRDefault="005018BD" w:rsidP="005018BD">
      <w:pPr>
        <w:jc w:val="both"/>
        <w:rPr>
          <w:ins w:id="338" w:author="Ricardo... Jacome.." w:date="2019-05-26T13:24:00Z"/>
          <w:sz w:val="36"/>
          <w:szCs w:val="36"/>
          <w:rPrChange w:id="339" w:author="Ricardo... Jacome.." w:date="2019-05-26T13:26:00Z">
            <w:rPr>
              <w:ins w:id="340" w:author="Ricardo... Jacome.." w:date="2019-05-26T13:24:00Z"/>
            </w:rPr>
          </w:rPrChange>
        </w:rPr>
      </w:pPr>
      <w:ins w:id="341" w:author="Ricardo... Jacome.." w:date="2019-05-26T13:26:00Z">
        <w:r>
          <w:rPr>
            <w:sz w:val="36"/>
            <w:szCs w:val="36"/>
          </w:rPr>
          <w:t>Some</w:t>
        </w:r>
        <w:r w:rsidRPr="005018BD">
          <w:rPr>
            <w:sz w:val="36"/>
            <w:szCs w:val="36"/>
            <w:rPrChange w:id="342" w:author="Ricardo... Jacome.." w:date="2019-05-26T13:26:00Z">
              <w:rPr/>
            </w:rPrChange>
          </w:rPr>
          <w:t xml:space="preserve"> Warning</w:t>
        </w:r>
        <w:r>
          <w:rPr>
            <w:sz w:val="36"/>
            <w:szCs w:val="36"/>
          </w:rPr>
          <w:t>s</w:t>
        </w:r>
      </w:ins>
    </w:p>
    <w:p w14:paraId="2C266D99" w14:textId="52205749" w:rsidR="005018BD" w:rsidRPr="00A46CF8" w:rsidRDefault="005018BD">
      <w:pPr>
        <w:jc w:val="both"/>
        <w:rPr>
          <w:ins w:id="343" w:author="Ricardo... Jacome.." w:date="2019-05-26T13:27:00Z"/>
        </w:rPr>
        <w:pPrChange w:id="344" w:author="Ricardo... Jacome.." w:date="2019-05-26T13:27:00Z">
          <w:pPr>
            <w:pStyle w:val="Heading2"/>
          </w:pPr>
        </w:pPrChange>
      </w:pPr>
      <w:ins w:id="345" w:author="Ricardo... Jacome.." w:date="2019-05-26T13:24:00Z">
        <w:r>
          <w:t xml:space="preserve">For much as I don’t support short-term strategies, it is important to know they exists. </w:t>
        </w:r>
      </w:ins>
      <w:ins w:id="346" w:author="Ricardo... Jacome.." w:date="2019-05-26T13:25:00Z">
        <w:r>
          <w:t>When you research for information abo</w:t>
        </w:r>
      </w:ins>
      <w:ins w:id="347" w:author="Ricardo... Jacome.." w:date="2019-05-26T13:26:00Z">
        <w:r>
          <w:t>ut stocks, you will find words and definitions that are common among investors who use these “trading techniques”. Often coming from charting ideas</w:t>
        </w:r>
      </w:ins>
      <w:ins w:id="348" w:author="Ricardo... Jacome.." w:date="2019-05-26T13:27:00Z">
        <w:r>
          <w:t>, investors make claims about the future performance of many companies. Some examples include:</w:t>
        </w:r>
      </w:ins>
    </w:p>
    <w:p w14:paraId="59474DFD" w14:textId="77777777" w:rsidR="005018BD" w:rsidRDefault="005018BD" w:rsidP="005018BD">
      <w:pPr>
        <w:jc w:val="both"/>
        <w:rPr>
          <w:ins w:id="349" w:author="Ricardo... Jacome.." w:date="2019-05-26T13:27:00Z"/>
        </w:rPr>
      </w:pPr>
      <w:ins w:id="350" w:author="Ricardo... Jacome.." w:date="2019-05-26T13:27:00Z">
        <w:r w:rsidRPr="00AB7DAD">
          <w:rPr>
            <w:b/>
          </w:rPr>
          <w:t>Day Trading:</w:t>
        </w:r>
        <w:r>
          <w:t xml:space="preserve"> Focuses on finding upwards trends in short amounts of time (hours) and then buy when the price is predicted to keep going up. Then sell when the value of the stock is starting to decrease. The method is risky because requires constantly trading to generate profits.</w:t>
        </w:r>
      </w:ins>
    </w:p>
    <w:p w14:paraId="1F87C0B9" w14:textId="77777777" w:rsidR="005018BD" w:rsidRDefault="005018BD" w:rsidP="005018BD">
      <w:pPr>
        <w:jc w:val="both"/>
        <w:rPr>
          <w:ins w:id="351" w:author="Ricardo... Jacome.." w:date="2019-05-26T13:27:00Z"/>
        </w:rPr>
      </w:pPr>
      <w:ins w:id="352" w:author="Ricardo... Jacome.." w:date="2019-05-26T13:27:00Z">
        <w:r w:rsidRPr="00AB7DAD">
          <w:rPr>
            <w:b/>
          </w:rPr>
          <w:t>Swing Trading:</w:t>
        </w:r>
        <w:r>
          <w:t xml:space="preserve"> This trading strategy is like Day Trading but the amount of time for holding a stock is longer (usually days to weeks). This method involves the same idea of buying when the prices is predicted to keep going up for a couple of days and then sell when the value starts to decrease. This strategy is less risky than day trading but still riskier than traditional long-term investments.  </w:t>
        </w:r>
      </w:ins>
    </w:p>
    <w:p w14:paraId="35F93C92" w14:textId="77777777" w:rsidR="005018BD" w:rsidRDefault="005018BD" w:rsidP="005018BD">
      <w:pPr>
        <w:jc w:val="both"/>
        <w:rPr>
          <w:ins w:id="353" w:author="Ricardo... Jacome.." w:date="2019-05-26T13:27:00Z"/>
        </w:rPr>
      </w:pPr>
      <w:ins w:id="354" w:author="Ricardo... Jacome.." w:date="2019-05-26T13:27:00Z">
        <w:r w:rsidRPr="00AB7DAD">
          <w:rPr>
            <w:b/>
          </w:rPr>
          <w:t>Trend Trading:</w:t>
        </w:r>
        <w:r>
          <w:t xml:space="preserve"> Very similar to Reversal Trading, but instead of going “up, down and then up”, the behavior can be quite different. The idea is to find a repeated pattern, could be a mixture of many ups and downs. After identifying this pattern, the objective is to buy the point of the pattern with the cheapest price and sell at the point with the highest price</w:t>
        </w:r>
      </w:ins>
    </w:p>
    <w:p w14:paraId="35956BD4" w14:textId="77777777" w:rsidR="005018BD" w:rsidRDefault="005018BD" w:rsidP="005018BD">
      <w:pPr>
        <w:jc w:val="both"/>
        <w:rPr>
          <w:ins w:id="355" w:author="Ricardo... Jacome.." w:date="2019-05-26T13:27:00Z"/>
        </w:rPr>
      </w:pPr>
      <w:ins w:id="356" w:author="Ricardo... Jacome.." w:date="2019-05-26T13:27:00Z">
        <w:r w:rsidRPr="00AB7DAD">
          <w:rPr>
            <w:b/>
          </w:rPr>
          <w:t>Momentum Trading:</w:t>
        </w:r>
        <w:r>
          <w:t xml:space="preserve"> Usually investors always seek to “buy low and sell high”. Momentum Trading instead focuses on trends that are “buying high and sell higher”. The time for this strategy can vary from hours to days. The longer a stock is hold, the longer the risk is. </w:t>
        </w:r>
      </w:ins>
    </w:p>
    <w:p w14:paraId="40568619" w14:textId="77777777" w:rsidR="005018BD" w:rsidRDefault="005018BD" w:rsidP="005018BD">
      <w:pPr>
        <w:jc w:val="both"/>
        <w:rPr>
          <w:ins w:id="357" w:author="Ricardo... Jacome.." w:date="2019-05-26T13:27:00Z"/>
        </w:rPr>
      </w:pPr>
      <w:ins w:id="358" w:author="Ricardo... Jacome.." w:date="2019-05-26T13:27:00Z">
        <w:r w:rsidRPr="00AB7DAD">
          <w:rPr>
            <w:b/>
          </w:rPr>
          <w:t>Reversal Trading:</w:t>
        </w:r>
        <w:r>
          <w:t xml:space="preserve"> Reversal means that the stock price is going up, then it goes down, and then will go up again.  Investors that look for this pattern concentrate on finding the cheapest price before it goes back up. This technique again serves from hours to weeks. Similarly, to other strategies, the longer the stock is hold, the higher the risk it entails.</w:t>
        </w:r>
      </w:ins>
    </w:p>
    <w:p w14:paraId="52633E01" w14:textId="3A179499" w:rsidR="005018BD" w:rsidRDefault="005018BD" w:rsidP="005018BD">
      <w:pPr>
        <w:jc w:val="both"/>
        <w:rPr>
          <w:ins w:id="359" w:author="Ricardo... Jacome.." w:date="2019-05-26T13:27:00Z"/>
        </w:rPr>
      </w:pPr>
      <w:ins w:id="360" w:author="Ricardo... Jacome.." w:date="2019-05-26T13:27:00Z">
        <w:r>
          <w:t>Remember that if you want to use any of these strategies, you need to research in detail for the one you want to focus. This was just an overview of some (but not all) strategies. Some people come up with their own trading style that is different from what exists.</w:t>
        </w:r>
      </w:ins>
      <w:ins w:id="361" w:author="Ricardo... Jacome.." w:date="2019-05-26T13:28:00Z">
        <w:r>
          <w:t xml:space="preserve"> </w:t>
        </w:r>
        <w:r w:rsidR="00D14D17">
          <w:t xml:space="preserve">When it comes to these trading ideas, I often think </w:t>
        </w:r>
      </w:ins>
      <w:ins w:id="362" w:author="Ricardo... Jacome.." w:date="2019-05-26T13:29:00Z">
        <w:r w:rsidR="00D14D17">
          <w:t xml:space="preserve">of “noise”. Which is just something that comes out naturally out of information and is often undesired.  For example, </w:t>
        </w:r>
      </w:ins>
      <w:ins w:id="363" w:author="Ricardo... Jacome.." w:date="2019-05-26T13:30:00Z">
        <w:r w:rsidR="00D14D17">
          <w:t>sometimes you will hear a beeping sound when you are turning a radio on (happened mo</w:t>
        </w:r>
      </w:ins>
      <w:ins w:id="364" w:author="Ricardo... Jacome.." w:date="2019-05-26T13:33:00Z">
        <w:r w:rsidR="00D14D17">
          <w:t>re o</w:t>
        </w:r>
      </w:ins>
      <w:ins w:id="365" w:author="Ricardo... Jacome.." w:date="2019-05-26T13:34:00Z">
        <w:r w:rsidR="00D14D17">
          <w:t xml:space="preserve">ften in old radios), or on vinyl record players (you will hear a static sound while the music is playing). All of those are examples of noisy, but what you wanted to hear is the music coming out from those devices. </w:t>
        </w:r>
      </w:ins>
      <w:ins w:id="366" w:author="Ricardo... Jacome.." w:date="2019-05-26T13:37:00Z">
        <w:r w:rsidR="00D14D17">
          <w:t>So,</w:t>
        </w:r>
      </w:ins>
      <w:ins w:id="367" w:author="Ricardo... Jacome.." w:date="2019-05-26T13:35:00Z">
        <w:r w:rsidR="00D14D17">
          <w:t xml:space="preserve"> stocks have also this “noise” to them which </w:t>
        </w:r>
        <w:r w:rsidR="00D14D17">
          <w:lastRenderedPageBreak/>
          <w:t xml:space="preserve">are the small patterns that are presented in the </w:t>
        </w:r>
      </w:ins>
      <w:ins w:id="368" w:author="Ricardo... Jacome.." w:date="2019-05-26T13:37:00Z">
        <w:r w:rsidR="00D14D17">
          <w:t>short-term</w:t>
        </w:r>
      </w:ins>
      <w:ins w:id="369" w:author="Ricardo... Jacome.." w:date="2019-05-26T13:35:00Z">
        <w:r w:rsidR="00D14D17">
          <w:t xml:space="preserve"> duration, but it is the long term what you should </w:t>
        </w:r>
      </w:ins>
      <w:ins w:id="370" w:author="Ricardo... Jacome.." w:date="2019-05-26T13:36:00Z">
        <w:r w:rsidR="00D14D17">
          <w:t>be concerned about. Saying that a spike that occurred during one hour of trading is enough to predict the behavior for 1 year is like saying that the static you hear from the vinyl record told you wha</w:t>
        </w:r>
      </w:ins>
      <w:ins w:id="371" w:author="Ricardo... Jacome.." w:date="2019-05-26T13:37:00Z">
        <w:r w:rsidR="00D14D17">
          <w:t xml:space="preserve">t the song was all about. To end this little </w:t>
        </w:r>
      </w:ins>
      <w:ins w:id="372" w:author="Ricardo... Jacome.." w:date="2019-05-26T13:38:00Z">
        <w:r w:rsidR="00D306B7">
          <w:t>warning,</w:t>
        </w:r>
      </w:ins>
      <w:ins w:id="373" w:author="Ricardo... Jacome.." w:date="2019-05-26T13:37:00Z">
        <w:r w:rsidR="00D14D17">
          <w:t xml:space="preserve"> I would like to quote Nate Silver: </w:t>
        </w:r>
      </w:ins>
      <w:bookmarkStart w:id="374" w:name="_Hlk9769174"/>
      <w:ins w:id="375" w:author="Ricardo... Jacome.." w:date="2019-05-26T13:38:00Z">
        <w:r w:rsidR="00D14D17">
          <w:t>“Our brains, wired to detect patterns, are always looking for a signal, when instead we should appreciate how noisy the data is</w:t>
        </w:r>
        <w:bookmarkEnd w:id="374"/>
        <w:r w:rsidR="00D14D17">
          <w:t>”.[3]</w:t>
        </w:r>
      </w:ins>
    </w:p>
    <w:p w14:paraId="48E7B77F" w14:textId="3E447A69" w:rsidR="005018BD" w:rsidRDefault="005018BD" w:rsidP="005018BD">
      <w:pPr>
        <w:jc w:val="both"/>
        <w:rPr>
          <w:ins w:id="376" w:author="Ricardo... Jacome.." w:date="2019-05-26T13:21:00Z"/>
        </w:rPr>
      </w:pPr>
      <w:ins w:id="377" w:author="Ricardo... Jacome.." w:date="2019-05-26T13:26:00Z">
        <w:r>
          <w:t xml:space="preserve"> </w:t>
        </w:r>
      </w:ins>
    </w:p>
    <w:p w14:paraId="0742B114" w14:textId="77777777" w:rsidR="005018BD" w:rsidRDefault="005018BD" w:rsidP="005018BD">
      <w:pPr>
        <w:jc w:val="both"/>
        <w:rPr>
          <w:ins w:id="378" w:author="Ricardo... Jacome.." w:date="2019-05-26T13:21:00Z"/>
          <w:sz w:val="36"/>
          <w:szCs w:val="36"/>
        </w:rPr>
      </w:pPr>
      <w:ins w:id="379" w:author="Ricardo... Jacome.." w:date="2019-05-26T13:21:00Z">
        <w:r w:rsidRPr="00F06AA7">
          <w:rPr>
            <w:sz w:val="36"/>
            <w:szCs w:val="36"/>
          </w:rPr>
          <w:t>The Mindset</w:t>
        </w:r>
      </w:ins>
    </w:p>
    <w:p w14:paraId="248FFACC" w14:textId="21EA76DD" w:rsidR="005018BD" w:rsidRPr="00F54EE4" w:rsidRDefault="005018BD">
      <w:pPr>
        <w:jc w:val="both"/>
        <w:rPr>
          <w:ins w:id="380" w:author="Ricardo... Jacome.." w:date="2019-05-26T13:21:00Z"/>
        </w:rPr>
      </w:pPr>
      <w:ins w:id="381" w:author="Ricardo... Jacome.." w:date="2019-05-26T13:21:00Z">
        <w:r>
          <w:t xml:space="preserve">If the history of at least 5 years of the company is not a positive trend, it will not be a safe investment. It will be a risky investment with the chance of not making money. </w:t>
        </w:r>
        <w:r w:rsidRPr="00F06AA7">
          <w:rPr>
            <w:b/>
          </w:rPr>
          <w:t xml:space="preserve">The shorter the time history you are looking at. The higher the risk you are invoking for your </w:t>
        </w:r>
      </w:ins>
      <w:ins w:id="382" w:author="Ricardo... Jacome.." w:date="2019-05-26T13:23:00Z">
        <w:r>
          <w:rPr>
            <w:b/>
          </w:rPr>
          <w:t>decisions</w:t>
        </w:r>
      </w:ins>
      <w:ins w:id="383" w:author="Ricardo... Jacome.." w:date="2019-05-26T13:21:00Z">
        <w:r w:rsidRPr="00F06AA7">
          <w:rPr>
            <w:b/>
          </w:rPr>
          <w:t>.</w:t>
        </w:r>
        <w:r>
          <w:t xml:space="preserve"> </w:t>
        </w:r>
      </w:ins>
      <w:r w:rsidR="00CD063C">
        <w:t>That</w:t>
      </w:r>
      <w:ins w:id="384" w:author="Ricardo... Jacome.." w:date="2019-05-26T13:21:00Z">
        <w:r>
          <w:t xml:space="preserve"> is the only “prediction” I can apply from chart data to my stock making decision</w:t>
        </w:r>
      </w:ins>
      <w:r w:rsidR="00CD063C">
        <w:t>s</w:t>
      </w:r>
      <w:ins w:id="385" w:author="Ricardo... Jacome.." w:date="2019-05-26T13:21:00Z">
        <w:r>
          <w:t xml:space="preserve">. Aside from that, everything else is just an empty promise of profits. </w:t>
        </w:r>
      </w:ins>
    </w:p>
    <w:bookmarkEnd w:id="2"/>
    <w:p w14:paraId="5D47BFD1" w14:textId="77777777" w:rsidR="005018BD" w:rsidRDefault="005018BD" w:rsidP="005018BD">
      <w:pPr>
        <w:jc w:val="both"/>
        <w:rPr>
          <w:ins w:id="386" w:author="Ricardo... Jacome.." w:date="2019-05-26T13:21:00Z"/>
        </w:rPr>
      </w:pPr>
    </w:p>
    <w:p w14:paraId="17764136" w14:textId="177E2EB4" w:rsidR="002442BE" w:rsidRDefault="002442BE" w:rsidP="002442BE">
      <w:pPr>
        <w:pStyle w:val="Heading2"/>
      </w:pPr>
      <w:bookmarkStart w:id="387" w:name="_Toc10285475"/>
      <w:r>
        <w:t>Smaller Time Frame Trends</w:t>
      </w:r>
      <w:bookmarkEnd w:id="387"/>
    </w:p>
    <w:p w14:paraId="6E1F9879" w14:textId="77777777" w:rsidR="002442BE" w:rsidRDefault="002442BE" w:rsidP="008C4649">
      <w:pPr>
        <w:jc w:val="both"/>
        <w:rPr>
          <w:noProof/>
        </w:rPr>
      </w:pPr>
      <w:r>
        <w:t>Depending on the amount of time history that you are looking, stock price can show different behavior. Taking Exxon for example:</w:t>
      </w:r>
      <w:r w:rsidRPr="002442BE">
        <w:rPr>
          <w:noProof/>
        </w:rPr>
        <w:t xml:space="preserve"> </w:t>
      </w:r>
    </w:p>
    <w:p w14:paraId="5ED2699C" w14:textId="4D294FE5" w:rsidR="002442BE" w:rsidRDefault="002442BE" w:rsidP="008C4649">
      <w:pPr>
        <w:jc w:val="center"/>
      </w:pPr>
      <w:r>
        <w:rPr>
          <w:noProof/>
        </w:rPr>
        <w:drawing>
          <wp:inline distT="0" distB="0" distL="0" distR="0" wp14:anchorId="32AE65B4" wp14:editId="562ED76A">
            <wp:extent cx="4364641" cy="2524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7250" cy="2560333"/>
                    </a:xfrm>
                    <a:prstGeom prst="rect">
                      <a:avLst/>
                    </a:prstGeom>
                  </pic:spPr>
                </pic:pic>
              </a:graphicData>
            </a:graphic>
          </wp:inline>
        </w:drawing>
      </w:r>
    </w:p>
    <w:p w14:paraId="44EADA6F" w14:textId="4181F5F8" w:rsidR="002442BE" w:rsidRDefault="002442BE" w:rsidP="008C4649">
      <w:pPr>
        <w:jc w:val="center"/>
      </w:pPr>
      <w:r>
        <w:t>Exxon Mobil – 1 Year History</w:t>
      </w:r>
    </w:p>
    <w:p w14:paraId="31C5FA72" w14:textId="51AA771A" w:rsidR="002442BE" w:rsidRDefault="002442BE" w:rsidP="008C4649">
      <w:pPr>
        <w:jc w:val="both"/>
        <w:rPr>
          <w:ins w:id="388" w:author="Ricardo... Jacome.." w:date="2019-05-27T16:40:00Z"/>
        </w:rPr>
      </w:pPr>
      <w:r>
        <w:t xml:space="preserve">The behavior instead of being “horizontal”, it seems more like an upward trend, followed by a high decrease, and then another upward trend. If we were to split this graph into 2 sections where one represents 6 months, and the other one 6 months as well, both graphs would have an upward trend. </w:t>
      </w:r>
      <w:r w:rsidRPr="002442BE">
        <w:rPr>
          <w:b/>
          <w:u w:val="single"/>
        </w:rPr>
        <w:t>So many investors decide to break the history of stock prices into smaller sections to predict patterns at smaller time frames</w:t>
      </w:r>
      <w:r w:rsidRPr="004A6564">
        <w:rPr>
          <w:b/>
          <w:u w:val="single"/>
        </w:rPr>
        <w:t>.</w:t>
      </w:r>
      <w:ins w:id="389" w:author="Ricardo... Jacome.." w:date="2019-05-26T13:01:00Z">
        <w:r w:rsidR="004A6564" w:rsidRPr="004A6564">
          <w:rPr>
            <w:b/>
            <w:u w:val="single"/>
          </w:rPr>
          <w:t xml:space="preserve"> This </w:t>
        </w:r>
      </w:ins>
      <w:r w:rsidR="00CD063C">
        <w:rPr>
          <w:b/>
          <w:u w:val="single"/>
        </w:rPr>
        <w:t>should always be avoided</w:t>
      </w:r>
      <w:ins w:id="390" w:author="Ricardo... Jacome.." w:date="2019-05-26T13:02:00Z">
        <w:r w:rsidR="004A6564">
          <w:rPr>
            <w:b/>
            <w:u w:val="single"/>
          </w:rPr>
          <w:t xml:space="preserve">. </w:t>
        </w:r>
        <w:r w:rsidR="004A6564">
          <w:rPr>
            <w:u w:val="single"/>
          </w:rPr>
          <w:t>Trying to predict smaller time frames is what investment is</w:t>
        </w:r>
      </w:ins>
      <w:ins w:id="391" w:author="Ricardo... Jacome.." w:date="2019-05-26T13:03:00Z">
        <w:r w:rsidR="004A6564">
          <w:rPr>
            <w:u w:val="single"/>
          </w:rPr>
          <w:t xml:space="preserve"> </w:t>
        </w:r>
        <w:r w:rsidR="004A6564" w:rsidRPr="00CD063C">
          <w:rPr>
            <w:u w:val="single"/>
          </w:rPr>
          <w:t>not about</w:t>
        </w:r>
        <w:r w:rsidR="004A6564">
          <w:t xml:space="preserve">. </w:t>
        </w:r>
      </w:ins>
    </w:p>
    <w:p w14:paraId="04FF9B09" w14:textId="1640DF78" w:rsidR="00C33FB1" w:rsidRDefault="009430BD" w:rsidP="008C4649">
      <w:pPr>
        <w:jc w:val="both"/>
        <w:rPr>
          <w:ins w:id="392" w:author="Ricardo... Jacome.." w:date="2019-05-27T21:12:00Z"/>
        </w:rPr>
      </w:pPr>
      <w:ins w:id="393" w:author="Ricardo... Jacome.." w:date="2019-05-27T16:41:00Z">
        <w:r>
          <w:lastRenderedPageBreak/>
          <w:t xml:space="preserve">Even though many trading strategies are created from the idea of recognizing patterns that will </w:t>
        </w:r>
        <w:r>
          <w:br/>
          <w:t xml:space="preserve">“predict” the behavior of the stock, there is simply too many factors that are not </w:t>
        </w:r>
      </w:ins>
      <w:r w:rsidR="00CD063C">
        <w:t>considered</w:t>
      </w:r>
      <w:ins w:id="394" w:author="Ricardo... Jacome.." w:date="2019-05-27T16:41:00Z">
        <w:r>
          <w:t xml:space="preserve"> by solely </w:t>
        </w:r>
      </w:ins>
      <w:ins w:id="395" w:author="Ricardo... Jacome.." w:date="2019-05-27T16:42:00Z">
        <w:r>
          <w:t xml:space="preserve">looking at chart movement. Every company has fluctuations in the smaller time frames, and </w:t>
        </w:r>
      </w:ins>
      <w:ins w:id="396" w:author="Ricardo... Jacome.." w:date="2019-05-27T16:46:00Z">
        <w:r>
          <w:t>these fluctuations</w:t>
        </w:r>
      </w:ins>
      <w:ins w:id="397" w:author="Ricardo... Jacome.." w:date="2019-05-27T16:42:00Z">
        <w:r>
          <w:t xml:space="preserve"> are pretty much </w:t>
        </w:r>
      </w:ins>
      <w:ins w:id="398" w:author="Ricardo... Jacome.." w:date="2019-05-27T16:43:00Z">
        <w:r>
          <w:t xml:space="preserve">unpredictable. Some people might claim to have predicted them, but when asked to predict </w:t>
        </w:r>
      </w:ins>
      <w:r w:rsidR="00CD063C">
        <w:t>multiple times</w:t>
      </w:r>
      <w:ins w:id="399" w:author="Ricardo... Jacome.." w:date="2019-05-27T16:43:00Z">
        <w:r>
          <w:t>, their “methods” will</w:t>
        </w:r>
      </w:ins>
      <w:ins w:id="400" w:author="Ricardo... Jacome.." w:date="2019-05-27T16:44:00Z">
        <w:r>
          <w:t xml:space="preserve"> prove </w:t>
        </w:r>
      </w:ins>
      <w:ins w:id="401" w:author="Ricardo... Jacome.." w:date="2019-05-27T16:43:00Z">
        <w:r>
          <w:t xml:space="preserve">to be unsuccessful. </w:t>
        </w:r>
      </w:ins>
      <w:ins w:id="402" w:author="Ricardo... Jacome.." w:date="2019-05-27T16:44:00Z">
        <w:r>
          <w:t xml:space="preserve">There is an incredible amount of information and books that </w:t>
        </w:r>
      </w:ins>
      <w:ins w:id="403" w:author="Ricardo... Jacome.." w:date="2019-05-27T16:47:00Z">
        <w:r>
          <w:t>mention</w:t>
        </w:r>
      </w:ins>
      <w:ins w:id="404" w:author="Ricardo... Jacome.." w:date="2019-05-27T16:44:00Z">
        <w:r>
          <w:t xml:space="preserve"> people who claim to have a predictive </w:t>
        </w:r>
      </w:ins>
      <w:ins w:id="405" w:author="Ricardo... Jacome.." w:date="2019-05-27T16:48:00Z">
        <w:r>
          <w:t xml:space="preserve">technique and </w:t>
        </w:r>
      </w:ins>
      <w:ins w:id="406" w:author="Ricardo... Jacome.." w:date="2019-05-27T16:44:00Z">
        <w:r>
          <w:t>end up failing in the long run</w:t>
        </w:r>
      </w:ins>
      <w:ins w:id="407" w:author="Ricardo... Jacome.." w:date="2019-05-27T16:48:00Z">
        <w:r>
          <w:t xml:space="preserve"> [1][2]</w:t>
        </w:r>
      </w:ins>
      <w:ins w:id="408" w:author="Ricardo... Jacome.." w:date="2019-05-27T16:44:00Z">
        <w:r>
          <w:t>.</w:t>
        </w:r>
      </w:ins>
      <w:ins w:id="409" w:author="Ricardo... Jacome.." w:date="2019-05-27T21:11:00Z">
        <w:r w:rsidR="00C33FB1">
          <w:t xml:space="preserve"> Most of these methods include mathematical formulations and </w:t>
        </w:r>
      </w:ins>
      <w:ins w:id="410" w:author="Ricardo... Jacome.." w:date="2019-05-27T21:12:00Z">
        <w:r w:rsidR="00C33FB1">
          <w:t>terminology for every type of curve movement you can imagine.</w:t>
        </w:r>
      </w:ins>
      <w:r w:rsidR="006A7F43">
        <w:t xml:space="preserve"> </w:t>
      </w:r>
    </w:p>
    <w:p w14:paraId="1F8243D5" w14:textId="4B9EA665" w:rsidR="009430BD" w:rsidRDefault="00C33FB1" w:rsidP="008C4649">
      <w:pPr>
        <w:jc w:val="both"/>
        <w:rPr>
          <w:ins w:id="411" w:author="Ricardo... Jacome.." w:date="2019-05-27T16:48:00Z"/>
        </w:rPr>
      </w:pPr>
      <w:ins w:id="412" w:author="Ricardo... Jacome.." w:date="2019-05-27T21:12:00Z">
        <w:r>
          <w:t>But now, t</w:t>
        </w:r>
      </w:ins>
      <w:ins w:id="413" w:author="Ricardo... Jacome.." w:date="2019-05-27T16:45:00Z">
        <w:r w:rsidR="009430BD">
          <w:t xml:space="preserve">hink about it in terms of coin tossing, it is possible to predict certain </w:t>
        </w:r>
      </w:ins>
      <w:ins w:id="414" w:author="Ricardo... Jacome.." w:date="2019-05-27T16:46:00Z">
        <w:r w:rsidR="009430BD">
          <w:t>number</w:t>
        </w:r>
      </w:ins>
      <w:ins w:id="415" w:author="Ricardo... Jacome.." w:date="2019-05-27T16:45:00Z">
        <w:r w:rsidR="009430BD">
          <w:t xml:space="preserve"> of outcomes (tails or heads), but after </w:t>
        </w:r>
      </w:ins>
      <w:ins w:id="416" w:author="Ricardo... Jacome.." w:date="2019-05-27T21:12:00Z">
        <w:r>
          <w:t>several</w:t>
        </w:r>
      </w:ins>
      <w:ins w:id="417" w:author="Ricardo... Jacome.." w:date="2019-05-27T16:45:00Z">
        <w:r w:rsidR="009430BD">
          <w:t xml:space="preserve"> times you will eventually fail. That same logic applies to the prediction of a </w:t>
        </w:r>
      </w:ins>
      <w:ins w:id="418" w:author="Ricardo... Jacome.." w:date="2019-05-27T16:46:00Z">
        <w:r w:rsidR="009430BD" w:rsidRPr="009430BD">
          <w:rPr>
            <w:u w:val="single"/>
            <w:rPrChange w:id="419" w:author="Ricardo... Jacome.." w:date="2019-05-27T16:46:00Z">
              <w:rPr/>
            </w:rPrChange>
          </w:rPr>
          <w:t>small-time</w:t>
        </w:r>
      </w:ins>
      <w:ins w:id="420" w:author="Ricardo... Jacome.." w:date="2019-05-27T16:45:00Z">
        <w:r w:rsidR="009430BD" w:rsidRPr="009430BD">
          <w:rPr>
            <w:u w:val="single"/>
            <w:rPrChange w:id="421" w:author="Ricardo... Jacome.." w:date="2019-05-27T16:46:00Z">
              <w:rPr/>
            </w:rPrChange>
          </w:rPr>
          <w:t xml:space="preserve"> frame</w:t>
        </w:r>
        <w:r w:rsidR="009430BD">
          <w:t xml:space="preserve">, some </w:t>
        </w:r>
      </w:ins>
      <w:ins w:id="422" w:author="Ricardo... Jacome.." w:date="2019-05-27T16:46:00Z">
        <w:r w:rsidR="009430BD">
          <w:t xml:space="preserve">people might get it right sometimes, but not all the time. </w:t>
        </w:r>
      </w:ins>
      <w:ins w:id="423" w:author="Ricardo... Jacome.." w:date="2019-05-27T16:45:00Z">
        <w:r w:rsidR="009430BD">
          <w:t xml:space="preserve"> </w:t>
        </w:r>
      </w:ins>
    </w:p>
    <w:p w14:paraId="65C12414" w14:textId="65956E52" w:rsidR="009F7D72" w:rsidRDefault="009430BD" w:rsidP="008C4649">
      <w:pPr>
        <w:jc w:val="both"/>
        <w:rPr>
          <w:ins w:id="424" w:author="Ricardo... Jacome.." w:date="2019-05-27T16:54:00Z"/>
        </w:rPr>
      </w:pPr>
      <w:ins w:id="425" w:author="Ricardo... Jacome.." w:date="2019-05-27T16:48:00Z">
        <w:r>
          <w:t>Individuals who favor mathematical approache</w:t>
        </w:r>
      </w:ins>
      <w:ins w:id="426" w:author="Ricardo... Jacome.." w:date="2019-05-27T16:49:00Z">
        <w:r>
          <w:t>s (as I am one of them) will oppose the idea of now being able to use mathematical formulas for predictions</w:t>
        </w:r>
      </w:ins>
      <w:ins w:id="427" w:author="Ricardo... Jacome.." w:date="2019-05-27T16:50:00Z">
        <w:r w:rsidR="009F7D72">
          <w:t>. B</w:t>
        </w:r>
      </w:ins>
      <w:ins w:id="428" w:author="Ricardo... Jacome.." w:date="2019-05-27T16:51:00Z">
        <w:r w:rsidR="009F7D72">
          <w:t>ut we need to grasp that</w:t>
        </w:r>
      </w:ins>
      <w:ins w:id="429" w:author="Ricardo... Jacome.." w:date="2019-05-27T16:50:00Z">
        <w:r w:rsidR="009F7D72">
          <w:t xml:space="preserve"> the main problem lies </w:t>
        </w:r>
      </w:ins>
      <w:ins w:id="430" w:author="Ricardo... Jacome.." w:date="2019-05-27T16:51:00Z">
        <w:r w:rsidR="009F7D72">
          <w:t>in the data itself. Stoc</w:t>
        </w:r>
      </w:ins>
      <w:ins w:id="431" w:author="Ricardo... Jacome.." w:date="2019-05-27T16:52:00Z">
        <w:r w:rsidR="009F7D72">
          <w:t xml:space="preserve">k price history does not </w:t>
        </w:r>
      </w:ins>
      <w:r w:rsidR="00CD063C">
        <w:t>give</w:t>
      </w:r>
      <w:ins w:id="432" w:author="Ricardo... Jacome.." w:date="2019-05-27T16:52:00Z">
        <w:r w:rsidR="009F7D72">
          <w:t xml:space="preserve"> enough </w:t>
        </w:r>
      </w:ins>
      <w:r w:rsidR="00CD063C">
        <w:t>parameters</w:t>
      </w:r>
      <w:ins w:id="433" w:author="Ricardo... Jacome.." w:date="2019-05-27T16:52:00Z">
        <w:r w:rsidR="009F7D72">
          <w:t xml:space="preserve"> to make accurate predictions. </w:t>
        </w:r>
      </w:ins>
      <w:r w:rsidR="00CD063C">
        <w:t xml:space="preserve">It literally just tells you a price number at a point in time. </w:t>
      </w:r>
      <w:ins w:id="434" w:author="Ricardo... Jacome.." w:date="2019-05-27T16:53:00Z">
        <w:r w:rsidR="009F7D72">
          <w:t>Furthermore,</w:t>
        </w:r>
      </w:ins>
      <w:ins w:id="435" w:author="Ricardo... Jacome.." w:date="2019-05-27T16:52:00Z">
        <w:r w:rsidR="009F7D72">
          <w:t xml:space="preserve"> we have no way of measuring </w:t>
        </w:r>
      </w:ins>
      <w:r w:rsidR="00CD063C">
        <w:t xml:space="preserve">other </w:t>
      </w:r>
      <w:ins w:id="436" w:author="Ricardo... Jacome.." w:date="2019-05-27T16:52:00Z">
        <w:r w:rsidR="009F7D72">
          <w:t>parameters</w:t>
        </w:r>
      </w:ins>
      <w:ins w:id="437" w:author="Ricardo... Jacome.." w:date="2019-05-27T16:53:00Z">
        <w:r w:rsidR="009F7D72">
          <w:t xml:space="preserve"> which bring uncertainty. What do I mean by that?</w:t>
        </w:r>
      </w:ins>
      <w:ins w:id="438" w:author="Ricardo... Jacome.." w:date="2019-05-27T16:54:00Z">
        <w:r w:rsidR="009F7D72">
          <w:t xml:space="preserve"> Let us bring an example.</w:t>
        </w:r>
      </w:ins>
    </w:p>
    <w:p w14:paraId="18462CA8" w14:textId="007A8DB8" w:rsidR="009F7D72" w:rsidRPr="00C33FB1" w:rsidRDefault="00BB0782" w:rsidP="008C4649">
      <w:pPr>
        <w:jc w:val="both"/>
        <w:rPr>
          <w:ins w:id="439" w:author="Ricardo... Jacome.." w:date="2019-05-27T16:54:00Z"/>
          <w:b/>
          <w:rPrChange w:id="440" w:author="Ricardo... Jacome.." w:date="2019-05-27T21:12:00Z">
            <w:rPr>
              <w:ins w:id="441" w:author="Ricardo... Jacome.." w:date="2019-05-27T16:54:00Z"/>
            </w:rPr>
          </w:rPrChange>
        </w:rPr>
      </w:pPr>
      <w:ins w:id="442" w:author="Ricardo... Jacome.." w:date="2019-05-27T19:51:00Z">
        <w:r w:rsidRPr="00C33FB1">
          <w:rPr>
            <w:b/>
            <w:rPrChange w:id="443" w:author="Ricardo... Jacome.." w:date="2019-05-27T21:12:00Z">
              <w:rPr/>
            </w:rPrChange>
          </w:rPr>
          <w:t>Fundamental</w:t>
        </w:r>
      </w:ins>
      <w:ins w:id="444" w:author="Ricardo... Jacome.." w:date="2019-05-27T16:54:00Z">
        <w:r w:rsidR="009F7D72" w:rsidRPr="00C33FB1">
          <w:rPr>
            <w:b/>
            <w:rPrChange w:id="445" w:author="Ricardo... Jacome.." w:date="2019-05-27T21:12:00Z">
              <w:rPr/>
            </w:rPrChange>
          </w:rPr>
          <w:t xml:space="preserve"> Example</w:t>
        </w:r>
      </w:ins>
      <w:ins w:id="446" w:author="Ricardo... Jacome.." w:date="2019-05-27T19:51:00Z">
        <w:r w:rsidRPr="00C33FB1">
          <w:rPr>
            <w:b/>
            <w:rPrChange w:id="447" w:author="Ricardo... Jacome.." w:date="2019-05-27T21:12:00Z">
              <w:rPr/>
            </w:rPrChange>
          </w:rPr>
          <w:t xml:space="preserve"> #1</w:t>
        </w:r>
      </w:ins>
      <w:ins w:id="448" w:author="Ricardo... Jacome.." w:date="2019-05-27T16:54:00Z">
        <w:r w:rsidR="009F7D72" w:rsidRPr="00C33FB1">
          <w:rPr>
            <w:b/>
            <w:rPrChange w:id="449" w:author="Ricardo... Jacome.." w:date="2019-05-27T21:12:00Z">
              <w:rPr/>
            </w:rPrChange>
          </w:rPr>
          <w:t>: Uncertainty, Risk and Measurability</w:t>
        </w:r>
      </w:ins>
    </w:p>
    <w:p w14:paraId="72FF1854" w14:textId="55A17D72" w:rsidR="009F7D72" w:rsidRDefault="009F7D72" w:rsidP="008C4649">
      <w:pPr>
        <w:jc w:val="both"/>
        <w:rPr>
          <w:ins w:id="450" w:author="Ricardo... Jacome.." w:date="2019-05-27T16:56:00Z"/>
        </w:rPr>
      </w:pPr>
      <w:ins w:id="451" w:author="Ricardo... Jacome.." w:date="2019-05-27T16:54:00Z">
        <w:r>
          <w:t>If you toss a coin, there is a 50/50 chance that yo</w:t>
        </w:r>
      </w:ins>
      <w:ins w:id="452" w:author="Ricardo... Jacome.." w:date="2019-05-27T16:55:00Z">
        <w:r>
          <w:t xml:space="preserve">u will obtain heads or tails. So, there is a 50% chance of you winning or losing. This </w:t>
        </w:r>
      </w:ins>
      <w:ins w:id="453" w:author="Ricardo... Jacome.." w:date="2019-05-27T16:56:00Z">
        <w:r>
          <w:t>“chance</w:t>
        </w:r>
      </w:ins>
      <w:ins w:id="454" w:author="Ricardo... Jacome.." w:date="2019-05-27T16:57:00Z">
        <w:r>
          <w:t>”</w:t>
        </w:r>
      </w:ins>
      <w:ins w:id="455" w:author="Ricardo... Jacome.." w:date="2019-05-27T16:56:00Z">
        <w:r>
          <w:t xml:space="preserve"> is a measurement of risk. </w:t>
        </w:r>
      </w:ins>
    </w:p>
    <w:p w14:paraId="6D41A7A1" w14:textId="50308BB4" w:rsidR="004C0468" w:rsidRDefault="009F7D72" w:rsidP="008C4649">
      <w:pPr>
        <w:jc w:val="both"/>
        <w:rPr>
          <w:ins w:id="456" w:author="Ricardo... Jacome.." w:date="2019-05-27T17:05:00Z"/>
        </w:rPr>
      </w:pPr>
      <w:ins w:id="457" w:author="Ricardo... Jacome.." w:date="2019-05-27T16:56:00Z">
        <w:r>
          <w:t xml:space="preserve">All good? Let us make it more interesting. Imagine that you are in </w:t>
        </w:r>
      </w:ins>
      <w:ins w:id="458" w:author="Ricardo... Jacome.." w:date="2019-05-27T16:58:00Z">
        <w:r>
          <w:t>your friend</w:t>
        </w:r>
      </w:ins>
      <w:r w:rsidR="00CD063C">
        <w:t>’</w:t>
      </w:r>
      <w:ins w:id="459" w:author="Ricardo... Jacome.." w:date="2019-05-27T16:58:00Z">
        <w:r>
          <w:t>s house</w:t>
        </w:r>
      </w:ins>
      <w:ins w:id="460" w:author="Ricardo... Jacome.." w:date="2019-05-27T16:57:00Z">
        <w:r>
          <w:t xml:space="preserve"> where you are playing dice. You are given</w:t>
        </w:r>
      </w:ins>
      <w:ins w:id="461" w:author="Ricardo... Jacome.." w:date="2019-05-27T16:59:00Z">
        <w:r>
          <w:t xml:space="preserve"> a </w:t>
        </w:r>
      </w:ins>
      <w:ins w:id="462" w:author="Ricardo... Jacome.." w:date="2019-05-27T16:57:00Z">
        <w:r>
          <w:t xml:space="preserve">die and </w:t>
        </w:r>
      </w:ins>
      <w:r w:rsidR="00CD063C">
        <w:t>must</w:t>
      </w:r>
      <w:ins w:id="463" w:author="Ricardo... Jacome.." w:date="2019-05-27T16:57:00Z">
        <w:r>
          <w:t xml:space="preserve"> guess </w:t>
        </w:r>
      </w:ins>
      <w:ins w:id="464" w:author="Ricardo... Jacome.." w:date="2019-05-27T16:58:00Z">
        <w:r>
          <w:t xml:space="preserve">the number that will appear </w:t>
        </w:r>
      </w:ins>
      <w:ins w:id="465" w:author="Ricardo... Jacome.." w:date="2019-05-27T16:59:00Z">
        <w:r>
          <w:t>after throwing it</w:t>
        </w:r>
      </w:ins>
      <w:ins w:id="466" w:author="Ricardo... Jacome.." w:date="2019-05-27T16:58:00Z">
        <w:r>
          <w:t>. If we want to measure risk,</w:t>
        </w:r>
      </w:ins>
      <w:ins w:id="467" w:author="Ricardo... Jacome.." w:date="2019-05-27T16:59:00Z">
        <w:r>
          <w:t xml:space="preserve"> you will </w:t>
        </w:r>
        <w:r w:rsidR="004C0468">
          <w:t xml:space="preserve">calculate a 1/6 chances or about 16.7% of getting it right. Now </w:t>
        </w:r>
      </w:ins>
      <w:ins w:id="468" w:author="Ricardo... Jacome.." w:date="2019-05-27T17:00:00Z">
        <w:r w:rsidR="004C0468">
          <w:t xml:space="preserve">it is time to add uncertainty to the table. When you are doing </w:t>
        </w:r>
      </w:ins>
      <w:ins w:id="469" w:author="Ricardo... Jacome.." w:date="2019-05-27T17:02:00Z">
        <w:r w:rsidR="004C0468">
          <w:t>this,</w:t>
        </w:r>
      </w:ins>
      <w:ins w:id="470" w:author="Ricardo... Jacome.." w:date="2019-05-27T17:00:00Z">
        <w:r w:rsidR="004C0468">
          <w:t xml:space="preserve"> you can </w:t>
        </w:r>
      </w:ins>
      <w:ins w:id="471" w:author="Ricardo... Jacome.." w:date="2019-05-27T17:02:00Z">
        <w:r w:rsidR="004C0468">
          <w:t>l</w:t>
        </w:r>
      </w:ins>
      <w:ins w:id="472" w:author="Ricardo... Jacome.." w:date="2019-05-27T17:00:00Z">
        <w:r w:rsidR="004C0468">
          <w:t>et your mind turn into</w:t>
        </w:r>
      </w:ins>
      <w:ins w:id="473" w:author="Ricardo... Jacome.." w:date="2019-05-27T17:01:00Z">
        <w:r w:rsidR="004C0468">
          <w:t xml:space="preserve"> a spiral of thoughts. First, </w:t>
        </w:r>
      </w:ins>
      <w:r w:rsidR="00CD063C">
        <w:t>consider</w:t>
      </w:r>
      <w:ins w:id="474" w:author="Ricardo... Jacome.." w:date="2019-05-27T17:01:00Z">
        <w:r w:rsidR="004C0468">
          <w:t xml:space="preserve"> that you know the brand of </w:t>
        </w:r>
      </w:ins>
      <w:r w:rsidR="00CD063C">
        <w:t xml:space="preserve">the </w:t>
      </w:r>
      <w:ins w:id="475" w:author="Ricardo... Jacome.." w:date="2019-05-27T17:01:00Z">
        <w:r w:rsidR="004C0468">
          <w:t>die, and you know from research that this brand is known to produce a smaller dimension in the n</w:t>
        </w:r>
      </w:ins>
      <w:ins w:id="476" w:author="Ricardo... Jacome.." w:date="2019-05-27T17:02:00Z">
        <w:r w:rsidR="004C0468">
          <w:t>umber 4 face (otherwise known as manufacturing error). If that is the case, the die is not a perfect cube</w:t>
        </w:r>
      </w:ins>
      <w:ins w:id="477" w:author="Ricardo... Jacome.." w:date="2019-05-27T17:03:00Z">
        <w:r w:rsidR="004C0468">
          <w:t xml:space="preserve"> anymore</w:t>
        </w:r>
      </w:ins>
      <w:ins w:id="478" w:author="Ricardo... Jacome.." w:date="2019-05-27T17:02:00Z">
        <w:r w:rsidR="004C0468">
          <w:t>, so it</w:t>
        </w:r>
      </w:ins>
      <w:ins w:id="479" w:author="Ricardo... Jacome.." w:date="2019-05-27T17:03:00Z">
        <w:r w:rsidR="004C0468">
          <w:t xml:space="preserve"> </w:t>
        </w:r>
        <w:r w:rsidR="004C0468" w:rsidRPr="00CD063C">
          <w:rPr>
            <w:b/>
          </w:rPr>
          <w:t>creates a</w:t>
        </w:r>
      </w:ins>
      <w:r w:rsidR="00CD063C" w:rsidRPr="00CD063C">
        <w:rPr>
          <w:b/>
        </w:rPr>
        <w:t>n</w:t>
      </w:r>
      <w:ins w:id="480" w:author="Ricardo... Jacome.." w:date="2019-05-27T17:03:00Z">
        <w:r w:rsidR="004C0468" w:rsidRPr="00CD063C">
          <w:rPr>
            <w:b/>
          </w:rPr>
          <w:t xml:space="preserve"> uncertainty</w:t>
        </w:r>
        <w:r w:rsidR="004C0468">
          <w:t xml:space="preserve">. Based on geometry, the die will lean to a specific direction. </w:t>
        </w:r>
        <w:r w:rsidR="004C0468" w:rsidRPr="00CD063C">
          <w:rPr>
            <w:b/>
          </w:rPr>
          <w:t>But you don’t know which one, so you add uncertainty to your calculation</w:t>
        </w:r>
        <w:r w:rsidR="004C0468">
          <w:t>.</w:t>
        </w:r>
      </w:ins>
      <w:ins w:id="481" w:author="Ricardo... Jacome.." w:date="2019-05-27T17:04:00Z">
        <w:r w:rsidR="004C0468">
          <w:t xml:space="preserve"> This way your chances of getting it right might be lower to a 15% perhaps. This might not be </w:t>
        </w:r>
      </w:ins>
      <w:ins w:id="482" w:author="Ricardo... Jacome.." w:date="2019-05-27T17:05:00Z">
        <w:r w:rsidR="004C0468">
          <w:t>accurate,</w:t>
        </w:r>
      </w:ins>
      <w:ins w:id="483" w:author="Ricardo... Jacome.." w:date="2019-05-27T17:04:00Z">
        <w:r w:rsidR="004C0468">
          <w:t xml:space="preserve"> but you know as a fact that manufacturing err</w:t>
        </w:r>
      </w:ins>
      <w:ins w:id="484" w:author="Ricardo... Jacome.." w:date="2019-05-27T17:05:00Z">
        <w:r w:rsidR="004C0468">
          <w:t>ors change the outcome of the die.</w:t>
        </w:r>
      </w:ins>
    </w:p>
    <w:p w14:paraId="546A411D" w14:textId="61C9C80E" w:rsidR="004C0468" w:rsidRDefault="004C0468" w:rsidP="008C4649">
      <w:pPr>
        <w:jc w:val="both"/>
        <w:rPr>
          <w:ins w:id="485" w:author="Ricardo... Jacome.." w:date="2019-05-27T17:08:00Z"/>
        </w:rPr>
      </w:pPr>
      <w:ins w:id="486" w:author="Ricardo... Jacome.." w:date="2019-05-27T17:05:00Z">
        <w:r>
          <w:t xml:space="preserve">What else could go wrong? What would happen if your friends dog went ahead a eat the die while you were throwing it? </w:t>
        </w:r>
      </w:ins>
      <w:ins w:id="487" w:author="Ricardo... Jacome.." w:date="2019-05-27T17:06:00Z">
        <w:r>
          <w:t xml:space="preserve">Well, it might be paranoid, but if that happens, you would still lose. How would you “calculate” the chances of your </w:t>
        </w:r>
      </w:ins>
      <w:ins w:id="488" w:author="Ricardo... Jacome.." w:date="2019-05-27T17:07:00Z">
        <w:r>
          <w:t>friend’s</w:t>
        </w:r>
      </w:ins>
      <w:ins w:id="489" w:author="Ricardo... Jacome.." w:date="2019-05-27T17:06:00Z">
        <w:r>
          <w:t xml:space="preserve"> dog munching on your die? Well, this might not </w:t>
        </w:r>
      </w:ins>
      <w:ins w:id="490" w:author="Ricardo... Jacome.." w:date="2019-05-27T17:08:00Z">
        <w:r>
          <w:t xml:space="preserve">seem logical to consider, but it is not impossible for it to happen. </w:t>
        </w:r>
      </w:ins>
    </w:p>
    <w:p w14:paraId="58C4A8A0" w14:textId="07027F1D" w:rsidR="00CD063C" w:rsidRDefault="004C0468" w:rsidP="008C4649">
      <w:pPr>
        <w:jc w:val="both"/>
      </w:pPr>
      <w:ins w:id="491" w:author="Ricardo... Jacome.." w:date="2019-05-27T17:08:00Z">
        <w:r>
          <w:t xml:space="preserve">Stocks works </w:t>
        </w:r>
      </w:ins>
      <w:r w:rsidR="00CD063C">
        <w:t>like</w:t>
      </w:r>
      <w:ins w:id="492" w:author="Ricardo... Jacome.." w:date="2019-05-27T17:08:00Z">
        <w:r>
          <w:t xml:space="preserve"> tha</w:t>
        </w:r>
      </w:ins>
      <w:ins w:id="493" w:author="Ricardo... Jacome.." w:date="2019-05-27T17:09:00Z">
        <w:r>
          <w:t>t</w:t>
        </w:r>
      </w:ins>
      <w:r w:rsidR="00CD063C">
        <w:t>!</w:t>
      </w:r>
      <w:ins w:id="494" w:author="Ricardo... Jacome.." w:date="2019-05-27T17:09:00Z">
        <w:r>
          <w:t xml:space="preserve"> If you are buying stock for a </w:t>
        </w:r>
      </w:ins>
      <w:ins w:id="495" w:author="Ricardo... Jacome.." w:date="2019-05-27T17:10:00Z">
        <w:r w:rsidR="000653DC">
          <w:t>company,</w:t>
        </w:r>
      </w:ins>
      <w:ins w:id="496" w:author="Ricardo... Jacome.." w:date="2019-05-27T17:09:00Z">
        <w:r>
          <w:t xml:space="preserve"> there is a humongous amount of uncertaint</w:t>
        </w:r>
      </w:ins>
      <w:ins w:id="497" w:author="Ricardo... Jacome.." w:date="2019-05-27T17:18:00Z">
        <w:r w:rsidR="000653DC">
          <w:t>ies.</w:t>
        </w:r>
      </w:ins>
      <w:ins w:id="498" w:author="Ricardo... Jacome.." w:date="2019-05-27T17:10:00Z">
        <w:r w:rsidR="000653DC">
          <w:t xml:space="preserve"> How could you </w:t>
        </w:r>
      </w:ins>
      <w:ins w:id="499" w:author="Ricardo... Jacome.." w:date="2019-05-27T17:20:00Z">
        <w:r w:rsidR="00072C8E">
          <w:t xml:space="preserve">measure the likelihood </w:t>
        </w:r>
      </w:ins>
      <w:r w:rsidR="00CD063C">
        <w:t>of</w:t>
      </w:r>
      <w:ins w:id="500" w:author="Ricardo... Jacome.." w:date="2019-05-27T17:20:00Z">
        <w:r w:rsidR="00072C8E">
          <w:t xml:space="preserve"> the company’s CEO stealing money from its own company? How about the likelihood of any member in the top position to be imprisoned for any reason you can thi</w:t>
        </w:r>
      </w:ins>
      <w:ins w:id="501" w:author="Ricardo... Jacome.." w:date="2019-05-27T17:21:00Z">
        <w:r w:rsidR="00072C8E">
          <w:t>nk of?</w:t>
        </w:r>
      </w:ins>
      <w:ins w:id="502" w:author="Ricardo... Jacome.." w:date="2019-05-27T17:22:00Z">
        <w:r w:rsidR="00072C8E">
          <w:t xml:space="preserve"> </w:t>
        </w:r>
      </w:ins>
      <w:ins w:id="503" w:author="Ricardo... Jacome.." w:date="2019-05-27T17:21:00Z">
        <w:r w:rsidR="00072C8E">
          <w:t xml:space="preserve">These questions might sound silly, but they do occur </w:t>
        </w:r>
      </w:ins>
      <w:ins w:id="504" w:author="Ricardo... Jacome.." w:date="2019-05-27T17:22:00Z">
        <w:r w:rsidR="00072C8E">
          <w:t>many times.</w:t>
        </w:r>
      </w:ins>
      <w:ins w:id="505" w:author="Ricardo... Jacome.." w:date="2019-05-27T17:23:00Z">
        <w:r w:rsidR="00072C8E">
          <w:t xml:space="preserve"> </w:t>
        </w:r>
        <w:r w:rsidR="00072C8E">
          <w:lastRenderedPageBreak/>
          <w:t>All these silly factors, if they were to occur, would damage the stock value of any company.</w:t>
        </w:r>
      </w:ins>
      <w:r w:rsidR="00CD063C">
        <w:t xml:space="preserve"> The moment that a situation like this occur, prices sink to incredibly fast, and no mathematical formulation can predict when is that going to happen. Mathematics gives us an estimate, but if you don’t even have a basic measurement of uncertainty to start with, it is pretty much impossible to predict. </w:t>
      </w:r>
      <w:r w:rsidR="00225FE2">
        <w:t xml:space="preserve">Mathematics is a field that has brought us many incredible technologies by describing physics, but this does not mean it applies the same to stocks. </w:t>
      </w:r>
      <w:r w:rsidR="00225FE2" w:rsidRPr="00225FE2">
        <w:rPr>
          <w:u w:val="single"/>
        </w:rPr>
        <w:t>Physics are described with mathematics because they follow the laws of nature. Stocks should not be described with mathematics because they follow the laws of human minds.</w:t>
      </w:r>
      <w:r w:rsidR="00225FE2">
        <w:t xml:space="preserve"> This goes against our human tendency to have a mathematical formulation to explain everything. But at least, in a stock chart, there is no mathematical formulation that will predict its price tomorrow.</w:t>
      </w:r>
    </w:p>
    <w:p w14:paraId="3FB6D476" w14:textId="0B22C3A8" w:rsidR="009F7D72" w:rsidRPr="004A6564" w:rsidDel="00B22A70" w:rsidRDefault="00072C8E" w:rsidP="008C4649">
      <w:pPr>
        <w:jc w:val="both"/>
        <w:rPr>
          <w:del w:id="506" w:author="Ricardo... Jacome.." w:date="2019-05-27T20:32:00Z"/>
          <w:rPrChange w:id="507" w:author="Ricardo... Jacome.." w:date="2019-05-26T13:03:00Z">
            <w:rPr>
              <w:del w:id="508" w:author="Ricardo... Jacome.." w:date="2019-05-27T20:32:00Z"/>
              <w:b/>
              <w:u w:val="single"/>
            </w:rPr>
          </w:rPrChange>
        </w:rPr>
      </w:pPr>
      <w:ins w:id="509" w:author="Ricardo... Jacome.." w:date="2019-05-27T17:23:00Z">
        <w:r>
          <w:t xml:space="preserve"> </w:t>
        </w:r>
      </w:ins>
      <w:ins w:id="510" w:author="Ricardo... Jacome.." w:date="2019-05-27T17:22:00Z">
        <w:r>
          <w:t>Does this mean that you should not invest</w:t>
        </w:r>
      </w:ins>
      <w:ins w:id="511" w:author="Ricardo... Jacome.." w:date="2019-05-27T17:24:00Z">
        <w:r>
          <w:t xml:space="preserve"> because bad things occur</w:t>
        </w:r>
      </w:ins>
      <w:ins w:id="512" w:author="Ricardo... Jacome.." w:date="2019-05-27T17:22:00Z">
        <w:r>
          <w:t xml:space="preserve">? No. It means that should not believe any of the </w:t>
        </w:r>
      </w:ins>
      <w:ins w:id="513" w:author="Ricardo... Jacome.." w:date="2019-05-27T17:23:00Z">
        <w:r>
          <w:t>techniques for predicting stocks in</w:t>
        </w:r>
      </w:ins>
      <w:ins w:id="514" w:author="Ricardo... Jacome.." w:date="2019-05-27T17:24:00Z">
        <w:r>
          <w:t xml:space="preserve"> small time trends and should focus on the </w:t>
        </w:r>
      </w:ins>
      <w:ins w:id="515" w:author="Ricardo... Jacome.." w:date="2019-05-27T17:25:00Z">
        <w:r>
          <w:t>long-term</w:t>
        </w:r>
      </w:ins>
      <w:ins w:id="516" w:author="Ricardo... Jacome.." w:date="2019-05-27T17:24:00Z">
        <w:r>
          <w:t xml:space="preserve"> growth. </w:t>
        </w:r>
      </w:ins>
      <w:ins w:id="517" w:author="Ricardo... Jacome.." w:date="2019-05-27T17:23:00Z">
        <w:r>
          <w:t xml:space="preserve"> </w:t>
        </w:r>
      </w:ins>
      <w:ins w:id="518" w:author="Ricardo... Jacome.." w:date="2019-05-27T17:40:00Z">
        <w:r w:rsidR="002935AA">
          <w:t xml:space="preserve"> </w:t>
        </w:r>
      </w:ins>
    </w:p>
    <w:p w14:paraId="6F99D18E" w14:textId="3062E27F" w:rsidR="0031590F" w:rsidRPr="0031590F" w:rsidDel="009430BD" w:rsidRDefault="0031590F" w:rsidP="008C4649">
      <w:pPr>
        <w:jc w:val="both"/>
        <w:rPr>
          <w:del w:id="519" w:author="Ricardo... Jacome.." w:date="2019-05-27T16:40:00Z"/>
        </w:rPr>
      </w:pPr>
      <w:del w:id="520" w:author="Ricardo... Jacome.." w:date="2019-05-27T16:40:00Z">
        <w:r w:rsidDel="009430BD">
          <w:delText xml:space="preserve">However, this is mainly done for other types of trading such as day trading or swing trading. </w:delText>
        </w:r>
        <w:r w:rsidRPr="0031590F" w:rsidDel="009430BD">
          <w:rPr>
            <w:b/>
            <w:u w:val="single"/>
          </w:rPr>
          <w:delText xml:space="preserve">By </w:delText>
        </w:r>
        <w:r w:rsidR="00C36FE1" w:rsidRPr="0031590F" w:rsidDel="009430BD">
          <w:rPr>
            <w:b/>
            <w:u w:val="single"/>
          </w:rPr>
          <w:delText>looking</w:delText>
        </w:r>
        <w:r w:rsidRPr="0031590F" w:rsidDel="009430BD">
          <w:rPr>
            <w:b/>
            <w:u w:val="single"/>
          </w:rPr>
          <w:delText xml:space="preserve"> at the overall trend of a large span of time, we stop worrying about what happened in between</w:delText>
        </w:r>
        <w:r w:rsidDel="009430BD">
          <w:rPr>
            <w:b/>
            <w:u w:val="single"/>
          </w:rPr>
          <w:delText>.</w:delText>
        </w:r>
        <w:r w:rsidDel="009430BD">
          <w:delText xml:space="preserve"> That is one of the advantages of long-term investments, that it is not so crucial to see the smaller time trends because we pay attention to the overall shape of the graph. Depending on the necessities or willingness for risks of the investors, looking into these patterns is worthwhile. Readings on this topic are recommended on the </w:delText>
        </w:r>
        <w:r w:rsidR="00DE3468" w:rsidDel="009430BD">
          <w:rPr>
            <w:color w:val="00B0F0"/>
          </w:rPr>
          <w:delText>Suggested Readings</w:delText>
        </w:r>
        <w:r w:rsidDel="009430BD">
          <w:delText xml:space="preserve">. </w:delText>
        </w:r>
      </w:del>
    </w:p>
    <w:p w14:paraId="678E6EA7" w14:textId="0460BCE7" w:rsidR="002442BE" w:rsidDel="009430BD" w:rsidRDefault="002442BE" w:rsidP="008C4649">
      <w:pPr>
        <w:jc w:val="both"/>
        <w:rPr>
          <w:del w:id="521" w:author="Ricardo... Jacome.." w:date="2019-05-27T16:40:00Z"/>
        </w:rPr>
      </w:pPr>
      <w:del w:id="522" w:author="Ricardo... Jacome.." w:date="2019-05-27T16:40:00Z">
        <w:r w:rsidDel="009430BD">
          <w:delText xml:space="preserve">One big advantage of splitting the graph in smaller time frames is that we can identify what is the behavior of the stock during </w:delText>
        </w:r>
        <w:r w:rsidR="0031590F" w:rsidDel="009430BD">
          <w:delText xml:space="preserve">specific time periods. </w:delText>
        </w:r>
        <w:r w:rsidR="004F64EB" w:rsidDel="009430BD">
          <w:delText>This brings to the next main topic.</w:delText>
        </w:r>
      </w:del>
    </w:p>
    <w:p w14:paraId="07EBC628" w14:textId="62632508" w:rsidR="00ED09F2" w:rsidDel="00B22A70" w:rsidRDefault="00ED09F2" w:rsidP="008C4649">
      <w:pPr>
        <w:jc w:val="both"/>
        <w:rPr>
          <w:del w:id="523" w:author="Ricardo... Jacome.." w:date="2019-05-27T20:29:00Z"/>
        </w:rPr>
      </w:pPr>
    </w:p>
    <w:p w14:paraId="109096D9" w14:textId="0C633801" w:rsidR="00ED09F2" w:rsidDel="00B22A70" w:rsidRDefault="00ED09F2" w:rsidP="008C4649">
      <w:pPr>
        <w:jc w:val="both"/>
        <w:rPr>
          <w:del w:id="524" w:author="Ricardo... Jacome.." w:date="2019-05-27T20:32:00Z"/>
        </w:rPr>
      </w:pPr>
    </w:p>
    <w:p w14:paraId="74BCA53E" w14:textId="2CDB3FC9" w:rsidR="00ED09F2" w:rsidDel="00BB0782" w:rsidRDefault="00ED09F2">
      <w:pPr>
        <w:rPr>
          <w:del w:id="525" w:author="Ricardo... Jacome.." w:date="2019-05-27T19:46:00Z"/>
        </w:rPr>
        <w:pPrChange w:id="526" w:author="Ricardo... Jacome.." w:date="2019-05-27T20:32:00Z">
          <w:pPr>
            <w:pStyle w:val="ListParagraph"/>
            <w:numPr>
              <w:numId w:val="11"/>
            </w:numPr>
            <w:ind w:hanging="360"/>
            <w:jc w:val="both"/>
          </w:pPr>
        </w:pPrChange>
      </w:pPr>
    </w:p>
    <w:p w14:paraId="71D9C21D" w14:textId="1F347868" w:rsidR="00ED09F2" w:rsidDel="00B22A70" w:rsidRDefault="00ED09F2" w:rsidP="008C4649">
      <w:pPr>
        <w:jc w:val="both"/>
        <w:rPr>
          <w:del w:id="527" w:author="Ricardo... Jacome.." w:date="2019-05-27T20:32:00Z"/>
        </w:rPr>
      </w:pPr>
    </w:p>
    <w:p w14:paraId="23B44133" w14:textId="77777777" w:rsidR="00ED09F2" w:rsidRPr="002442BE" w:rsidRDefault="00ED09F2" w:rsidP="008C4649">
      <w:pPr>
        <w:jc w:val="both"/>
      </w:pPr>
    </w:p>
    <w:p w14:paraId="47525662" w14:textId="58215699" w:rsidR="004F64EB" w:rsidRPr="002850AF" w:rsidRDefault="00E1403D" w:rsidP="008C4649">
      <w:pPr>
        <w:pStyle w:val="Heading2"/>
        <w:jc w:val="both"/>
        <w:rPr>
          <w:highlight w:val="cyan"/>
          <w:rPrChange w:id="528" w:author="Ricardo... Jacome.." w:date="2019-05-27T20:40:00Z">
            <w:rPr/>
          </w:rPrChange>
        </w:rPr>
      </w:pPr>
      <w:bookmarkStart w:id="529" w:name="_Toc10285476"/>
      <w:r w:rsidRPr="002850AF">
        <w:rPr>
          <w:highlight w:val="cyan"/>
          <w:rPrChange w:id="530" w:author="Ricardo... Jacome.." w:date="2019-05-27T20:40:00Z">
            <w:rPr/>
          </w:rPrChange>
        </w:rPr>
        <w:t xml:space="preserve">What </w:t>
      </w:r>
      <w:r w:rsidR="008A7EBA" w:rsidRPr="002850AF">
        <w:rPr>
          <w:highlight w:val="cyan"/>
          <w:rPrChange w:id="531" w:author="Ricardo... Jacome.." w:date="2019-05-27T20:40:00Z">
            <w:rPr/>
          </w:rPrChange>
        </w:rPr>
        <w:t>A</w:t>
      </w:r>
      <w:r w:rsidRPr="002850AF">
        <w:rPr>
          <w:highlight w:val="cyan"/>
          <w:rPrChange w:id="532" w:author="Ricardo... Jacome.." w:date="2019-05-27T20:40:00Z">
            <w:rPr/>
          </w:rPrChange>
        </w:rPr>
        <w:t xml:space="preserve">ffects </w:t>
      </w:r>
      <w:r w:rsidR="008A7EBA" w:rsidRPr="002850AF">
        <w:rPr>
          <w:highlight w:val="cyan"/>
          <w:rPrChange w:id="533" w:author="Ricardo... Jacome.." w:date="2019-05-27T20:40:00Z">
            <w:rPr/>
          </w:rPrChange>
        </w:rPr>
        <w:t>T</w:t>
      </w:r>
      <w:r w:rsidRPr="002850AF">
        <w:rPr>
          <w:highlight w:val="cyan"/>
          <w:rPrChange w:id="534" w:author="Ricardo... Jacome.." w:date="2019-05-27T20:40:00Z">
            <w:rPr/>
          </w:rPrChange>
        </w:rPr>
        <w:t>rends?</w:t>
      </w:r>
      <w:bookmarkEnd w:id="529"/>
      <w:r w:rsidR="00E5230D" w:rsidRPr="002850AF">
        <w:rPr>
          <w:highlight w:val="cyan"/>
          <w:rPrChange w:id="535" w:author="Ricardo... Jacome.." w:date="2019-05-27T20:40:00Z">
            <w:rPr/>
          </w:rPrChange>
        </w:rPr>
        <w:t xml:space="preserve"> </w:t>
      </w:r>
    </w:p>
    <w:p w14:paraId="215C97EE" w14:textId="1DF22DF7" w:rsidR="00006041" w:rsidRPr="002850AF" w:rsidRDefault="00BF7252" w:rsidP="008C4649">
      <w:pPr>
        <w:jc w:val="both"/>
        <w:rPr>
          <w:highlight w:val="cyan"/>
          <w:rPrChange w:id="536" w:author="Ricardo... Jacome.." w:date="2019-05-27T20:40:00Z">
            <w:rPr/>
          </w:rPrChange>
        </w:rPr>
      </w:pPr>
      <w:r w:rsidRPr="002850AF">
        <w:rPr>
          <w:highlight w:val="cyan"/>
          <w:rPrChange w:id="537" w:author="Ricardo... Jacome.." w:date="2019-05-27T20:40:00Z">
            <w:rPr/>
          </w:rPrChange>
        </w:rPr>
        <w:t xml:space="preserve">Just because we identify a trend does not mean that it will always stay that way. Sometimes the trends are affected for specific events that many people are not aware of. </w:t>
      </w:r>
      <w:r w:rsidR="002354FA" w:rsidRPr="002850AF">
        <w:rPr>
          <w:b/>
          <w:highlight w:val="cyan"/>
          <w:u w:val="single"/>
          <w:rPrChange w:id="538" w:author="Ricardo... Jacome.." w:date="2019-05-27T20:40:00Z">
            <w:rPr>
              <w:b/>
              <w:u w:val="single"/>
            </w:rPr>
          </w:rPrChange>
        </w:rPr>
        <w:t>It is important to note that a stock’s value reflects how well a company offers services or sell products.</w:t>
      </w:r>
      <w:r w:rsidR="002354FA" w:rsidRPr="002850AF">
        <w:rPr>
          <w:highlight w:val="cyan"/>
          <w:rPrChange w:id="539" w:author="Ricardo... Jacome.." w:date="2019-05-27T20:40:00Z">
            <w:rPr/>
          </w:rPrChange>
        </w:rPr>
        <w:t xml:space="preserve"> So how their products are sold, how well their services are doing, how the public sees the company and many more factors affect these trends. </w:t>
      </w:r>
      <w:r w:rsidR="003B195B" w:rsidRPr="002850AF">
        <w:rPr>
          <w:highlight w:val="cyan"/>
          <w:rPrChange w:id="540" w:author="Ricardo... Jacome.." w:date="2019-05-27T20:40:00Z">
            <w:rPr/>
          </w:rPrChange>
        </w:rPr>
        <w:t xml:space="preserve">And now the most important factor in this section: </w:t>
      </w:r>
      <w:r w:rsidR="003B195B" w:rsidRPr="002850AF">
        <w:rPr>
          <w:b/>
          <w:highlight w:val="cyan"/>
          <w:u w:val="single"/>
          <w:rPrChange w:id="541" w:author="Ricardo... Jacome.." w:date="2019-05-27T20:40:00Z">
            <w:rPr>
              <w:b/>
              <w:u w:val="single"/>
            </w:rPr>
          </w:rPrChange>
        </w:rPr>
        <w:t>Not everything about a stock can be predicted by looking only at the graphs.</w:t>
      </w:r>
      <w:r w:rsidR="003B195B" w:rsidRPr="002850AF">
        <w:rPr>
          <w:highlight w:val="cyan"/>
          <w:rPrChange w:id="542" w:author="Ricardo... Jacome.." w:date="2019-05-27T20:40:00Z">
            <w:rPr/>
          </w:rPrChange>
        </w:rPr>
        <w:t xml:space="preserve"> </w:t>
      </w:r>
    </w:p>
    <w:p w14:paraId="29A33948" w14:textId="2AC358BE" w:rsidR="00E35959" w:rsidRPr="002850AF" w:rsidRDefault="00006041" w:rsidP="006B26E9">
      <w:pPr>
        <w:jc w:val="both"/>
        <w:rPr>
          <w:highlight w:val="cyan"/>
          <w:rPrChange w:id="543" w:author="Ricardo... Jacome.." w:date="2019-05-27T20:40:00Z">
            <w:rPr/>
          </w:rPrChange>
        </w:rPr>
      </w:pPr>
      <w:r w:rsidRPr="002850AF">
        <w:rPr>
          <w:b/>
          <w:highlight w:val="cyan"/>
          <w:rPrChange w:id="544" w:author="Ricardo... Jacome.." w:date="2019-05-27T20:40:00Z">
            <w:rPr>
              <w:b/>
            </w:rPr>
          </w:rPrChange>
        </w:rPr>
        <w:t>Quick-Example #1</w:t>
      </w:r>
      <w:r w:rsidR="004F64EB" w:rsidRPr="002850AF">
        <w:rPr>
          <w:b/>
          <w:highlight w:val="cyan"/>
          <w:rPrChange w:id="545" w:author="Ricardo... Jacome.." w:date="2019-05-27T20:40:00Z">
            <w:rPr>
              <w:b/>
            </w:rPr>
          </w:rPrChange>
        </w:rPr>
        <w:t xml:space="preserve"> Popularity and Reputation Matter</w:t>
      </w:r>
      <w:r w:rsidRPr="002850AF">
        <w:rPr>
          <w:highlight w:val="cyan"/>
          <w:rPrChange w:id="546" w:author="Ricardo... Jacome.." w:date="2019-05-27T20:40:00Z">
            <w:rPr/>
          </w:rPrChange>
        </w:rPr>
        <w:t>:</w:t>
      </w:r>
      <w:r w:rsidR="002354FA" w:rsidRPr="002850AF">
        <w:rPr>
          <w:highlight w:val="cyan"/>
          <w:rPrChange w:id="547" w:author="Ricardo... Jacome.." w:date="2019-05-27T20:40:00Z">
            <w:rPr/>
          </w:rPrChange>
        </w:rPr>
        <w:t xml:space="preserve"> </w:t>
      </w:r>
      <w:r w:rsidRPr="002850AF">
        <w:rPr>
          <w:highlight w:val="cyan"/>
          <w:rPrChange w:id="548" w:author="Ricardo... Jacome.." w:date="2019-05-27T20:40:00Z">
            <w:rPr/>
          </w:rPrChange>
        </w:rPr>
        <w:t>I</w:t>
      </w:r>
      <w:r w:rsidR="002354FA" w:rsidRPr="002850AF">
        <w:rPr>
          <w:highlight w:val="cyan"/>
          <w:rPrChange w:id="549" w:author="Ricardo... Jacome.." w:date="2019-05-27T20:40:00Z">
            <w:rPr/>
          </w:rPrChange>
        </w:rPr>
        <w:t xml:space="preserve">f you go to a place where customer service is excellent, the products are really popular and a lot of people you know shop or pay services on this company, then you already have many </w:t>
      </w:r>
      <w:r w:rsidRPr="002850AF">
        <w:rPr>
          <w:highlight w:val="cyan"/>
          <w:rPrChange w:id="550" w:author="Ricardo... Jacome.." w:date="2019-05-27T20:40:00Z">
            <w:rPr/>
          </w:rPrChange>
        </w:rPr>
        <w:t xml:space="preserve">good signs of how the stock of company should be doing. </w:t>
      </w:r>
      <w:r w:rsidR="00E35959" w:rsidRPr="002850AF">
        <w:rPr>
          <w:highlight w:val="cyan"/>
          <w:rPrChange w:id="551" w:author="Ricardo... Jacome.." w:date="2019-05-27T20:40:00Z">
            <w:rPr/>
          </w:rPrChange>
        </w:rPr>
        <w:t xml:space="preserve">On the contrary, if the company you are analyzing, has </w:t>
      </w:r>
      <w:proofErr w:type="gramStart"/>
      <w:r w:rsidR="00E35959" w:rsidRPr="002850AF">
        <w:rPr>
          <w:highlight w:val="cyan"/>
          <w:rPrChange w:id="552" w:author="Ricardo... Jacome.." w:date="2019-05-27T20:40:00Z">
            <w:rPr/>
          </w:rPrChange>
        </w:rPr>
        <w:t>really bad</w:t>
      </w:r>
      <w:proofErr w:type="gramEnd"/>
      <w:r w:rsidR="00E35959" w:rsidRPr="002850AF">
        <w:rPr>
          <w:highlight w:val="cyan"/>
          <w:rPrChange w:id="553" w:author="Ricardo... Jacome.." w:date="2019-05-27T20:40:00Z">
            <w:rPr/>
          </w:rPrChange>
        </w:rPr>
        <w:t xml:space="preserve"> reviews, people don’t ever or stopped going to this company, you can see that this behavior are heavily reflected on the company’s stock. Let us take for product example: Netflix and Blockbuster. Nowadays, everyone has a Netflix account</w:t>
      </w:r>
      <w:r w:rsidR="0012639E" w:rsidRPr="002850AF">
        <w:rPr>
          <w:highlight w:val="cyan"/>
          <w:rPrChange w:id="554" w:author="Ricardo... Jacome.." w:date="2019-05-27T20:40:00Z">
            <w:rPr/>
          </w:rPrChange>
        </w:rPr>
        <w:t>.</w:t>
      </w:r>
      <w:r w:rsidR="00E35959" w:rsidRPr="002850AF">
        <w:rPr>
          <w:highlight w:val="cyan"/>
          <w:rPrChange w:id="555" w:author="Ricardo... Jacome.." w:date="2019-05-27T20:40:00Z">
            <w:rPr/>
          </w:rPrChange>
        </w:rPr>
        <w:t xml:space="preserve"> </w:t>
      </w:r>
      <w:r w:rsidR="0012639E" w:rsidRPr="002850AF">
        <w:rPr>
          <w:highlight w:val="cyan"/>
          <w:rPrChange w:id="556" w:author="Ricardo... Jacome.." w:date="2019-05-27T20:40:00Z">
            <w:rPr/>
          </w:rPrChange>
        </w:rPr>
        <w:t>M</w:t>
      </w:r>
      <w:r w:rsidR="00E35959" w:rsidRPr="002850AF">
        <w:rPr>
          <w:highlight w:val="cyan"/>
          <w:rPrChange w:id="557" w:author="Ricardo... Jacome.." w:date="2019-05-27T20:40:00Z">
            <w:rPr/>
          </w:rPrChange>
        </w:rPr>
        <w:t>ost people when talk</w:t>
      </w:r>
      <w:r w:rsidR="0012639E" w:rsidRPr="002850AF">
        <w:rPr>
          <w:highlight w:val="cyan"/>
          <w:rPrChange w:id="558" w:author="Ricardo... Jacome.." w:date="2019-05-27T20:40:00Z">
            <w:rPr/>
          </w:rPrChange>
        </w:rPr>
        <w:t>ing</w:t>
      </w:r>
      <w:r w:rsidR="00E35959" w:rsidRPr="002850AF">
        <w:rPr>
          <w:highlight w:val="cyan"/>
          <w:rPrChange w:id="559" w:author="Ricardo... Jacome.." w:date="2019-05-27T20:40:00Z">
            <w:rPr/>
          </w:rPrChange>
        </w:rPr>
        <w:t xml:space="preserve"> about movies or series, they refer to Netflix or similar competitors. On the other side, Blockbuster is a company that recently reached bankruptcy. However, for the past 5 years that it was still on the market, nobody would ever mention it, it was uncommon to hear about people going to buy products at Blockbuster. </w:t>
      </w:r>
    </w:p>
    <w:p w14:paraId="3AA047CB" w14:textId="30EC7E9B" w:rsidR="00E35959" w:rsidRPr="002850AF" w:rsidRDefault="004F64EB" w:rsidP="006B26E9">
      <w:pPr>
        <w:jc w:val="both"/>
        <w:rPr>
          <w:highlight w:val="cyan"/>
          <w:rPrChange w:id="560" w:author="Ricardo... Jacome.." w:date="2019-05-27T20:40:00Z">
            <w:rPr/>
          </w:rPrChange>
        </w:rPr>
      </w:pPr>
      <w:r w:rsidRPr="002850AF">
        <w:rPr>
          <w:b/>
          <w:highlight w:val="cyan"/>
          <w:rPrChange w:id="561" w:author="Ricardo... Jacome.." w:date="2019-05-27T20:40:00Z">
            <w:rPr>
              <w:b/>
            </w:rPr>
          </w:rPrChange>
        </w:rPr>
        <w:t>Quick-Example #2 Some Businesses are Season-Dependent:</w:t>
      </w:r>
      <w:r w:rsidRPr="002850AF">
        <w:rPr>
          <w:highlight w:val="cyan"/>
          <w:rPrChange w:id="562" w:author="Ricardo... Jacome.." w:date="2019-05-27T20:40:00Z">
            <w:rPr/>
          </w:rPrChange>
        </w:rPr>
        <w:t xml:space="preserve"> Stocks are representative of a business. So there exists businesses where the time of the year is significant. If you go to a clothing store that focuses on selling winter clothing, then you would not be surprised to see that </w:t>
      </w:r>
      <w:r w:rsidR="006B26E9" w:rsidRPr="002850AF">
        <w:rPr>
          <w:highlight w:val="cyan"/>
          <w:rPrChange w:id="563" w:author="Ricardo... Jacome.." w:date="2019-05-27T20:40:00Z">
            <w:rPr/>
          </w:rPrChange>
        </w:rPr>
        <w:t xml:space="preserve">the earnings of the company and stock prices usually are higher on winter seasons, and then low on summer seasons. Pay attention to the seasons in which businesses work. </w:t>
      </w:r>
    </w:p>
    <w:p w14:paraId="0DF96D33" w14:textId="38C9EB6D" w:rsidR="00B22A70" w:rsidRDefault="00446233" w:rsidP="006B26E9">
      <w:pPr>
        <w:jc w:val="both"/>
        <w:rPr>
          <w:ins w:id="564" w:author="Ricardo... Jacome.." w:date="2019-05-27T20:32:00Z"/>
        </w:rPr>
      </w:pPr>
      <w:r w:rsidRPr="002850AF">
        <w:rPr>
          <w:highlight w:val="cyan"/>
          <w:rPrChange w:id="565" w:author="Ricardo... Jacome.." w:date="2019-05-27T20:40:00Z">
            <w:rPr/>
          </w:rPrChange>
        </w:rPr>
        <w:t xml:space="preserve">The factors that affect trends, are too many to just explain in one chapter. The idea of this chapter was to explain how different trends are identified and how they behave. </w:t>
      </w:r>
      <w:r w:rsidRPr="002850AF">
        <w:rPr>
          <w:b/>
          <w:highlight w:val="cyan"/>
          <w:u w:val="single"/>
          <w:rPrChange w:id="566" w:author="Ricardo... Jacome.." w:date="2019-05-27T20:40:00Z">
            <w:rPr>
              <w:b/>
              <w:u w:val="single"/>
            </w:rPr>
          </w:rPrChange>
        </w:rPr>
        <w:t>The final note on this chapter is to always remember that the time frame that we look at things plays a huge role in our understanding of stocks.</w:t>
      </w:r>
      <w:r w:rsidRPr="002850AF">
        <w:rPr>
          <w:highlight w:val="cyan"/>
          <w:rPrChange w:id="567" w:author="Ricardo... Jacome.." w:date="2019-05-27T20:40:00Z">
            <w:rPr/>
          </w:rPrChange>
        </w:rPr>
        <w:t xml:space="preserve"> Furthermore, there are other key things to understand before developing a complete strategy in stock trading. These key things are the next chapter.</w:t>
      </w:r>
      <w:r>
        <w:t xml:space="preserve"> </w:t>
      </w:r>
    </w:p>
    <w:p w14:paraId="0866D9C2" w14:textId="30551423" w:rsidR="00B22A70" w:rsidRDefault="00B22A70" w:rsidP="00B22A70">
      <w:pPr>
        <w:jc w:val="both"/>
        <w:rPr>
          <w:ins w:id="568" w:author="Ricardo... Jacome.." w:date="2019-05-27T20:32:00Z"/>
        </w:rPr>
      </w:pPr>
      <w:ins w:id="569" w:author="Ricardo... Jacome.." w:date="2019-05-27T20:32:00Z">
        <w:r>
          <w:lastRenderedPageBreak/>
          <w:t>Based on our beginning chapters, a good investor</w:t>
        </w:r>
      </w:ins>
      <w:ins w:id="570" w:author="Ricardo... Jacome.." w:date="2019-05-27T20:34:00Z">
        <w:r>
          <w:t xml:space="preserve"> understands</w:t>
        </w:r>
      </w:ins>
      <w:ins w:id="571" w:author="Ricardo... Jacome.." w:date="2019-05-27T20:32:00Z">
        <w:r>
          <w:t>:</w:t>
        </w:r>
      </w:ins>
    </w:p>
    <w:p w14:paraId="6CBCA391" w14:textId="5BF43D7B" w:rsidR="00B22A70" w:rsidRDefault="00B22A70" w:rsidP="00B22A70">
      <w:pPr>
        <w:pStyle w:val="ListParagraph"/>
        <w:numPr>
          <w:ilvl w:val="0"/>
          <w:numId w:val="11"/>
        </w:numPr>
        <w:jc w:val="both"/>
        <w:rPr>
          <w:ins w:id="572" w:author="Ricardo... Jacome.." w:date="2019-05-27T20:32:00Z"/>
        </w:rPr>
      </w:pPr>
      <w:ins w:id="573" w:author="Ricardo... Jacome.." w:date="2019-05-27T20:34:00Z">
        <w:r>
          <w:t>T</w:t>
        </w:r>
      </w:ins>
      <w:ins w:id="574" w:author="Ricardo... Jacome.." w:date="2019-05-27T20:32:00Z">
        <w:r>
          <w:t>hat companies issue stock for sell to sustain their business and grow.</w:t>
        </w:r>
      </w:ins>
    </w:p>
    <w:p w14:paraId="1BDBE571" w14:textId="20508FCB" w:rsidR="00B22A70" w:rsidRDefault="00B22A70" w:rsidP="00B22A70">
      <w:pPr>
        <w:pStyle w:val="ListParagraph"/>
        <w:numPr>
          <w:ilvl w:val="0"/>
          <w:numId w:val="11"/>
        </w:numPr>
        <w:jc w:val="both"/>
        <w:rPr>
          <w:ins w:id="575" w:author="Ricardo... Jacome.." w:date="2019-05-27T20:32:00Z"/>
        </w:rPr>
      </w:pPr>
      <w:ins w:id="576" w:author="Ricardo... Jacome.." w:date="2019-05-27T20:34:00Z">
        <w:r>
          <w:t xml:space="preserve">How </w:t>
        </w:r>
      </w:ins>
      <w:ins w:id="577" w:author="Ricardo... Jacome.." w:date="2019-05-27T20:32:00Z">
        <w:r>
          <w:t>Stocks’ charts can only help to select some companies on basis of long-term growth.</w:t>
        </w:r>
      </w:ins>
    </w:p>
    <w:p w14:paraId="69AE2539" w14:textId="3E009E69" w:rsidR="00B22A70" w:rsidRDefault="00B22A70" w:rsidP="00CF47FB">
      <w:pPr>
        <w:pStyle w:val="ListParagraph"/>
        <w:numPr>
          <w:ilvl w:val="0"/>
          <w:numId w:val="11"/>
        </w:numPr>
        <w:jc w:val="both"/>
        <w:rPr>
          <w:ins w:id="578" w:author="Ricardo... Jacome.." w:date="2019-05-27T20:32:00Z"/>
        </w:rPr>
      </w:pPr>
      <w:ins w:id="579" w:author="Ricardo... Jacome.." w:date="2019-05-27T20:34:00Z">
        <w:r>
          <w:t>T</w:t>
        </w:r>
      </w:ins>
      <w:ins w:id="580" w:author="Ricardo... Jacome.." w:date="2019-05-27T20:32:00Z">
        <w:r>
          <w:t>hat smaller time frames provide with too many uncertainties to predict them at all.</w:t>
        </w:r>
      </w:ins>
      <w:ins w:id="581" w:author="Ricardo... Jacome.." w:date="2019-05-27T20:39:00Z">
        <w:r w:rsidR="002850AF">
          <w:t xml:space="preserve"> </w:t>
        </w:r>
      </w:ins>
    </w:p>
    <w:p w14:paraId="686BBE0D" w14:textId="77777777" w:rsidR="00B22A70" w:rsidRDefault="00B22A70" w:rsidP="006B26E9">
      <w:pPr>
        <w:jc w:val="both"/>
      </w:pPr>
    </w:p>
    <w:p w14:paraId="5B0E0D83" w14:textId="7A751BCC" w:rsidR="000D21AE" w:rsidRDefault="000D21AE">
      <w:r>
        <w:br w:type="page"/>
      </w:r>
    </w:p>
    <w:p w14:paraId="4158F2AE" w14:textId="2ACBF9C4" w:rsidR="00C2238E" w:rsidRPr="00C2238E" w:rsidRDefault="006B6BE8" w:rsidP="00C2238E">
      <w:pPr>
        <w:pStyle w:val="Heading1"/>
        <w:rPr>
          <w:ins w:id="582" w:author="Ricardo... Jacome.." w:date="2019-05-27T21:05:00Z"/>
        </w:rPr>
      </w:pPr>
      <w:bookmarkStart w:id="583" w:name="_Toc10285477"/>
      <w:r>
        <w:lastRenderedPageBreak/>
        <w:t xml:space="preserve">Chapter </w:t>
      </w:r>
      <w:ins w:id="584" w:author="Ricardo... Jacome.." w:date="2019-05-27T20:40:00Z">
        <w:r w:rsidR="002850AF">
          <w:t>3</w:t>
        </w:r>
      </w:ins>
      <w:del w:id="585" w:author="Ricardo... Jacome.." w:date="2019-05-27T20:40:00Z">
        <w:r w:rsidDel="002850AF">
          <w:delText>4</w:delText>
        </w:r>
      </w:del>
      <w:r>
        <w:t xml:space="preserve">: </w:t>
      </w:r>
      <w:r w:rsidR="00C2238E">
        <w:t>Stocks Hierarchies</w:t>
      </w:r>
      <w:bookmarkEnd w:id="583"/>
      <w:del w:id="586" w:author="Ricardo... Jacome.." w:date="2019-05-27T21:03:00Z">
        <w:r w:rsidDel="00CF47FB">
          <w:delText>Classifications of Stocks</w:delText>
        </w:r>
      </w:del>
    </w:p>
    <w:p w14:paraId="3E36D241" w14:textId="77777777" w:rsidR="00880528" w:rsidRPr="00880528" w:rsidRDefault="00880528">
      <w:pPr>
        <w:pPrChange w:id="587" w:author="Ricardo... Jacome.." w:date="2019-05-27T21:05:00Z">
          <w:pPr>
            <w:pStyle w:val="Heading1"/>
          </w:pPr>
        </w:pPrChange>
      </w:pPr>
    </w:p>
    <w:p w14:paraId="5EE8B53E" w14:textId="6CBF9507" w:rsidR="00C33FB1" w:rsidRDefault="00C33FB1">
      <w:pPr>
        <w:jc w:val="both"/>
        <w:rPr>
          <w:ins w:id="588" w:author="Ricardo... Jacome.." w:date="2019-05-27T21:08:00Z"/>
        </w:rPr>
        <w:pPrChange w:id="589" w:author="Ricardo... Jacome.." w:date="2019-05-27T21:13:00Z">
          <w:pPr/>
        </w:pPrChange>
      </w:pPr>
      <w:ins w:id="590" w:author="Ricardo... Jacome.." w:date="2019-05-27T21:13:00Z">
        <w:r>
          <w:t>From</w:t>
        </w:r>
      </w:ins>
      <w:ins w:id="591" w:author="Ricardo... Jacome.." w:date="2019-05-27T21:08:00Z">
        <w:r>
          <w:t xml:space="preserve"> the previous section</w:t>
        </w:r>
      </w:ins>
      <w:ins w:id="592" w:author="Ricardo... Jacome.." w:date="2019-05-27T21:09:00Z">
        <w:r>
          <w:t>,</w:t>
        </w:r>
      </w:ins>
      <w:ins w:id="593" w:author="Ricardo... Jacome.." w:date="2019-05-27T21:08:00Z">
        <w:r>
          <w:t xml:space="preserve"> it will be possible to think that there is nothing that can be done to predict the stock </w:t>
        </w:r>
      </w:ins>
      <w:ins w:id="594" w:author="Ricardo... Jacome.." w:date="2019-05-27T21:09:00Z">
        <w:r>
          <w:t>behavior</w:t>
        </w:r>
      </w:ins>
      <w:ins w:id="595" w:author="Ricardo... Jacome.." w:date="2019-05-27T21:13:00Z">
        <w:r>
          <w:t xml:space="preserve"> because</w:t>
        </w:r>
      </w:ins>
      <w:ins w:id="596" w:author="Ricardo... Jacome.." w:date="2019-05-27T21:09:00Z">
        <w:r>
          <w:t xml:space="preserve"> everything is based off random things that we can’t control. </w:t>
        </w:r>
      </w:ins>
      <w:ins w:id="597" w:author="Ricardo... Jacome.." w:date="2019-05-27T21:10:00Z">
        <w:r>
          <w:t>However</w:t>
        </w:r>
      </w:ins>
      <w:ins w:id="598" w:author="Ricardo... Jacome.." w:date="2019-05-27T21:09:00Z">
        <w:r>
          <w:t>, now we need</w:t>
        </w:r>
      </w:ins>
      <w:ins w:id="599" w:author="Ricardo... Jacome.." w:date="2019-05-27T21:10:00Z">
        <w:r>
          <w:t xml:space="preserve"> to address what information can we rely on to understand some stock prices.</w:t>
        </w:r>
      </w:ins>
      <w:ins w:id="600" w:author="Ricardo... Jacome.." w:date="2019-05-27T21:09:00Z">
        <w:r>
          <w:t xml:space="preserve"> </w:t>
        </w:r>
      </w:ins>
    </w:p>
    <w:p w14:paraId="1B7B972C" w14:textId="04738602" w:rsidR="00CF47FB" w:rsidRDefault="00CF47FB" w:rsidP="000D21AE">
      <w:pPr>
        <w:rPr>
          <w:ins w:id="601" w:author="Ricardo... Jacome.." w:date="2019-05-27T21:05:00Z"/>
          <w:sz w:val="36"/>
          <w:szCs w:val="36"/>
        </w:rPr>
      </w:pPr>
      <w:ins w:id="602" w:author="Ricardo... Jacome.." w:date="2019-05-27T21:04:00Z">
        <w:r w:rsidRPr="00CF47FB">
          <w:rPr>
            <w:sz w:val="36"/>
            <w:szCs w:val="36"/>
            <w:rPrChange w:id="603" w:author="Ricardo... Jacome.." w:date="2019-05-27T21:05:00Z">
              <w:rPr/>
            </w:rPrChange>
          </w:rPr>
          <w:t>The Basics</w:t>
        </w:r>
      </w:ins>
    </w:p>
    <w:p w14:paraId="21483E85" w14:textId="5A1E8C3D" w:rsidR="00C33FB1" w:rsidRDefault="00C33FB1" w:rsidP="00D43270">
      <w:pPr>
        <w:jc w:val="both"/>
        <w:rPr>
          <w:ins w:id="604" w:author="Ricardo... Jacome.." w:date="2019-05-27T21:20:00Z"/>
          <w:szCs w:val="24"/>
        </w:rPr>
      </w:pPr>
      <w:ins w:id="605" w:author="Ricardo... Jacome.." w:date="2019-05-27T21:14:00Z">
        <w:r>
          <w:rPr>
            <w:szCs w:val="24"/>
          </w:rPr>
          <w:t xml:space="preserve">There </w:t>
        </w:r>
      </w:ins>
      <w:ins w:id="606" w:author="Ricardo... Jacome.." w:date="2019-05-27T21:15:00Z">
        <w:r>
          <w:rPr>
            <w:szCs w:val="24"/>
          </w:rPr>
          <w:t>exist</w:t>
        </w:r>
      </w:ins>
      <w:ins w:id="607" w:author="Ricardo... Jacome.." w:date="2019-05-27T21:14:00Z">
        <w:r>
          <w:rPr>
            <w:szCs w:val="24"/>
          </w:rPr>
          <w:t xml:space="preserve"> multiple sources of information that are outside of the stock’s chart that will aid into understanding what affects stock pricing. </w:t>
        </w:r>
      </w:ins>
      <w:ins w:id="608" w:author="Ricardo... Jacome.." w:date="2019-05-27T21:15:00Z">
        <w:r>
          <w:rPr>
            <w:szCs w:val="24"/>
          </w:rPr>
          <w:t xml:space="preserve">The first step will be to categorize businesses into different models. </w:t>
        </w:r>
      </w:ins>
      <w:ins w:id="609" w:author="Ricardo... Jacome.." w:date="2019-05-27T21:16:00Z">
        <w:r>
          <w:rPr>
            <w:szCs w:val="24"/>
          </w:rPr>
          <w:t>Businesses have many target customers</w:t>
        </w:r>
      </w:ins>
      <w:r w:rsidR="00225FE2">
        <w:rPr>
          <w:szCs w:val="24"/>
        </w:rPr>
        <w:t>,</w:t>
      </w:r>
      <w:ins w:id="610" w:author="Ricardo... Jacome.." w:date="2019-05-27T21:16:00Z">
        <w:r>
          <w:rPr>
            <w:szCs w:val="24"/>
          </w:rPr>
          <w:t xml:space="preserve"> a</w:t>
        </w:r>
      </w:ins>
      <w:ins w:id="611" w:author="Ricardo... Jacome.." w:date="2019-05-27T21:17:00Z">
        <w:r>
          <w:rPr>
            <w:szCs w:val="24"/>
          </w:rPr>
          <w:t xml:space="preserve">nd many products or services that they can offer. </w:t>
        </w:r>
      </w:ins>
      <w:ins w:id="612" w:author="Ricardo... Jacome.." w:date="2019-05-27T21:19:00Z">
        <w:r w:rsidR="00ED032A">
          <w:rPr>
            <w:szCs w:val="24"/>
          </w:rPr>
          <w:t>For this, the</w:t>
        </w:r>
      </w:ins>
      <w:r w:rsidR="00225FE2">
        <w:rPr>
          <w:szCs w:val="24"/>
        </w:rPr>
        <w:t xml:space="preserve"> tree-chart below</w:t>
      </w:r>
      <w:ins w:id="613" w:author="Ricardo... Jacome.." w:date="2019-05-27T21:20:00Z">
        <w:r w:rsidR="00ED032A">
          <w:rPr>
            <w:szCs w:val="24"/>
          </w:rPr>
          <w:t xml:space="preserve"> will be </w:t>
        </w:r>
      </w:ins>
      <w:r w:rsidR="00225FE2">
        <w:rPr>
          <w:szCs w:val="24"/>
        </w:rPr>
        <w:t>used, and we will keep constructing from it.</w:t>
      </w:r>
    </w:p>
    <w:p w14:paraId="2303CC0B" w14:textId="1FCE267D" w:rsidR="00ED032A" w:rsidRDefault="00ED032A" w:rsidP="00ED032A">
      <w:pPr>
        <w:rPr>
          <w:ins w:id="614" w:author="Ricardo... Jacome.." w:date="2019-05-27T21:20:00Z"/>
          <w:szCs w:val="24"/>
        </w:rPr>
      </w:pPr>
      <w:ins w:id="615" w:author="Ricardo... Jacome.." w:date="2019-05-27T21:21:00Z">
        <w:r>
          <w:rPr>
            <w:noProof/>
            <w:szCs w:val="24"/>
          </w:rPr>
          <mc:AlternateContent>
            <mc:Choice Requires="wps">
              <w:drawing>
                <wp:anchor distT="0" distB="0" distL="114300" distR="114300" simplePos="0" relativeHeight="251718656" behindDoc="0" locked="0" layoutInCell="1" allowOverlap="1" wp14:anchorId="3E800298" wp14:editId="0E7C4E58">
                  <wp:simplePos x="0" y="0"/>
                  <wp:positionH relativeFrom="column">
                    <wp:posOffset>2956560</wp:posOffset>
                  </wp:positionH>
                  <wp:positionV relativeFrom="paragraph">
                    <wp:posOffset>233045</wp:posOffset>
                  </wp:positionV>
                  <wp:extent cx="434340" cy="541020"/>
                  <wp:effectExtent l="152400" t="19050" r="3810" b="11430"/>
                  <wp:wrapNone/>
                  <wp:docPr id="103" name="Left Brace 103"/>
                  <wp:cNvGraphicFramePr/>
                  <a:graphic xmlns:a="http://schemas.openxmlformats.org/drawingml/2006/main">
                    <a:graphicData uri="http://schemas.microsoft.com/office/word/2010/wordprocessingShape">
                      <wps:wsp>
                        <wps:cNvSpPr/>
                        <wps:spPr>
                          <a:xfrm>
                            <a:off x="0" y="0"/>
                            <a:ext cx="434340" cy="54102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CBCA4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03" o:spid="_x0000_s1026" type="#_x0000_t87" style="position:absolute;margin-left:232.8pt;margin-top:18.35pt;width:34.2pt;height:42.6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" adj="1445" strokecolor="black [3213]" strokeweight="2.25pt">
                  <v:stroke joinstyle="miter"/>
                </v:shape>
              </w:pict>
            </mc:Fallback>
          </mc:AlternateContent>
        </w:r>
        <w:r>
          <w:rPr>
            <w:noProof/>
            <w:szCs w:val="24"/>
          </w:rPr>
          <mc:AlternateContent>
            <mc:Choice Requires="wps">
              <w:drawing>
                <wp:anchor distT="0" distB="0" distL="114300" distR="114300" simplePos="0" relativeHeight="251720704" behindDoc="0" locked="0" layoutInCell="1" allowOverlap="1" wp14:anchorId="252889C8" wp14:editId="2E8A260F">
                  <wp:simplePos x="0" y="0"/>
                  <wp:positionH relativeFrom="column">
                    <wp:posOffset>3390900</wp:posOffset>
                  </wp:positionH>
                  <wp:positionV relativeFrom="paragraph">
                    <wp:posOffset>73025</wp:posOffset>
                  </wp:positionV>
                  <wp:extent cx="822960" cy="312420"/>
                  <wp:effectExtent l="0" t="0" r="15240" b="11430"/>
                  <wp:wrapNone/>
                  <wp:docPr id="104" name="Text Box 104"/>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651DA5A2" w14:textId="4281A09E" w:rsidR="00396208" w:rsidRDefault="00396208" w:rsidP="00ED032A">
                              <w:ins w:id="616" w:author="Ricardo... Jacome.." w:date="2019-05-27T21:22:00Z">
                                <w:r>
                                  <w:t>Product</w:t>
                                </w:r>
                                <w:r>
                                  <w:tab/>
                                </w:r>
                                <w:r>
                                  <w:tab/>
                                </w:r>
                                <w:r>
                                  <w:tab/>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889C8" id="Text Box 104" o:spid="_x0000_s1028" type="#_x0000_t202" style="position:absolute;margin-left:267pt;margin-top:5.75pt;width:64.8pt;height:24.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" fillcolor="white [3201]" strokeweight="1.5pt">
                  <v:textbox>
                    <w:txbxContent>
                      <w:p w14:paraId="651DA5A2" w14:textId="4281A09E" w:rsidR="00396208" w:rsidRDefault="00396208" w:rsidP="00ED032A">
                        <w:ins w:id="617" w:author="Ricardo... Jacome.." w:date="2019-05-27T21:22:00Z">
                          <w:r>
                            <w:t>Product</w:t>
                          </w:r>
                          <w:r>
                            <w:tab/>
                          </w:r>
                          <w:r>
                            <w:tab/>
                          </w:r>
                          <w:r>
                            <w:tab/>
                          </w:r>
                        </w:ins>
                      </w:p>
                    </w:txbxContent>
                  </v:textbox>
                </v:shape>
              </w:pict>
            </mc:Fallback>
          </mc:AlternateContent>
        </w:r>
      </w:ins>
    </w:p>
    <w:p w14:paraId="03971784" w14:textId="42A75C5B" w:rsidR="00ED032A" w:rsidRDefault="00ED032A">
      <w:pPr>
        <w:jc w:val="center"/>
        <w:rPr>
          <w:ins w:id="618" w:author="Ricardo... Jacome.." w:date="2019-05-27T21:20:00Z"/>
          <w:szCs w:val="24"/>
        </w:rPr>
        <w:pPrChange w:id="619" w:author="Ricardo... Jacome.." w:date="2019-05-27T21:24:00Z">
          <w:pPr/>
        </w:pPrChange>
      </w:pPr>
      <w:ins w:id="620" w:author="Ricardo... Jacome.." w:date="2019-05-27T21:21:00Z">
        <w:r>
          <w:rPr>
            <w:noProof/>
            <w:szCs w:val="24"/>
          </w:rPr>
          <mc:AlternateContent>
            <mc:Choice Requires="wps">
              <w:drawing>
                <wp:anchor distT="0" distB="0" distL="114300" distR="114300" simplePos="0" relativeHeight="251717632" behindDoc="0" locked="0" layoutInCell="1" allowOverlap="1" wp14:anchorId="36940CD0" wp14:editId="2A7CEDC8">
                  <wp:simplePos x="0" y="0"/>
                  <wp:positionH relativeFrom="column">
                    <wp:posOffset>2004060</wp:posOffset>
                  </wp:positionH>
                  <wp:positionV relativeFrom="paragraph">
                    <wp:posOffset>48895</wp:posOffset>
                  </wp:positionV>
                  <wp:extent cx="822960" cy="312420"/>
                  <wp:effectExtent l="0" t="0" r="15240" b="11430"/>
                  <wp:wrapNone/>
                  <wp:docPr id="101" name="Text Box 101"/>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4CC46462" w14:textId="44535569" w:rsidR="00396208" w:rsidRDefault="00396208">
                              <w:pPr>
                                <w:jc w:val="center"/>
                                <w:pPrChange w:id="621" w:author="Ricardo... Jacome.." w:date="2019-05-27T21:24:00Z">
                                  <w:pPr/>
                                </w:pPrChange>
                              </w:pPr>
                              <w:ins w:id="622" w:author="Ricardo... Jacome.." w:date="2019-05-27T21:21:00Z">
                                <w:r>
                                  <w:t>Company</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40CD0" id="Text Box 101" o:spid="_x0000_s1029" type="#_x0000_t202" style="position:absolute;left:0;text-align:left;margin-left:157.8pt;margin-top:3.85pt;width:64.8pt;height:24.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" fillcolor="white [3201]" strokeweight="1.5pt">
                  <v:textbox>
                    <w:txbxContent>
                      <w:p w14:paraId="4CC46462" w14:textId="44535569" w:rsidR="00396208" w:rsidRDefault="00396208">
                        <w:pPr>
                          <w:jc w:val="center"/>
                          <w:pPrChange w:id="623" w:author="Ricardo... Jacome.." w:date="2019-05-27T21:24:00Z">
                            <w:pPr/>
                          </w:pPrChange>
                        </w:pPr>
                        <w:ins w:id="624" w:author="Ricardo... Jacome.." w:date="2019-05-27T21:21:00Z">
                          <w:r>
                            <w:t>Company</w:t>
                          </w:r>
                        </w:ins>
                      </w:p>
                    </w:txbxContent>
                  </v:textbox>
                </v:shape>
              </w:pict>
            </mc:Fallback>
          </mc:AlternateContent>
        </w:r>
        <w:r>
          <w:rPr>
            <w:noProof/>
            <w:szCs w:val="24"/>
          </w:rPr>
          <mc:AlternateContent>
            <mc:Choice Requires="wps">
              <w:drawing>
                <wp:anchor distT="0" distB="0" distL="114300" distR="114300" simplePos="0" relativeHeight="251722752" behindDoc="0" locked="0" layoutInCell="1" allowOverlap="1" wp14:anchorId="03FA9EE6" wp14:editId="142E1B07">
                  <wp:simplePos x="0" y="0"/>
                  <wp:positionH relativeFrom="column">
                    <wp:posOffset>3390900</wp:posOffset>
                  </wp:positionH>
                  <wp:positionV relativeFrom="paragraph">
                    <wp:posOffset>254635</wp:posOffset>
                  </wp:positionV>
                  <wp:extent cx="822960" cy="312420"/>
                  <wp:effectExtent l="0" t="0" r="15240" b="11430"/>
                  <wp:wrapNone/>
                  <wp:docPr id="105" name="Text Box 105"/>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5316386E" w14:textId="59A7F30C" w:rsidR="00396208" w:rsidRDefault="00396208" w:rsidP="00ED032A">
                              <w:ins w:id="625" w:author="Ricardo... Jacome.." w:date="2019-05-27T21:22:00Z">
                                <w:r>
                                  <w:t>Service</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A9EE6" id="Text Box 105" o:spid="_x0000_s1030" type="#_x0000_t202" style="position:absolute;left:0;text-align:left;margin-left:267pt;margin-top:20.05pt;width:64.8pt;height:24.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" fillcolor="white [3201]" strokeweight="1.5pt">
                  <v:textbox>
                    <w:txbxContent>
                      <w:p w14:paraId="5316386E" w14:textId="59A7F30C" w:rsidR="00396208" w:rsidRDefault="00396208" w:rsidP="00ED032A">
                        <w:ins w:id="626" w:author="Ricardo... Jacome.." w:date="2019-05-27T21:22:00Z">
                          <w:r>
                            <w:t>Service</w:t>
                          </w:r>
                        </w:ins>
                      </w:p>
                    </w:txbxContent>
                  </v:textbox>
                </v:shape>
              </w:pict>
            </mc:Fallback>
          </mc:AlternateContent>
        </w:r>
      </w:ins>
    </w:p>
    <w:p w14:paraId="4CB163B0" w14:textId="4C4A2F94" w:rsidR="00ED032A" w:rsidRDefault="00ED032A" w:rsidP="00ED032A">
      <w:pPr>
        <w:rPr>
          <w:ins w:id="627" w:author="Ricardo... Jacome.." w:date="2019-05-27T21:20:00Z"/>
          <w:szCs w:val="24"/>
        </w:rPr>
      </w:pPr>
    </w:p>
    <w:p w14:paraId="55101608" w14:textId="39430519" w:rsidR="00ED032A" w:rsidRDefault="00ED032A" w:rsidP="00ED032A">
      <w:pPr>
        <w:rPr>
          <w:ins w:id="628" w:author="Ricardo... Jacome.." w:date="2019-05-27T21:22:00Z"/>
          <w:szCs w:val="24"/>
        </w:rPr>
      </w:pPr>
    </w:p>
    <w:p w14:paraId="5B276EDD" w14:textId="6FB8ECFB" w:rsidR="00ED032A" w:rsidRDefault="00624635" w:rsidP="00D43270">
      <w:pPr>
        <w:jc w:val="both"/>
        <w:rPr>
          <w:ins w:id="629" w:author="Ricardo... Jacome.." w:date="2019-05-27T21:24:00Z"/>
          <w:szCs w:val="24"/>
        </w:rPr>
      </w:pPr>
      <w:ins w:id="630" w:author="Ricardo... Jacome.." w:date="2019-05-27T21:25:00Z">
        <w:r w:rsidRPr="00ED032A">
          <w:rPr>
            <w:noProof/>
            <w:szCs w:val="24"/>
          </w:rPr>
          <mc:AlternateContent>
            <mc:Choice Requires="wps">
              <w:drawing>
                <wp:anchor distT="0" distB="0" distL="114300" distR="114300" simplePos="0" relativeHeight="251734016" behindDoc="0" locked="0" layoutInCell="1" allowOverlap="1" wp14:anchorId="0B005280" wp14:editId="6DA9157A">
                  <wp:simplePos x="0" y="0"/>
                  <wp:positionH relativeFrom="column">
                    <wp:posOffset>3042138</wp:posOffset>
                  </wp:positionH>
                  <wp:positionV relativeFrom="paragraph">
                    <wp:posOffset>617171</wp:posOffset>
                  </wp:positionV>
                  <wp:extent cx="937260" cy="312420"/>
                  <wp:effectExtent l="0" t="0" r="15240" b="11430"/>
                  <wp:wrapNone/>
                  <wp:docPr id="120" name="Text Box 120"/>
                  <wp:cNvGraphicFramePr/>
                  <a:graphic xmlns:a="http://schemas.openxmlformats.org/drawingml/2006/main">
                    <a:graphicData uri="http://schemas.microsoft.com/office/word/2010/wordprocessingShape">
                      <wps:wsp>
                        <wps:cNvSpPr txBox="1"/>
                        <wps:spPr>
                          <a:xfrm>
                            <a:off x="0" y="0"/>
                            <a:ext cx="937260" cy="312420"/>
                          </a:xfrm>
                          <a:prstGeom prst="rect">
                            <a:avLst/>
                          </a:prstGeom>
                          <a:solidFill>
                            <a:schemeClr val="lt1"/>
                          </a:solidFill>
                          <a:ln w="19050">
                            <a:solidFill>
                              <a:prstClr val="black"/>
                            </a:solidFill>
                          </a:ln>
                        </wps:spPr>
                        <wps:txbx>
                          <w:txbxContent>
                            <w:p w14:paraId="7809EE91" w14:textId="40E41504" w:rsidR="00396208" w:rsidRDefault="00396208" w:rsidP="00624635">
                              <w:r>
                                <w:t>Clothing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05280" id="Text Box 120" o:spid="_x0000_s1031" type="#_x0000_t202" style="position:absolute;left:0;text-align:left;margin-left:239.55pt;margin-top:48.6pt;width:73.8pt;height:24.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" fillcolor="white [3201]" strokeweight="1.5pt">
                  <v:textbox>
                    <w:txbxContent>
                      <w:p w14:paraId="7809EE91" w14:textId="40E41504" w:rsidR="00396208" w:rsidRDefault="00396208" w:rsidP="00624635">
                        <w:r>
                          <w:t>Clothing</w:t>
                        </w:r>
                      </w:p>
                    </w:txbxContent>
                  </v:textbox>
                </v:shape>
              </w:pict>
            </mc:Fallback>
          </mc:AlternateContent>
        </w:r>
      </w:ins>
      <w:ins w:id="631" w:author="Ricardo... Jacome.." w:date="2019-05-27T21:23:00Z">
        <w:r w:rsidR="00ED032A">
          <w:rPr>
            <w:szCs w:val="24"/>
          </w:rPr>
          <w:t xml:space="preserve">Now, you can </w:t>
        </w:r>
      </w:ins>
      <w:r w:rsidR="00225FE2">
        <w:rPr>
          <w:szCs w:val="24"/>
        </w:rPr>
        <w:t>select</w:t>
      </w:r>
      <w:ins w:id="632" w:author="Ricardo... Jacome.." w:date="2019-05-27T21:23:00Z">
        <w:r w:rsidR="00ED032A">
          <w:rPr>
            <w:szCs w:val="24"/>
          </w:rPr>
          <w:t xml:space="preserve"> any type of product or service you can think of. In this example, we will have 2 Products and 2 Services</w:t>
        </w:r>
      </w:ins>
      <w:r w:rsidR="00D43270">
        <w:rPr>
          <w:szCs w:val="24"/>
        </w:rPr>
        <w:t xml:space="preserve"> as shown</w:t>
      </w:r>
      <w:r w:rsidR="00225FE2">
        <w:rPr>
          <w:szCs w:val="24"/>
        </w:rPr>
        <w:t xml:space="preserve"> </w:t>
      </w:r>
      <w:r w:rsidR="00D43270">
        <w:rPr>
          <w:szCs w:val="24"/>
        </w:rPr>
        <w:t>below</w:t>
      </w:r>
      <w:ins w:id="633" w:author="Ricardo... Jacome.." w:date="2019-05-27T21:23:00Z">
        <w:r w:rsidR="00ED032A">
          <w:rPr>
            <w:szCs w:val="24"/>
          </w:rPr>
          <w:t>. But remember to investigate many more when you start lo</w:t>
        </w:r>
      </w:ins>
      <w:ins w:id="634" w:author="Ricardo... Jacome.." w:date="2019-05-27T21:24:00Z">
        <w:r w:rsidR="00ED032A">
          <w:rPr>
            <w:szCs w:val="24"/>
          </w:rPr>
          <w:t>oking into companies.</w:t>
        </w:r>
      </w:ins>
    </w:p>
    <w:p w14:paraId="63B974F3" w14:textId="458160F6" w:rsidR="00ED032A" w:rsidRDefault="00ED032A" w:rsidP="00ED032A">
      <w:pPr>
        <w:rPr>
          <w:ins w:id="635" w:author="Ricardo... Jacome.." w:date="2019-05-27T21:24:00Z"/>
          <w:szCs w:val="24"/>
        </w:rPr>
      </w:pPr>
      <w:ins w:id="636" w:author="Ricardo... Jacome.." w:date="2019-05-27T21:25:00Z">
        <w:r w:rsidRPr="00ED032A">
          <w:rPr>
            <w:noProof/>
            <w:szCs w:val="24"/>
          </w:rPr>
          <mc:AlternateContent>
            <mc:Choice Requires="wps">
              <w:drawing>
                <wp:anchor distT="0" distB="0" distL="114300" distR="114300" simplePos="0" relativeHeight="251731968" behindDoc="0" locked="0" layoutInCell="1" allowOverlap="1" wp14:anchorId="547CDBC6" wp14:editId="116CB8D4">
                  <wp:simplePos x="0" y="0"/>
                  <wp:positionH relativeFrom="column">
                    <wp:posOffset>2788920</wp:posOffset>
                  </wp:positionH>
                  <wp:positionV relativeFrom="paragraph">
                    <wp:posOffset>8597</wp:posOffset>
                  </wp:positionV>
                  <wp:extent cx="251460" cy="659130"/>
                  <wp:effectExtent l="152400" t="19050" r="0" b="26670"/>
                  <wp:wrapNone/>
                  <wp:docPr id="119" name="Left Brace 119"/>
                  <wp:cNvGraphicFramePr/>
                  <a:graphic xmlns:a="http://schemas.openxmlformats.org/drawingml/2006/main">
                    <a:graphicData uri="http://schemas.microsoft.com/office/word/2010/wordprocessingShape">
                      <wps:wsp>
                        <wps:cNvSpPr/>
                        <wps:spPr>
                          <a:xfrm>
                            <a:off x="0" y="0"/>
                            <a:ext cx="251460" cy="65913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9F62F" id="Left Brace 119" o:spid="_x0000_s1026" type="#_x0000_t87" style="position:absolute;margin-left:219.6pt;margin-top:.7pt;width:19.8pt;height:51.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" adj="687" strokecolor="black [3213]" strokeweight="2.25pt">
                  <v:stroke joinstyle="miter"/>
                </v:shape>
              </w:pict>
            </mc:Fallback>
          </mc:AlternateContent>
        </w:r>
        <w:r w:rsidRPr="00ED032A">
          <w:rPr>
            <w:noProof/>
            <w:szCs w:val="24"/>
          </w:rPr>
          <mc:AlternateContent>
            <mc:Choice Requires="wps">
              <w:drawing>
                <wp:anchor distT="0" distB="0" distL="114300" distR="114300" simplePos="0" relativeHeight="251726848" behindDoc="0" locked="0" layoutInCell="1" allowOverlap="1" wp14:anchorId="52DD8585" wp14:editId="3ACF4E59">
                  <wp:simplePos x="0" y="0"/>
                  <wp:positionH relativeFrom="column">
                    <wp:posOffset>1851074</wp:posOffset>
                  </wp:positionH>
                  <wp:positionV relativeFrom="paragraph">
                    <wp:posOffset>209404</wp:posOffset>
                  </wp:positionV>
                  <wp:extent cx="822960" cy="312420"/>
                  <wp:effectExtent l="0" t="0" r="15240" b="11430"/>
                  <wp:wrapNone/>
                  <wp:docPr id="116" name="Text Box 116"/>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16A903D6" w14:textId="77777777" w:rsidR="00396208" w:rsidRDefault="00396208" w:rsidP="00ED032A">
                              <w:ins w:id="637" w:author="Ricardo... Jacome.." w:date="2019-05-27T21:22:00Z">
                                <w:r>
                                  <w:t>Product</w:t>
                                </w:r>
                                <w:r>
                                  <w:tab/>
                                </w:r>
                                <w:r>
                                  <w:tab/>
                                </w:r>
                                <w:r>
                                  <w:tab/>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D8585" id="Text Box 116" o:spid="_x0000_s1032" type="#_x0000_t202" style="position:absolute;margin-left:145.75pt;margin-top:16.5pt;width:64.8pt;height:24.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" fillcolor="white [3201]" strokeweight="1.5pt">
                  <v:textbox>
                    <w:txbxContent>
                      <w:p w14:paraId="16A903D6" w14:textId="77777777" w:rsidR="00396208" w:rsidRDefault="00396208" w:rsidP="00ED032A">
                        <w:ins w:id="638" w:author="Ricardo... Jacome.." w:date="2019-05-27T21:22:00Z">
                          <w:r>
                            <w:t>Product</w:t>
                          </w:r>
                          <w:r>
                            <w:tab/>
                          </w:r>
                          <w:r>
                            <w:tab/>
                          </w:r>
                          <w:r>
                            <w:tab/>
                          </w:r>
                        </w:ins>
                      </w:p>
                    </w:txbxContent>
                  </v:textbox>
                </v:shape>
              </w:pict>
            </mc:Fallback>
          </mc:AlternateContent>
        </w:r>
      </w:ins>
    </w:p>
    <w:p w14:paraId="12C470BE" w14:textId="520597EC" w:rsidR="00ED032A" w:rsidRDefault="00624635" w:rsidP="00ED032A">
      <w:pPr>
        <w:rPr>
          <w:ins w:id="639" w:author="Ricardo... Jacome.." w:date="2019-05-27T21:24:00Z"/>
          <w:szCs w:val="24"/>
        </w:rPr>
      </w:pPr>
      <w:ins w:id="640" w:author="Ricardo... Jacome.." w:date="2019-05-27T21:25:00Z">
        <w:r w:rsidRPr="00ED032A">
          <w:rPr>
            <w:noProof/>
            <w:szCs w:val="24"/>
          </w:rPr>
          <mc:AlternateContent>
            <mc:Choice Requires="wps">
              <w:drawing>
                <wp:anchor distT="0" distB="0" distL="114300" distR="114300" simplePos="0" relativeHeight="251736064" behindDoc="0" locked="0" layoutInCell="1" allowOverlap="1" wp14:anchorId="1CF616C9" wp14:editId="51253474">
                  <wp:simplePos x="0" y="0"/>
                  <wp:positionH relativeFrom="column">
                    <wp:posOffset>3042138</wp:posOffset>
                  </wp:positionH>
                  <wp:positionV relativeFrom="paragraph">
                    <wp:posOffset>220394</wp:posOffset>
                  </wp:positionV>
                  <wp:extent cx="937260" cy="312420"/>
                  <wp:effectExtent l="0" t="0" r="15240" b="11430"/>
                  <wp:wrapNone/>
                  <wp:docPr id="121" name="Text Box 121"/>
                  <wp:cNvGraphicFramePr/>
                  <a:graphic xmlns:a="http://schemas.openxmlformats.org/drawingml/2006/main">
                    <a:graphicData uri="http://schemas.microsoft.com/office/word/2010/wordprocessingShape">
                      <wps:wsp>
                        <wps:cNvSpPr txBox="1"/>
                        <wps:spPr>
                          <a:xfrm>
                            <a:off x="0" y="0"/>
                            <a:ext cx="937260" cy="312420"/>
                          </a:xfrm>
                          <a:prstGeom prst="rect">
                            <a:avLst/>
                          </a:prstGeom>
                          <a:solidFill>
                            <a:schemeClr val="lt1"/>
                          </a:solidFill>
                          <a:ln w="19050">
                            <a:solidFill>
                              <a:prstClr val="black"/>
                            </a:solidFill>
                          </a:ln>
                        </wps:spPr>
                        <wps:txbx>
                          <w:txbxContent>
                            <w:p w14:paraId="6270C5CC" w14:textId="3CD01EB4" w:rsidR="00396208" w:rsidRDefault="00396208" w:rsidP="00624635">
                              <w:r>
                                <w:t>Phones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616C9" id="Text Box 121" o:spid="_x0000_s1033" type="#_x0000_t202" style="position:absolute;margin-left:239.55pt;margin-top:17.35pt;width:73.8pt;height:24.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" fillcolor="white [3201]" strokeweight="1.5pt">
                  <v:textbox>
                    <w:txbxContent>
                      <w:p w14:paraId="6270C5CC" w14:textId="3CD01EB4" w:rsidR="00396208" w:rsidRDefault="00396208" w:rsidP="00624635">
                        <w:r>
                          <w:t>Phones</w:t>
                        </w:r>
                      </w:p>
                    </w:txbxContent>
                  </v:textbox>
                </v:shape>
              </w:pict>
            </mc:Fallback>
          </mc:AlternateContent>
        </w:r>
        <w:r w:rsidR="00ED032A" w:rsidRPr="00ED032A">
          <w:rPr>
            <w:noProof/>
            <w:szCs w:val="24"/>
          </w:rPr>
          <mc:AlternateContent>
            <mc:Choice Requires="wps">
              <w:drawing>
                <wp:anchor distT="0" distB="0" distL="114300" distR="114300" simplePos="0" relativeHeight="251725824" behindDoc="0" locked="0" layoutInCell="1" allowOverlap="1" wp14:anchorId="4B7E1F84" wp14:editId="3357A1F3">
                  <wp:simplePos x="0" y="0"/>
                  <wp:positionH relativeFrom="column">
                    <wp:posOffset>1600200</wp:posOffset>
                  </wp:positionH>
                  <wp:positionV relativeFrom="paragraph">
                    <wp:posOffset>28428</wp:posOffset>
                  </wp:positionV>
                  <wp:extent cx="252046" cy="989135"/>
                  <wp:effectExtent l="152400" t="19050" r="0" b="20955"/>
                  <wp:wrapNone/>
                  <wp:docPr id="115" name="Left Brace 115"/>
                  <wp:cNvGraphicFramePr/>
                  <a:graphic xmlns:a="http://schemas.openxmlformats.org/drawingml/2006/main">
                    <a:graphicData uri="http://schemas.microsoft.com/office/word/2010/wordprocessingShape">
                      <wps:wsp>
                        <wps:cNvSpPr/>
                        <wps:spPr>
                          <a:xfrm>
                            <a:off x="0" y="0"/>
                            <a:ext cx="252046" cy="989135"/>
                          </a:xfrm>
                          <a:prstGeom prst="leftBrace">
                            <a:avLst>
                              <a:gd name="adj1" fmla="val 7775"/>
                              <a:gd name="adj2" fmla="val 50000"/>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116A4" id="Left Brace 115" o:spid="_x0000_s1026" type="#_x0000_t87" style="position:absolute;margin-left:126pt;margin-top:2.25pt;width:19.85pt;height:77.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" adj="428" strokecolor="black [3213]" strokeweight="2.25pt">
                  <v:stroke joinstyle="miter"/>
                </v:shape>
              </w:pict>
            </mc:Fallback>
          </mc:AlternateContent>
        </w:r>
      </w:ins>
    </w:p>
    <w:p w14:paraId="67F932A3" w14:textId="7804C80B" w:rsidR="00ED032A" w:rsidRDefault="00624635" w:rsidP="00ED032A">
      <w:pPr>
        <w:rPr>
          <w:ins w:id="641" w:author="Ricardo... Jacome.." w:date="2019-05-27T21:24:00Z"/>
          <w:szCs w:val="24"/>
        </w:rPr>
      </w:pPr>
      <w:ins w:id="642" w:author="Ricardo... Jacome.." w:date="2019-05-27T21:25:00Z">
        <w:r w:rsidRPr="00ED032A">
          <w:rPr>
            <w:noProof/>
            <w:szCs w:val="24"/>
          </w:rPr>
          <mc:AlternateContent>
            <mc:Choice Requires="wps">
              <w:drawing>
                <wp:anchor distT="0" distB="0" distL="114300" distR="114300" simplePos="0" relativeHeight="251738112" behindDoc="0" locked="0" layoutInCell="1" allowOverlap="1" wp14:anchorId="4D99B82D" wp14:editId="2C21B370">
                  <wp:simplePos x="0" y="0"/>
                  <wp:positionH relativeFrom="column">
                    <wp:posOffset>3042138</wp:posOffset>
                  </wp:positionH>
                  <wp:positionV relativeFrom="paragraph">
                    <wp:posOffset>292979</wp:posOffset>
                  </wp:positionV>
                  <wp:extent cx="937260" cy="312420"/>
                  <wp:effectExtent l="0" t="0" r="15240" b="11430"/>
                  <wp:wrapNone/>
                  <wp:docPr id="122" name="Text Box 122"/>
                  <wp:cNvGraphicFramePr/>
                  <a:graphic xmlns:a="http://schemas.openxmlformats.org/drawingml/2006/main">
                    <a:graphicData uri="http://schemas.microsoft.com/office/word/2010/wordprocessingShape">
                      <wps:wsp>
                        <wps:cNvSpPr txBox="1"/>
                        <wps:spPr>
                          <a:xfrm>
                            <a:off x="0" y="0"/>
                            <a:ext cx="937260" cy="312420"/>
                          </a:xfrm>
                          <a:prstGeom prst="rect">
                            <a:avLst/>
                          </a:prstGeom>
                          <a:solidFill>
                            <a:schemeClr val="lt1"/>
                          </a:solidFill>
                          <a:ln w="19050">
                            <a:solidFill>
                              <a:prstClr val="black"/>
                            </a:solidFill>
                          </a:ln>
                        </wps:spPr>
                        <wps:txbx>
                          <w:txbxContent>
                            <w:p w14:paraId="1B91DFCD" w14:textId="1B2845F0" w:rsidR="00396208" w:rsidRDefault="00396208" w:rsidP="00624635">
                              <w:r>
                                <w:t>Utilities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9B82D" id="Text Box 122" o:spid="_x0000_s1034" type="#_x0000_t202" style="position:absolute;margin-left:239.55pt;margin-top:23.05pt;width:73.8pt;height:24.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" fillcolor="white [3201]" strokeweight="1.5pt">
                  <v:textbox>
                    <w:txbxContent>
                      <w:p w14:paraId="1B91DFCD" w14:textId="1B2845F0" w:rsidR="00396208" w:rsidRDefault="00396208" w:rsidP="00624635">
                        <w:r>
                          <w:t>Utilities</w:t>
                        </w:r>
                      </w:p>
                    </w:txbxContent>
                  </v:textbox>
                </v:shape>
              </w:pict>
            </mc:Fallback>
          </mc:AlternateContent>
        </w:r>
        <w:r w:rsidR="00ED032A" w:rsidRPr="00ED032A">
          <w:rPr>
            <w:noProof/>
            <w:szCs w:val="24"/>
          </w:rPr>
          <mc:AlternateContent>
            <mc:Choice Requires="wps">
              <w:drawing>
                <wp:anchor distT="0" distB="0" distL="114300" distR="114300" simplePos="0" relativeHeight="251724800" behindDoc="0" locked="0" layoutInCell="1" allowOverlap="1" wp14:anchorId="590AFC98" wp14:editId="6404EC5D">
                  <wp:simplePos x="0" y="0"/>
                  <wp:positionH relativeFrom="column">
                    <wp:posOffset>647700</wp:posOffset>
                  </wp:positionH>
                  <wp:positionV relativeFrom="paragraph">
                    <wp:posOffset>128905</wp:posOffset>
                  </wp:positionV>
                  <wp:extent cx="822960" cy="312420"/>
                  <wp:effectExtent l="0" t="0" r="15240" b="11430"/>
                  <wp:wrapNone/>
                  <wp:docPr id="114" name="Text Box 114"/>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56445621" w14:textId="77777777" w:rsidR="00396208" w:rsidRDefault="00396208">
                              <w:pPr>
                                <w:jc w:val="center"/>
                                <w:pPrChange w:id="643" w:author="Ricardo... Jacome.." w:date="2019-05-27T21:24:00Z">
                                  <w:pPr/>
                                </w:pPrChange>
                              </w:pPr>
                              <w:ins w:id="644" w:author="Ricardo... Jacome.." w:date="2019-05-27T21:21:00Z">
                                <w:r>
                                  <w:t>Company</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AFC98" id="Text Box 114" o:spid="_x0000_s1035" type="#_x0000_t202" style="position:absolute;margin-left:51pt;margin-top:10.15pt;width:64.8pt;height:24.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" fillcolor="white [3201]" strokeweight="1.5pt">
                  <v:textbox>
                    <w:txbxContent>
                      <w:p w14:paraId="56445621" w14:textId="77777777" w:rsidR="00396208" w:rsidRDefault="00396208">
                        <w:pPr>
                          <w:jc w:val="center"/>
                          <w:pPrChange w:id="645" w:author="Ricardo... Jacome.." w:date="2019-05-27T21:24:00Z">
                            <w:pPr/>
                          </w:pPrChange>
                        </w:pPr>
                        <w:ins w:id="646" w:author="Ricardo... Jacome.." w:date="2019-05-27T21:21:00Z">
                          <w:r>
                            <w:t>Company</w:t>
                          </w:r>
                        </w:ins>
                      </w:p>
                    </w:txbxContent>
                  </v:textbox>
                </v:shape>
              </w:pict>
            </mc:Fallback>
          </mc:AlternateContent>
        </w:r>
      </w:ins>
    </w:p>
    <w:p w14:paraId="6CC6DFF6" w14:textId="4A5C7890" w:rsidR="00ED032A" w:rsidRDefault="00ED032A" w:rsidP="00ED032A">
      <w:pPr>
        <w:rPr>
          <w:ins w:id="647" w:author="Ricardo... Jacome.." w:date="2019-05-27T21:24:00Z"/>
          <w:szCs w:val="24"/>
        </w:rPr>
      </w:pPr>
      <w:ins w:id="648" w:author="Ricardo... Jacome.." w:date="2019-05-27T21:25:00Z">
        <w:r w:rsidRPr="00ED032A">
          <w:rPr>
            <w:noProof/>
            <w:szCs w:val="24"/>
          </w:rPr>
          <mc:AlternateContent>
            <mc:Choice Requires="wps">
              <w:drawing>
                <wp:anchor distT="0" distB="0" distL="114300" distR="114300" simplePos="0" relativeHeight="251727872" behindDoc="0" locked="0" layoutInCell="1" allowOverlap="1" wp14:anchorId="2A651E39" wp14:editId="42996927">
                  <wp:simplePos x="0" y="0"/>
                  <wp:positionH relativeFrom="column">
                    <wp:posOffset>1851074</wp:posOffset>
                  </wp:positionH>
                  <wp:positionV relativeFrom="paragraph">
                    <wp:posOffset>254879</wp:posOffset>
                  </wp:positionV>
                  <wp:extent cx="822960" cy="312420"/>
                  <wp:effectExtent l="0" t="0" r="15240" b="11430"/>
                  <wp:wrapNone/>
                  <wp:docPr id="117" name="Text Box 117"/>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6D04E608" w14:textId="77777777" w:rsidR="00396208" w:rsidRDefault="00396208" w:rsidP="00ED032A">
                              <w:ins w:id="649" w:author="Ricardo... Jacome.." w:date="2019-05-27T21:22:00Z">
                                <w:r>
                                  <w:t>Service</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51E39" id="Text Box 117" o:spid="_x0000_s1036" type="#_x0000_t202" style="position:absolute;margin-left:145.75pt;margin-top:20.05pt;width:64.8pt;height:24.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" fillcolor="white [3201]" strokeweight="1.5pt">
                  <v:textbox>
                    <w:txbxContent>
                      <w:p w14:paraId="6D04E608" w14:textId="77777777" w:rsidR="00396208" w:rsidRDefault="00396208" w:rsidP="00ED032A">
                        <w:ins w:id="650" w:author="Ricardo... Jacome.." w:date="2019-05-27T21:22:00Z">
                          <w:r>
                            <w:t>Service</w:t>
                          </w:r>
                        </w:ins>
                      </w:p>
                    </w:txbxContent>
                  </v:textbox>
                </v:shape>
              </w:pict>
            </mc:Fallback>
          </mc:AlternateContent>
        </w:r>
        <w:r w:rsidRPr="00ED032A">
          <w:rPr>
            <w:noProof/>
            <w:szCs w:val="24"/>
          </w:rPr>
          <mc:AlternateContent>
            <mc:Choice Requires="wps">
              <w:drawing>
                <wp:anchor distT="0" distB="0" distL="114300" distR="114300" simplePos="0" relativeHeight="251729920" behindDoc="0" locked="0" layoutInCell="1" allowOverlap="1" wp14:anchorId="75D09DF0" wp14:editId="522EF3B3">
                  <wp:simplePos x="0" y="0"/>
                  <wp:positionH relativeFrom="column">
                    <wp:posOffset>2788920</wp:posOffset>
                  </wp:positionH>
                  <wp:positionV relativeFrom="paragraph">
                    <wp:posOffset>93345</wp:posOffset>
                  </wp:positionV>
                  <wp:extent cx="251460" cy="712470"/>
                  <wp:effectExtent l="152400" t="19050" r="0" b="11430"/>
                  <wp:wrapNone/>
                  <wp:docPr id="118" name="Left Brace 118"/>
                  <wp:cNvGraphicFramePr/>
                  <a:graphic xmlns:a="http://schemas.openxmlformats.org/drawingml/2006/main">
                    <a:graphicData uri="http://schemas.microsoft.com/office/word/2010/wordprocessingShape">
                      <wps:wsp>
                        <wps:cNvSpPr/>
                        <wps:spPr>
                          <a:xfrm>
                            <a:off x="0" y="0"/>
                            <a:ext cx="251460" cy="71247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B1CAE" id="Left Brace 118" o:spid="_x0000_s1026" type="#_x0000_t87" style="position:absolute;margin-left:219.6pt;margin-top:7.35pt;width:19.8pt;height:56.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" adj="635" strokecolor="black [3213]" strokeweight="2.25pt">
                  <v:stroke joinstyle="miter"/>
                </v:shape>
              </w:pict>
            </mc:Fallback>
          </mc:AlternateContent>
        </w:r>
      </w:ins>
    </w:p>
    <w:p w14:paraId="7CD966C5" w14:textId="6A7B455B" w:rsidR="00ED032A" w:rsidRPr="00C33FB1" w:rsidRDefault="00624635" w:rsidP="00ED032A">
      <w:pPr>
        <w:rPr>
          <w:ins w:id="651" w:author="Ricardo... Jacome.." w:date="2019-05-27T21:05:00Z"/>
          <w:szCs w:val="24"/>
          <w:rPrChange w:id="652" w:author="Ricardo... Jacome.." w:date="2019-05-27T21:13:00Z">
            <w:rPr>
              <w:ins w:id="653" w:author="Ricardo... Jacome.." w:date="2019-05-27T21:05:00Z"/>
              <w:sz w:val="36"/>
              <w:szCs w:val="36"/>
            </w:rPr>
          </w:rPrChange>
        </w:rPr>
      </w:pPr>
      <w:ins w:id="654" w:author="Ricardo... Jacome.." w:date="2019-05-27T21:25:00Z">
        <w:r w:rsidRPr="00ED032A">
          <w:rPr>
            <w:noProof/>
            <w:szCs w:val="24"/>
          </w:rPr>
          <mc:AlternateContent>
            <mc:Choice Requires="wps">
              <w:drawing>
                <wp:anchor distT="0" distB="0" distL="114300" distR="114300" simplePos="0" relativeHeight="251740160" behindDoc="0" locked="0" layoutInCell="1" allowOverlap="1" wp14:anchorId="3817EABD" wp14:editId="7F675827">
                  <wp:simplePos x="0" y="0"/>
                  <wp:positionH relativeFrom="column">
                    <wp:posOffset>3042138</wp:posOffset>
                  </wp:positionH>
                  <wp:positionV relativeFrom="paragraph">
                    <wp:posOffset>280523</wp:posOffset>
                  </wp:positionV>
                  <wp:extent cx="937847" cy="312420"/>
                  <wp:effectExtent l="0" t="0" r="15240" b="11430"/>
                  <wp:wrapNone/>
                  <wp:docPr id="123" name="Text Box 123"/>
                  <wp:cNvGraphicFramePr/>
                  <a:graphic xmlns:a="http://schemas.openxmlformats.org/drawingml/2006/main">
                    <a:graphicData uri="http://schemas.microsoft.com/office/word/2010/wordprocessingShape">
                      <wps:wsp>
                        <wps:cNvSpPr txBox="1"/>
                        <wps:spPr>
                          <a:xfrm>
                            <a:off x="0" y="0"/>
                            <a:ext cx="937847" cy="312420"/>
                          </a:xfrm>
                          <a:prstGeom prst="rect">
                            <a:avLst/>
                          </a:prstGeom>
                          <a:solidFill>
                            <a:schemeClr val="lt1"/>
                          </a:solidFill>
                          <a:ln w="19050">
                            <a:solidFill>
                              <a:prstClr val="black"/>
                            </a:solidFill>
                          </a:ln>
                        </wps:spPr>
                        <wps:txbx>
                          <w:txbxContent>
                            <w:p w14:paraId="532B2906" w14:textId="3AADCB47" w:rsidR="00396208" w:rsidRDefault="00396208" w:rsidP="00624635">
                              <w:r>
                                <w:t>Restaurants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7EABD" id="Text Box 123" o:spid="_x0000_s1037" type="#_x0000_t202" style="position:absolute;margin-left:239.55pt;margin-top:22.1pt;width:73.85pt;height:24.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" fillcolor="white [3201]" strokeweight="1.5pt">
                  <v:textbox>
                    <w:txbxContent>
                      <w:p w14:paraId="532B2906" w14:textId="3AADCB47" w:rsidR="00396208" w:rsidRDefault="00396208" w:rsidP="00624635">
                        <w:r>
                          <w:t>Restaurants</w:t>
                        </w:r>
                      </w:p>
                    </w:txbxContent>
                  </v:textbox>
                </v:shape>
              </w:pict>
            </mc:Fallback>
          </mc:AlternateContent>
        </w:r>
      </w:ins>
    </w:p>
    <w:p w14:paraId="6B81123E" w14:textId="77777777" w:rsidR="0013786B" w:rsidRDefault="0013786B" w:rsidP="000D21AE">
      <w:pPr>
        <w:rPr>
          <w:sz w:val="36"/>
          <w:szCs w:val="36"/>
        </w:rPr>
      </w:pPr>
    </w:p>
    <w:p w14:paraId="5DE8030B" w14:textId="6272092B" w:rsidR="0013786B" w:rsidRDefault="00225FE2" w:rsidP="000D21AE">
      <w:pPr>
        <w:rPr>
          <w:szCs w:val="24"/>
        </w:rPr>
      </w:pPr>
      <w:r>
        <w:rPr>
          <w:szCs w:val="24"/>
        </w:rPr>
        <w:t xml:space="preserve">By looking at </w:t>
      </w:r>
      <w:r w:rsidR="00B30C1A">
        <w:rPr>
          <w:szCs w:val="24"/>
        </w:rPr>
        <w:t>clothing</w:t>
      </w:r>
      <w:r>
        <w:rPr>
          <w:szCs w:val="24"/>
        </w:rPr>
        <w:t xml:space="preserve"> companies, </w:t>
      </w:r>
      <w:r w:rsidR="00B30C1A">
        <w:rPr>
          <w:szCs w:val="24"/>
        </w:rPr>
        <w:t xml:space="preserve">many brands come to mind, some of them </w:t>
      </w:r>
      <w:r w:rsidR="00C2238E">
        <w:rPr>
          <w:szCs w:val="24"/>
        </w:rPr>
        <w:t>more popular than others.</w:t>
      </w:r>
    </w:p>
    <w:p w14:paraId="0FFB5CF5" w14:textId="77777777" w:rsidR="00B30C1A" w:rsidRDefault="00B30C1A" w:rsidP="000D21AE">
      <w:pPr>
        <w:rPr>
          <w:szCs w:val="24"/>
        </w:rPr>
      </w:pPr>
      <w:bookmarkStart w:id="655" w:name="_GoBack"/>
      <w:bookmarkEnd w:id="655"/>
    </w:p>
    <w:p w14:paraId="01510BD6" w14:textId="00B06F49" w:rsidR="00225FE2" w:rsidRDefault="00225FE2" w:rsidP="00B30C1A">
      <w:pPr>
        <w:jc w:val="both"/>
        <w:rPr>
          <w:szCs w:val="24"/>
        </w:rPr>
      </w:pPr>
      <w:r>
        <w:rPr>
          <w:szCs w:val="24"/>
        </w:rPr>
        <w:t>Some companies might fall in between both a product and a service,</w:t>
      </w:r>
      <w:r w:rsidR="00B30C1A">
        <w:rPr>
          <w:szCs w:val="24"/>
        </w:rPr>
        <w:t xml:space="preserve"> in this case it is recommended to focus on what mak</w:t>
      </w:r>
      <w:r w:rsidR="00C7740E">
        <w:rPr>
          <w:szCs w:val="24"/>
        </w:rPr>
        <w:t>es</w:t>
      </w:r>
      <w:r w:rsidR="00B30C1A">
        <w:rPr>
          <w:szCs w:val="24"/>
        </w:rPr>
        <w:t xml:space="preserve"> the most profits</w:t>
      </w:r>
      <w:r w:rsidR="00C7740E">
        <w:rPr>
          <w:szCs w:val="24"/>
        </w:rPr>
        <w:t>.</w:t>
      </w:r>
      <w:r w:rsidR="00B30C1A">
        <w:rPr>
          <w:szCs w:val="24"/>
        </w:rPr>
        <w:t xml:space="preserve"> For example, car companies offer maintenance services, oil services, and many more, but the profits are obtained from selling their vehicular products.</w:t>
      </w:r>
      <w:r>
        <w:rPr>
          <w:szCs w:val="24"/>
        </w:rPr>
        <w:t xml:space="preserve"> </w:t>
      </w:r>
    </w:p>
    <w:p w14:paraId="52F4D43B" w14:textId="157EB580" w:rsidR="00225FE2" w:rsidRDefault="00225FE2" w:rsidP="000D21AE">
      <w:pPr>
        <w:rPr>
          <w:szCs w:val="24"/>
        </w:rPr>
      </w:pPr>
    </w:p>
    <w:p w14:paraId="3905AFB7" w14:textId="77777777" w:rsidR="00225FE2" w:rsidRPr="00576D8B" w:rsidRDefault="00225FE2" w:rsidP="000D21AE">
      <w:pPr>
        <w:rPr>
          <w:szCs w:val="24"/>
        </w:rPr>
      </w:pPr>
    </w:p>
    <w:p w14:paraId="1091390A" w14:textId="77777777" w:rsidR="00576D8B" w:rsidRDefault="00576D8B" w:rsidP="000D21AE">
      <w:pPr>
        <w:rPr>
          <w:sz w:val="36"/>
          <w:szCs w:val="36"/>
        </w:rPr>
      </w:pPr>
    </w:p>
    <w:p w14:paraId="5A3BEF70" w14:textId="0601AF2C" w:rsidR="0013786B" w:rsidRDefault="0013786B" w:rsidP="000D21AE">
      <w:pPr>
        <w:rPr>
          <w:sz w:val="36"/>
          <w:szCs w:val="36"/>
        </w:rPr>
      </w:pPr>
      <w:r>
        <w:rPr>
          <w:sz w:val="36"/>
          <w:szCs w:val="36"/>
        </w:rPr>
        <w:t>Warning about Technology companies</w:t>
      </w:r>
    </w:p>
    <w:p w14:paraId="09A9E38F" w14:textId="77777777" w:rsidR="0013786B" w:rsidRDefault="0013786B" w:rsidP="000D21AE">
      <w:pPr>
        <w:rPr>
          <w:sz w:val="36"/>
          <w:szCs w:val="36"/>
        </w:rPr>
      </w:pPr>
    </w:p>
    <w:p w14:paraId="4C26673D" w14:textId="28C9A140" w:rsidR="00880528" w:rsidRPr="00CF47FB" w:rsidRDefault="00880528" w:rsidP="000D21AE">
      <w:pPr>
        <w:rPr>
          <w:sz w:val="36"/>
          <w:szCs w:val="36"/>
          <w:rPrChange w:id="656" w:author="Ricardo... Jacome.." w:date="2019-05-27T21:05:00Z">
            <w:rPr/>
          </w:rPrChange>
        </w:rPr>
      </w:pPr>
      <w:ins w:id="657" w:author="Ricardo... Jacome.." w:date="2019-05-27T21:05:00Z">
        <w:r>
          <w:rPr>
            <w:sz w:val="36"/>
            <w:szCs w:val="36"/>
          </w:rPr>
          <w:t>The Mindset</w:t>
        </w:r>
      </w:ins>
    </w:p>
    <w:p w14:paraId="0B315879" w14:textId="39D3ED68" w:rsidR="00BF6772" w:rsidRDefault="001E4AF9" w:rsidP="00C2238E">
      <w:del w:id="658" w:author="Ricardo... Jacome.." w:date="2019-05-27T21:04:00Z">
        <w:r w:rsidDel="00CF47FB">
          <w:delText xml:space="preserve">Previously we looked at how different </w:delText>
        </w:r>
        <w:r w:rsidR="00BF6772" w:rsidDel="00CF47FB">
          <w:delText>trends can be analyzed. One of the tools during this analysis is to understand in which classification our stocks fall into. These classifications will help us to understand the trends before we even look at them. There will be two levels of classification.</w:delText>
        </w:r>
      </w:del>
    </w:p>
    <w:p w14:paraId="1247718C" w14:textId="2B8BA041" w:rsidR="00C2238E" w:rsidRDefault="00C2238E" w:rsidP="00C2238E"/>
    <w:p w14:paraId="268FB3DC" w14:textId="71F3B504" w:rsidR="00C2238E" w:rsidRDefault="00C2238E" w:rsidP="00C2238E"/>
    <w:p w14:paraId="2D746034" w14:textId="649B6735" w:rsidR="00C2238E" w:rsidRDefault="00C2238E" w:rsidP="00C2238E"/>
    <w:p w14:paraId="38D33E90" w14:textId="1B13D9C8" w:rsidR="00C2238E" w:rsidRDefault="00C2238E" w:rsidP="00C2238E"/>
    <w:p w14:paraId="63967B5C" w14:textId="1F0770FC" w:rsidR="00C2238E" w:rsidRDefault="00C2238E" w:rsidP="00C2238E"/>
    <w:p w14:paraId="7B8630FC" w14:textId="661231A6" w:rsidR="00C2238E" w:rsidRDefault="00C2238E" w:rsidP="00C2238E"/>
    <w:p w14:paraId="6307A21E" w14:textId="36E3398F" w:rsidR="00C2238E" w:rsidRDefault="00C2238E" w:rsidP="00C2238E"/>
    <w:p w14:paraId="4623E290" w14:textId="69B79051" w:rsidR="00C2238E" w:rsidRDefault="00C2238E" w:rsidP="00C2238E"/>
    <w:p w14:paraId="422863BE" w14:textId="22875494" w:rsidR="00C2238E" w:rsidRDefault="00C2238E" w:rsidP="00C2238E"/>
    <w:p w14:paraId="3CC48277" w14:textId="59CDDAC2" w:rsidR="00C2238E" w:rsidRDefault="00C2238E" w:rsidP="00C2238E"/>
    <w:p w14:paraId="494E21E9" w14:textId="5577D4E4" w:rsidR="00C2238E" w:rsidRDefault="00C2238E">
      <w:r>
        <w:br w:type="page"/>
      </w:r>
    </w:p>
    <w:p w14:paraId="712F0238" w14:textId="337524EB" w:rsidR="00C2238E" w:rsidRDefault="00C2238E">
      <w:r>
        <w:lastRenderedPageBreak/>
        <w:br w:type="page"/>
      </w:r>
    </w:p>
    <w:p w14:paraId="3016078A" w14:textId="582C0D80" w:rsidR="00C2238E" w:rsidRDefault="00C2238E">
      <w:r>
        <w:lastRenderedPageBreak/>
        <w:br w:type="page"/>
      </w:r>
    </w:p>
    <w:p w14:paraId="2D0ED592" w14:textId="77777777" w:rsidR="00C2238E" w:rsidDel="00CF47FB" w:rsidRDefault="00C2238E" w:rsidP="00BF6772">
      <w:pPr>
        <w:jc w:val="both"/>
        <w:rPr>
          <w:del w:id="659" w:author="Ricardo... Jacome.." w:date="2019-05-27T21:04:00Z"/>
        </w:rPr>
      </w:pPr>
    </w:p>
    <w:p w14:paraId="7315641F" w14:textId="462994A0" w:rsidR="003242A8" w:rsidDel="00CF47FB" w:rsidRDefault="00BF6772" w:rsidP="003242A8">
      <w:pPr>
        <w:pStyle w:val="Heading2"/>
        <w:rPr>
          <w:del w:id="660" w:author="Ricardo... Jacome.." w:date="2019-05-27T21:04:00Z"/>
        </w:rPr>
      </w:pPr>
      <w:del w:id="661" w:author="Ricardo... Jacome.." w:date="2019-05-27T21:04:00Z">
        <w:r w:rsidRPr="00BF6772" w:rsidDel="00CF47FB">
          <w:delText xml:space="preserve">Level 1 </w:delText>
        </w:r>
        <w:r w:rsidR="0077339A" w:rsidDel="00CF47FB">
          <w:delText xml:space="preserve">- </w:delText>
        </w:r>
        <w:r w:rsidRPr="00BF6772" w:rsidDel="00CF47FB">
          <w:delText>Volati</w:delText>
        </w:r>
        <w:r w:rsidDel="00CF47FB">
          <w:delText>le</w:delText>
        </w:r>
        <w:r w:rsidRPr="00BF6772" w:rsidDel="00CF47FB">
          <w:delText xml:space="preserve"> and Constant Stocks</w:delText>
        </w:r>
      </w:del>
    </w:p>
    <w:p w14:paraId="5E7FCAB4" w14:textId="1E54F86F" w:rsidR="008A7EBA" w:rsidDel="00CF47FB" w:rsidRDefault="00BF6772" w:rsidP="00BF6772">
      <w:pPr>
        <w:jc w:val="both"/>
        <w:rPr>
          <w:del w:id="662" w:author="Ricardo... Jacome.." w:date="2019-05-27T21:04:00Z"/>
          <w:b/>
        </w:rPr>
      </w:pPr>
      <w:del w:id="663" w:author="Ricardo... Jacome.." w:date="2019-05-27T21:04:00Z">
        <w:r w:rsidDel="00CF47FB">
          <w:delText xml:space="preserve">All stocks can fall in </w:delText>
        </w:r>
        <w:r w:rsidR="003242A8" w:rsidDel="00CF47FB">
          <w:delText>one</w:delText>
        </w:r>
        <w:r w:rsidDel="00CF47FB">
          <w:delText xml:space="preserve"> of these two options. As the names easily imply. One of them is Volatile Stocks, these stocks tend to change in trends really fast. One day they could be going up in price with profits of more than 20%, and the next they could be falling price drops of 50%. </w:delText>
        </w:r>
        <w:r w:rsidR="00874B60" w:rsidDel="00CF47FB">
          <w:delText xml:space="preserve">This </w:delText>
        </w:r>
        <w:r w:rsidR="00874B60" w:rsidRPr="00874B60" w:rsidDel="00CF47FB">
          <w:rPr>
            <w:b/>
          </w:rPr>
          <w:delText>volatile behavior</w:delText>
        </w:r>
        <w:r w:rsidR="00874B60" w:rsidDel="00CF47FB">
          <w:delText xml:space="preserve"> is usually characteristic of businesses that are not fully developed</w:delText>
        </w:r>
        <w:r w:rsidR="00543FEC" w:rsidDel="00CF47FB">
          <w:delText xml:space="preserve"> or recently started. </w:delText>
        </w:r>
        <w:r w:rsidR="00543FEC" w:rsidRPr="00543FEC" w:rsidDel="00CF47FB">
          <w:rPr>
            <w:b/>
          </w:rPr>
          <w:delText>For long-term investment, it is important to avoid this type of stocks.</w:delText>
        </w:r>
        <w:r w:rsidR="00543FEC" w:rsidDel="00CF47FB">
          <w:delText xml:space="preserve"> On the other hand, constant stocks, are stocks that show similar trends for most of the time. </w:delText>
        </w:r>
        <w:r w:rsidR="0040689E" w:rsidDel="00CF47FB">
          <w:delText>Usually constant stocks don’t truly exist, and investors call them low volatil</w:delText>
        </w:r>
        <w:r w:rsidR="0077339A" w:rsidDel="00CF47FB">
          <w:delText>ity</w:delText>
        </w:r>
        <w:r w:rsidR="0040689E" w:rsidDel="00CF47FB">
          <w:delText xml:space="preserve"> stocks, but for this guide, they will be called constant. </w:delText>
        </w:r>
        <w:r w:rsidR="00543FEC" w:rsidDel="00CF47FB">
          <w:delText xml:space="preserve">There will be moments where these stocks can be </w:delText>
        </w:r>
        <w:r w:rsidR="0040689E" w:rsidDel="00CF47FB">
          <w:delText>high</w:delText>
        </w:r>
        <w:r w:rsidR="00543FEC" w:rsidDel="00CF47FB">
          <w:delText xml:space="preserve"> or low for a short period of time, but these events are usually rare. </w:delText>
        </w:r>
        <w:r w:rsidR="00543FEC" w:rsidRPr="00543FEC" w:rsidDel="00CF47FB">
          <w:rPr>
            <w:b/>
          </w:rPr>
          <w:delText>For long-term investment, it is important to identify this type of stocks.</w:delText>
        </w:r>
        <w:r w:rsidR="00543FEC" w:rsidDel="00CF47FB">
          <w:delText xml:space="preserve"> </w:delText>
        </w:r>
        <w:r w:rsidR="00543FEC" w:rsidRPr="00543FEC" w:rsidDel="00CF47FB">
          <w:rPr>
            <w:b/>
          </w:rPr>
          <w:delText xml:space="preserve">Overall, volatile stocks are </w:delText>
        </w:r>
      </w:del>
      <w:del w:id="664" w:author="Ricardo... Jacome.." w:date="2019-05-27T20:59:00Z">
        <w:r w:rsidR="00543FEC" w:rsidRPr="00543FEC" w:rsidDel="00CF47FB">
          <w:rPr>
            <w:b/>
          </w:rPr>
          <w:delText>really hard</w:delText>
        </w:r>
      </w:del>
      <w:del w:id="665" w:author="Ricardo... Jacome.." w:date="2019-05-27T21:04:00Z">
        <w:r w:rsidR="00543FEC" w:rsidRPr="00543FEC" w:rsidDel="00CF47FB">
          <w:rPr>
            <w:b/>
          </w:rPr>
          <w:delText xml:space="preserve"> to predict even on the long-term and constant stocks are easier to predict on the long-term</w:delText>
        </w:r>
        <w:r w:rsidR="008A7EBA" w:rsidDel="00CF47FB">
          <w:rPr>
            <w:b/>
          </w:rPr>
          <w:delText>.</w:delText>
        </w:r>
      </w:del>
    </w:p>
    <w:p w14:paraId="0EA0B302" w14:textId="6FD6B040" w:rsidR="003242A8" w:rsidDel="00CF47FB" w:rsidRDefault="008A7EBA" w:rsidP="003242A8">
      <w:pPr>
        <w:pStyle w:val="Heading2"/>
        <w:rPr>
          <w:del w:id="666" w:author="Ricardo... Jacome.." w:date="2019-05-27T21:04:00Z"/>
        </w:rPr>
      </w:pPr>
      <w:del w:id="667" w:author="Ricardo... Jacome.." w:date="2019-05-27T21:04:00Z">
        <w:r w:rsidDel="00CF47FB">
          <w:delText xml:space="preserve">Level 2 </w:delText>
        </w:r>
        <w:r w:rsidR="0077339A" w:rsidDel="00CF47FB">
          <w:delText xml:space="preserve">- </w:delText>
        </w:r>
        <w:r w:rsidDel="00CF47FB">
          <w:delText xml:space="preserve">Service/Product Stocks </w:delText>
        </w:r>
      </w:del>
    </w:p>
    <w:p w14:paraId="6C249694" w14:textId="0CBDEE1E" w:rsidR="008A7EBA" w:rsidDel="00CF47FB" w:rsidRDefault="008A7EBA" w:rsidP="00BF6772">
      <w:pPr>
        <w:jc w:val="both"/>
        <w:rPr>
          <w:del w:id="668" w:author="Ricardo... Jacome.." w:date="2019-05-27T21:04:00Z"/>
        </w:rPr>
      </w:pPr>
      <w:del w:id="669" w:author="Ricardo... Jacome.." w:date="2019-05-27T21:04:00Z">
        <w:r w:rsidDel="00CF47FB">
          <w:delText>Now that we understand the two general types of stocks</w:delText>
        </w:r>
        <w:r w:rsidR="0077339A" w:rsidDel="00CF47FB">
          <w:delText>,</w:delText>
        </w:r>
        <w:r w:rsidDel="00CF47FB">
          <w:delText xml:space="preserve"> </w:delText>
        </w:r>
        <w:r w:rsidR="0077339A" w:rsidDel="00CF47FB">
          <w:delText>l</w:delText>
        </w:r>
        <w:r w:rsidDel="00CF47FB">
          <w:delText xml:space="preserve">et us look at service/product classification. In simple terms, this means that we can classify stocks as categories such as: Technology Stocks, Finance Stocks, Food Provider Stocks, Gaming Industry Stock, and many more. The list could go on for many categories, and even in the future some of them could disappear whereas some other might be totally new. For example, VHS </w:delText>
        </w:r>
        <w:r w:rsidR="0077339A" w:rsidDel="00CF47FB">
          <w:delText>tapes have disappeared,</w:delText>
        </w:r>
        <w:r w:rsidDel="00CF47FB">
          <w:delText xml:space="preserve"> and online stream</w:delText>
        </w:r>
        <w:r w:rsidR="0077339A" w:rsidDel="00CF47FB">
          <w:delText>ing</w:delText>
        </w:r>
        <w:r w:rsidDel="00CF47FB">
          <w:delText xml:space="preserve"> services took over this market. Now, why is this important? </w:delText>
        </w:r>
        <w:r w:rsidRPr="008A7EBA" w:rsidDel="00CF47FB">
          <w:rPr>
            <w:b/>
          </w:rPr>
          <w:delText xml:space="preserve">Because this type of classification tends to offer </w:delText>
        </w:r>
        <w:r w:rsidDel="00CF47FB">
          <w:rPr>
            <w:b/>
          </w:rPr>
          <w:delText xml:space="preserve">some </w:delText>
        </w:r>
        <w:r w:rsidRPr="008A7EBA" w:rsidDel="00CF47FB">
          <w:rPr>
            <w:b/>
          </w:rPr>
          <w:delText xml:space="preserve">predictable patterns. </w:delText>
        </w:r>
        <w:r w:rsidDel="00CF47FB">
          <w:delText xml:space="preserve">Let us </w:delText>
        </w:r>
        <w:r w:rsidR="001511B6" w:rsidDel="00CF47FB">
          <w:delText>look</w:delText>
        </w:r>
        <w:r w:rsidDel="00CF47FB">
          <w:delText xml:space="preserve"> at the telecommunications industry. </w:delText>
        </w:r>
      </w:del>
    </w:p>
    <w:p w14:paraId="06B1F94A" w14:textId="6D64A66C" w:rsidR="00ED09F2" w:rsidDel="00CF47FB" w:rsidRDefault="00ED09F2" w:rsidP="00BF6772">
      <w:pPr>
        <w:jc w:val="both"/>
        <w:rPr>
          <w:del w:id="670" w:author="Ricardo... Jacome.." w:date="2019-05-27T21:04:00Z"/>
        </w:rPr>
      </w:pPr>
    </w:p>
    <w:p w14:paraId="26772738" w14:textId="49517FE9" w:rsidR="00ED09F2" w:rsidDel="00CF47FB" w:rsidRDefault="00ED09F2" w:rsidP="00BF6772">
      <w:pPr>
        <w:jc w:val="both"/>
        <w:rPr>
          <w:del w:id="671" w:author="Ricardo... Jacome.." w:date="2019-05-27T21:04:00Z"/>
        </w:rPr>
      </w:pPr>
    </w:p>
    <w:p w14:paraId="5A66E3A1" w14:textId="56A4DF17" w:rsidR="00ED09F2" w:rsidDel="00CF47FB" w:rsidRDefault="00ED09F2" w:rsidP="00BF6772">
      <w:pPr>
        <w:jc w:val="both"/>
        <w:rPr>
          <w:del w:id="672" w:author="Ricardo... Jacome.." w:date="2019-05-27T21:04:00Z"/>
        </w:rPr>
      </w:pPr>
    </w:p>
    <w:p w14:paraId="42C6EC65" w14:textId="0E0F6035" w:rsidR="00ED09F2" w:rsidDel="00CF47FB" w:rsidRDefault="00ED09F2" w:rsidP="00BF6772">
      <w:pPr>
        <w:jc w:val="both"/>
        <w:rPr>
          <w:del w:id="673" w:author="Ricardo... Jacome.." w:date="2019-05-27T21:04:00Z"/>
        </w:rPr>
      </w:pPr>
    </w:p>
    <w:p w14:paraId="784D6007" w14:textId="7EEA857A" w:rsidR="00ED09F2" w:rsidDel="00CF47FB" w:rsidRDefault="00ED09F2" w:rsidP="00BF6772">
      <w:pPr>
        <w:jc w:val="both"/>
        <w:rPr>
          <w:del w:id="674" w:author="Ricardo... Jacome.." w:date="2019-05-27T21:04:00Z"/>
        </w:rPr>
      </w:pPr>
    </w:p>
    <w:p w14:paraId="362B557C" w14:textId="060F8A51" w:rsidR="00ED09F2" w:rsidDel="00CF47FB" w:rsidRDefault="00ED09F2" w:rsidP="00BF6772">
      <w:pPr>
        <w:jc w:val="both"/>
        <w:rPr>
          <w:del w:id="675" w:author="Ricardo... Jacome.." w:date="2019-05-27T21:04:00Z"/>
        </w:rPr>
      </w:pPr>
    </w:p>
    <w:p w14:paraId="0EE5BDF6" w14:textId="1D39F59B" w:rsidR="00ED09F2" w:rsidDel="00CF47FB" w:rsidRDefault="00ED09F2" w:rsidP="00BF6772">
      <w:pPr>
        <w:jc w:val="both"/>
        <w:rPr>
          <w:del w:id="676" w:author="Ricardo... Jacome.." w:date="2019-05-27T21:04:00Z"/>
        </w:rPr>
      </w:pPr>
    </w:p>
    <w:p w14:paraId="2B19B264" w14:textId="53900D47" w:rsidR="00ED09F2" w:rsidDel="00CF47FB" w:rsidRDefault="00ED09F2" w:rsidP="00BF6772">
      <w:pPr>
        <w:jc w:val="both"/>
        <w:rPr>
          <w:del w:id="677" w:author="Ricardo... Jacome.." w:date="2019-05-27T21:04:00Z"/>
        </w:rPr>
      </w:pPr>
    </w:p>
    <w:p w14:paraId="3B41D18A" w14:textId="5D2A0002" w:rsidR="007F02D3" w:rsidDel="00CF47FB" w:rsidRDefault="008A7EBA" w:rsidP="00BF6772">
      <w:pPr>
        <w:jc w:val="both"/>
        <w:rPr>
          <w:del w:id="678" w:author="Ricardo... Jacome.." w:date="2019-05-27T21:04:00Z"/>
        </w:rPr>
      </w:pPr>
      <w:del w:id="679" w:author="Ricardo... Jacome.." w:date="2019-05-27T21:04:00Z">
        <w:r w:rsidRPr="00AB7DAD" w:rsidDel="00CF47FB">
          <w:rPr>
            <w:color w:val="009999"/>
          </w:rPr>
          <w:delText>Robinhood note</w:delText>
        </w:r>
        <w:r w:rsidRPr="007F02D3" w:rsidDel="00CF47FB">
          <w:rPr>
            <w:color w:val="00FFCC"/>
          </w:rPr>
          <w:delText>:</w:delText>
        </w:r>
        <w:r w:rsidDel="00CF47FB">
          <w:delText xml:space="preserve"> Every time that you click on a company, the app or the website offers a list recommendation of the company.</w:delText>
        </w:r>
        <w:r w:rsidR="007F02D3" w:rsidDel="00CF47FB">
          <w:delText xml:space="preserve"> Similar to this:</w:delText>
        </w:r>
      </w:del>
    </w:p>
    <w:p w14:paraId="0FFDF82F" w14:textId="5A36CDFA" w:rsidR="007F02D3" w:rsidDel="00CF47FB" w:rsidRDefault="007F02D3" w:rsidP="007F02D3">
      <w:pPr>
        <w:jc w:val="center"/>
        <w:rPr>
          <w:del w:id="680" w:author="Ricardo... Jacome.." w:date="2019-05-27T21:04:00Z"/>
        </w:rPr>
      </w:pPr>
      <w:del w:id="681" w:author="Ricardo... Jacome.." w:date="2019-05-27T21:04:00Z">
        <w:r w:rsidDel="00CF47FB">
          <w:rPr>
            <w:noProof/>
          </w:rPr>
          <mc:AlternateContent>
            <mc:Choice Requires="wps">
              <w:drawing>
                <wp:anchor distT="0" distB="0" distL="114300" distR="114300" simplePos="0" relativeHeight="251665408" behindDoc="0" locked="0" layoutInCell="1" allowOverlap="1" wp14:anchorId="21145FA2" wp14:editId="5350CBCE">
                  <wp:simplePos x="0" y="0"/>
                  <wp:positionH relativeFrom="column">
                    <wp:posOffset>-123581</wp:posOffset>
                  </wp:positionH>
                  <wp:positionV relativeFrom="paragraph">
                    <wp:posOffset>-34535</wp:posOffset>
                  </wp:positionV>
                  <wp:extent cx="961293" cy="339970"/>
                  <wp:effectExtent l="19050" t="19050" r="10795" b="22225"/>
                  <wp:wrapNone/>
                  <wp:docPr id="33" name="Oval 33"/>
                  <wp:cNvGraphicFramePr/>
                  <a:graphic xmlns:a="http://schemas.openxmlformats.org/drawingml/2006/main">
                    <a:graphicData uri="http://schemas.microsoft.com/office/word/2010/wordprocessingShape">
                      <wps:wsp>
                        <wps:cNvSpPr/>
                        <wps:spPr>
                          <a:xfrm>
                            <a:off x="0" y="0"/>
                            <a:ext cx="961293" cy="339970"/>
                          </a:xfrm>
                          <a:prstGeom prst="ellipse">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730597" id="Oval 33" o:spid="_x0000_s1026" style="position:absolute;margin-left:-9.75pt;margin-top:-2.7pt;width:75.7pt;height:26.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" filled="f" strokecolor="yellow" strokeweight="3pt">
                  <v:stroke joinstyle="miter"/>
                </v:oval>
              </w:pict>
            </mc:Fallback>
          </mc:AlternateContent>
        </w:r>
        <w:r w:rsidDel="00CF47FB">
          <w:rPr>
            <w:noProof/>
          </w:rPr>
          <w:drawing>
            <wp:inline distT="0" distB="0" distL="0" distR="0" wp14:anchorId="54938AEE" wp14:editId="3F6E894A">
              <wp:extent cx="2338754" cy="195135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33691" b="12836"/>
                      <a:stretch/>
                    </pic:blipFill>
                    <pic:spPr bwMode="auto">
                      <a:xfrm>
                        <a:off x="0" y="0"/>
                        <a:ext cx="2368378" cy="1976072"/>
                      </a:xfrm>
                      <a:prstGeom prst="rect">
                        <a:avLst/>
                      </a:prstGeom>
                      <a:ln>
                        <a:noFill/>
                      </a:ln>
                      <a:extLst>
                        <a:ext uri="{53640926-AAD7-44D8-BBD7-CCE9431645EC}">
                          <a14:shadowObscured xmlns:a14="http://schemas.microsoft.com/office/drawing/2010/main"/>
                        </a:ext>
                      </a:extLst>
                    </pic:spPr>
                  </pic:pic>
                </a:graphicData>
              </a:graphic>
            </wp:inline>
          </w:drawing>
        </w:r>
        <w:r w:rsidDel="00CF47FB">
          <w:rPr>
            <w:noProof/>
          </w:rPr>
          <w:drawing>
            <wp:inline distT="0" distB="0" distL="0" distR="0" wp14:anchorId="22FE5409" wp14:editId="3B3E962A">
              <wp:extent cx="3510211" cy="19515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1026"/>
                      <a:stretch/>
                    </pic:blipFill>
                    <pic:spPr bwMode="auto">
                      <a:xfrm>
                        <a:off x="0" y="0"/>
                        <a:ext cx="3523291" cy="1958774"/>
                      </a:xfrm>
                      <a:prstGeom prst="rect">
                        <a:avLst/>
                      </a:prstGeom>
                      <a:ln>
                        <a:noFill/>
                      </a:ln>
                      <a:extLst>
                        <a:ext uri="{53640926-AAD7-44D8-BBD7-CCE9431645EC}">
                          <a14:shadowObscured xmlns:a14="http://schemas.microsoft.com/office/drawing/2010/main"/>
                        </a:ext>
                      </a:extLst>
                    </pic:spPr>
                  </pic:pic>
                </a:graphicData>
              </a:graphic>
            </wp:inline>
          </w:drawing>
        </w:r>
      </w:del>
    </w:p>
    <w:p w14:paraId="6A6FA955" w14:textId="7263AFA6" w:rsidR="007F02D3" w:rsidDel="00CF47FB" w:rsidRDefault="007F02D3" w:rsidP="007F02D3">
      <w:pPr>
        <w:jc w:val="center"/>
        <w:rPr>
          <w:del w:id="682" w:author="Ricardo... Jacome.." w:date="2019-05-27T21:04:00Z"/>
        </w:rPr>
      </w:pPr>
      <w:del w:id="683" w:author="Ricardo... Jacome.." w:date="2019-05-27T21:04:00Z">
        <w:r w:rsidDel="00CF47FB">
          <w:delText>Category Example Selection</w:delText>
        </w:r>
      </w:del>
    </w:p>
    <w:p w14:paraId="017662A9" w14:textId="7954381D" w:rsidR="008A7EBA" w:rsidDel="00CF47FB" w:rsidRDefault="008A7EBA" w:rsidP="00BF6772">
      <w:pPr>
        <w:jc w:val="both"/>
        <w:rPr>
          <w:del w:id="684" w:author="Ricardo... Jacome.." w:date="2019-05-27T21:04:00Z"/>
        </w:rPr>
      </w:pPr>
      <w:del w:id="685" w:author="Ricardo... Jacome.." w:date="2019-05-27T21:04:00Z">
        <w:r w:rsidDel="00CF47FB">
          <w:delText xml:space="preserve">Many industries fall in this category, and each one of them is different in price. However, </w:delText>
        </w:r>
        <w:r w:rsidR="007F02D3" w:rsidDel="00CF47FB">
          <w:delText>let us explore the idea on how they behave similarly. First 4 of these stocks are chosen for explanations and shown in the following images:</w:delText>
        </w:r>
      </w:del>
    </w:p>
    <w:p w14:paraId="41B2D14D" w14:textId="4A1A537B" w:rsidR="008A7EBA" w:rsidRPr="008A7EBA" w:rsidDel="00CF47FB" w:rsidRDefault="008A7EBA" w:rsidP="008A7EBA">
      <w:pPr>
        <w:jc w:val="center"/>
        <w:rPr>
          <w:del w:id="686" w:author="Ricardo... Jacome.." w:date="2019-05-27T21:04:00Z"/>
        </w:rPr>
      </w:pPr>
      <w:del w:id="687" w:author="Ricardo... Jacome.." w:date="2019-05-27T21:04:00Z">
        <w:r w:rsidDel="00CF47FB">
          <w:rPr>
            <w:noProof/>
          </w:rPr>
          <w:drawing>
            <wp:inline distT="0" distB="0" distL="0" distR="0" wp14:anchorId="4042F2E6" wp14:editId="26AA3448">
              <wp:extent cx="2957830" cy="1635296"/>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5738" cy="1650726"/>
                      </a:xfrm>
                      <a:prstGeom prst="rect">
                        <a:avLst/>
                      </a:prstGeom>
                    </pic:spPr>
                  </pic:pic>
                </a:graphicData>
              </a:graphic>
            </wp:inline>
          </w:drawing>
        </w:r>
        <w:r w:rsidDel="00CF47FB">
          <w:rPr>
            <w:noProof/>
          </w:rPr>
          <w:drawing>
            <wp:inline distT="0" distB="0" distL="0" distR="0" wp14:anchorId="6B96FF86" wp14:editId="5CFE4090">
              <wp:extent cx="2910547" cy="1638095"/>
              <wp:effectExtent l="0" t="0" r="444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7607" cy="1653325"/>
                      </a:xfrm>
                      <a:prstGeom prst="rect">
                        <a:avLst/>
                      </a:prstGeom>
                    </pic:spPr>
                  </pic:pic>
                </a:graphicData>
              </a:graphic>
            </wp:inline>
          </w:drawing>
        </w:r>
        <w:r w:rsidDel="00CF47FB">
          <w:rPr>
            <w:noProof/>
          </w:rPr>
          <w:drawing>
            <wp:inline distT="0" distB="0" distL="0" distR="0" wp14:anchorId="25ADE7B1" wp14:editId="0F32D964">
              <wp:extent cx="2859531" cy="17259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7969" cy="1743095"/>
                      </a:xfrm>
                      <a:prstGeom prst="rect">
                        <a:avLst/>
                      </a:prstGeom>
                    </pic:spPr>
                  </pic:pic>
                </a:graphicData>
              </a:graphic>
            </wp:inline>
          </w:drawing>
        </w:r>
        <w:r w:rsidDel="00CF47FB">
          <w:rPr>
            <w:noProof/>
          </w:rPr>
          <w:drawing>
            <wp:inline distT="0" distB="0" distL="0" distR="0" wp14:anchorId="3705522A" wp14:editId="1CD4BD25">
              <wp:extent cx="3015713" cy="17303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5705" cy="1747584"/>
                      </a:xfrm>
                      <a:prstGeom prst="rect">
                        <a:avLst/>
                      </a:prstGeom>
                    </pic:spPr>
                  </pic:pic>
                </a:graphicData>
              </a:graphic>
            </wp:inline>
          </w:drawing>
        </w:r>
      </w:del>
    </w:p>
    <w:p w14:paraId="0C282D38" w14:textId="25317894" w:rsidR="00C00928" w:rsidDel="00CF47FB" w:rsidRDefault="00C00928" w:rsidP="00C00928">
      <w:pPr>
        <w:jc w:val="center"/>
        <w:rPr>
          <w:del w:id="688" w:author="Ricardo... Jacome.." w:date="2019-05-27T21:04:00Z"/>
        </w:rPr>
      </w:pPr>
      <w:del w:id="689" w:author="Ricardo... Jacome.." w:date="2019-05-27T21:04:00Z">
        <w:r w:rsidDel="00CF47FB">
          <w:delText>Stocks Comparison in the Telecommunication Area</w:delText>
        </w:r>
      </w:del>
    </w:p>
    <w:p w14:paraId="57B0ABDC" w14:textId="2F3455BE" w:rsidR="000C00F1" w:rsidDel="00CF47FB" w:rsidRDefault="000C00F1" w:rsidP="003B195B">
      <w:pPr>
        <w:jc w:val="both"/>
        <w:rPr>
          <w:del w:id="690" w:author="Ricardo... Jacome.." w:date="2019-05-27T21:04:00Z"/>
        </w:rPr>
      </w:pPr>
      <w:del w:id="691" w:author="Ricardo... Jacome.." w:date="2019-05-27T21:04:00Z">
        <w:r w:rsidDel="00CF47FB">
          <w:delText>Each stock has very different price, and each one of them has very different percentage of return. Also note how we are making this comparison in between each other with the same time frame of 5 years. Now,</w:delText>
        </w:r>
        <w:r w:rsidR="003B195B" w:rsidDel="00CF47FB">
          <w:delText xml:space="preserve"> by looking at this information</w:delText>
        </w:r>
        <w:r w:rsidDel="00CF47FB">
          <w:delText xml:space="preserve"> </w:delText>
        </w:r>
        <w:r w:rsidRPr="003B195B" w:rsidDel="00CF47FB">
          <w:rPr>
            <w:b/>
            <w:u w:val="single"/>
          </w:rPr>
          <w:delText>we can infer about telecommunication industries is that their behavior tends to be constan</w:delText>
        </w:r>
        <w:r w:rsidR="003B195B" w:rsidDel="00CF47FB">
          <w:rPr>
            <w:b/>
            <w:u w:val="single"/>
          </w:rPr>
          <w:delText>t and secure</w:delText>
        </w:r>
        <w:r w:rsidR="00B27216" w:rsidDel="00CF47FB">
          <w:rPr>
            <w:b/>
            <w:u w:val="single"/>
          </w:rPr>
          <w:delText>d</w:delText>
        </w:r>
        <w:r w:rsidR="003B195B" w:rsidDel="00CF47FB">
          <w:rPr>
            <w:b/>
            <w:u w:val="single"/>
          </w:rPr>
          <w:delText>.</w:delText>
        </w:r>
        <w:r w:rsidR="003B195B" w:rsidDel="00CF47FB">
          <w:delText xml:space="preserve"> As a long-term investor, the telecommunications market seems a profitable constant source of money based on this. Of course, not of all of them will be generating profits as Sprint shows. However, based on our strategies and knowledge </w:delText>
        </w:r>
        <w:r w:rsidR="00B27216" w:rsidDel="00CF47FB">
          <w:delText xml:space="preserve">we will choose </w:delText>
        </w:r>
        <w:r w:rsidR="003B195B" w:rsidDel="00CF47FB">
          <w:delText xml:space="preserve">which of these stocks would be the most </w:delText>
        </w:r>
        <w:r w:rsidR="0077339A" w:rsidDel="00CF47FB">
          <w:delText>fruitful</w:delText>
        </w:r>
        <w:r w:rsidR="003B195B" w:rsidDel="00CF47FB">
          <w:delText xml:space="preserve">. </w:delText>
        </w:r>
      </w:del>
    </w:p>
    <w:p w14:paraId="0AE77EA4" w14:textId="330FA5A0" w:rsidR="003242A8" w:rsidDel="00CF47FB" w:rsidRDefault="003242A8" w:rsidP="003242A8">
      <w:pPr>
        <w:pStyle w:val="Heading2"/>
        <w:rPr>
          <w:del w:id="692" w:author="Ricardo... Jacome.." w:date="2019-05-27T21:04:00Z"/>
        </w:rPr>
      </w:pPr>
      <w:del w:id="693" w:author="Ricardo... Jacome.." w:date="2019-05-27T21:04:00Z">
        <w:r w:rsidDel="00CF47FB">
          <w:delText>Remarks</w:delText>
        </w:r>
      </w:del>
    </w:p>
    <w:p w14:paraId="287BECEE" w14:textId="30DE1532" w:rsidR="008C4649" w:rsidDel="00CF47FB" w:rsidRDefault="00B27216" w:rsidP="003B195B">
      <w:pPr>
        <w:jc w:val="both"/>
        <w:rPr>
          <w:del w:id="694" w:author="Ricardo... Jacome.." w:date="2019-05-27T21:04:00Z"/>
        </w:rPr>
      </w:pPr>
      <w:del w:id="695" w:author="Ricardo... Jacome.." w:date="2019-05-27T21:04:00Z">
        <w:r w:rsidDel="00CF47FB">
          <w:delText>In general</w:delText>
        </w:r>
        <w:r w:rsidR="003242A8" w:rsidDel="00CF47FB">
          <w:delText>,</w:delText>
        </w:r>
        <w:r w:rsidDel="00CF47FB">
          <w:delText xml:space="preserve"> public services such as water, electricity, and many more, tend to offer a constant and secured cash flow coming to your portfolio. Some other areas such as technology, automotive, or game industries tend to have a higher volatility (or unpredictable behavior). </w:delText>
        </w:r>
        <w:r w:rsidR="00A02E2C" w:rsidDel="00CF47FB">
          <w:delText xml:space="preserve">So now, based on the service or product, we </w:delText>
        </w:r>
        <w:r w:rsidR="007731C6" w:rsidDel="00CF47FB">
          <w:delText>can</w:delText>
        </w:r>
        <w:r w:rsidR="00A02E2C" w:rsidDel="00CF47FB">
          <w:delText xml:space="preserve"> deduce a little bit about how the trends should look. To summarize this chapter, the </w:delText>
        </w:r>
        <w:r w:rsidR="00A02E2C" w:rsidRPr="00C00928" w:rsidDel="00CF47FB">
          <w:delText>following graph is provided:</w:delText>
        </w:r>
        <w:r w:rsidR="00A02E2C" w:rsidDel="00CF47FB">
          <w:delText xml:space="preserve"> </w:delText>
        </w:r>
      </w:del>
    </w:p>
    <w:p w14:paraId="34E4D050" w14:textId="76D294AE" w:rsidR="00962C80" w:rsidDel="00CF47FB" w:rsidRDefault="00C00928" w:rsidP="003B195B">
      <w:pPr>
        <w:jc w:val="both"/>
        <w:rPr>
          <w:del w:id="696" w:author="Ricardo... Jacome.." w:date="2019-05-27T21:04:00Z"/>
        </w:rPr>
      </w:pPr>
      <w:del w:id="697" w:author="Ricardo... Jacome.." w:date="2019-05-27T21:04:00Z">
        <w:r w:rsidDel="00CF47FB">
          <w:rPr>
            <w:noProof/>
          </w:rPr>
          <mc:AlternateContent>
            <mc:Choice Requires="wps">
              <w:drawing>
                <wp:anchor distT="0" distB="0" distL="114300" distR="114300" simplePos="0" relativeHeight="251675648" behindDoc="0" locked="0" layoutInCell="1" allowOverlap="1" wp14:anchorId="2FB85CC3" wp14:editId="62B8662E">
                  <wp:simplePos x="0" y="0"/>
                  <wp:positionH relativeFrom="column">
                    <wp:posOffset>4137660</wp:posOffset>
                  </wp:positionH>
                  <wp:positionV relativeFrom="paragraph">
                    <wp:posOffset>181610</wp:posOffset>
                  </wp:positionV>
                  <wp:extent cx="1821180" cy="3147060"/>
                  <wp:effectExtent l="0" t="0" r="7620" b="0"/>
                  <wp:wrapNone/>
                  <wp:docPr id="46" name="Text Box 46"/>
                  <wp:cNvGraphicFramePr/>
                  <a:graphic xmlns:a="http://schemas.openxmlformats.org/drawingml/2006/main">
                    <a:graphicData uri="http://schemas.microsoft.com/office/word/2010/wordprocessingShape">
                      <wps:wsp>
                        <wps:cNvSpPr txBox="1"/>
                        <wps:spPr>
                          <a:xfrm>
                            <a:off x="0" y="0"/>
                            <a:ext cx="1821180" cy="3147060"/>
                          </a:xfrm>
                          <a:prstGeom prst="rect">
                            <a:avLst/>
                          </a:prstGeom>
                          <a:solidFill>
                            <a:schemeClr val="accent5">
                              <a:lumMod val="20000"/>
                              <a:lumOff val="80000"/>
                            </a:schemeClr>
                          </a:solidFill>
                          <a:ln w="6350">
                            <a:noFill/>
                          </a:ln>
                        </wps:spPr>
                        <wps:txbx>
                          <w:txbxContent>
                            <w:p w14:paraId="646ED6AA" w14:textId="77777777" w:rsidR="00396208" w:rsidRDefault="003962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85CC3" id="Text Box 46" o:spid="_x0000_s1038" type="#_x0000_t202" style="position:absolute;left:0;text-align:left;margin-left:325.8pt;margin-top:14.3pt;width:143.4pt;height:24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" fillcolor="#deeaf6 [664]" stroked="f" strokeweight=".5pt">
                  <v:textbox>
                    <w:txbxContent>
                      <w:p w14:paraId="646ED6AA" w14:textId="77777777" w:rsidR="00396208" w:rsidRDefault="00396208"/>
                    </w:txbxContent>
                  </v:textbox>
                </v:shape>
              </w:pict>
            </mc:Fallback>
          </mc:AlternateContent>
        </w:r>
        <w:r w:rsidDel="00CF47FB">
          <w:rPr>
            <w:noProof/>
          </w:rPr>
          <mc:AlternateContent>
            <mc:Choice Requires="wps">
              <w:drawing>
                <wp:anchor distT="0" distB="0" distL="114300" distR="114300" simplePos="0" relativeHeight="251660287" behindDoc="0" locked="0" layoutInCell="1" allowOverlap="1" wp14:anchorId="6B2B74A8" wp14:editId="715CFC3B">
                  <wp:simplePos x="0" y="0"/>
                  <wp:positionH relativeFrom="column">
                    <wp:posOffset>-144780</wp:posOffset>
                  </wp:positionH>
                  <wp:positionV relativeFrom="paragraph">
                    <wp:posOffset>181610</wp:posOffset>
                  </wp:positionV>
                  <wp:extent cx="2232660" cy="314706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232660" cy="3147060"/>
                          </a:xfrm>
                          <a:prstGeom prst="rect">
                            <a:avLst/>
                          </a:prstGeom>
                          <a:solidFill>
                            <a:schemeClr val="accent6">
                              <a:lumMod val="20000"/>
                              <a:lumOff val="80000"/>
                            </a:schemeClr>
                          </a:solidFill>
                          <a:ln w="6350">
                            <a:noFill/>
                          </a:ln>
                        </wps:spPr>
                        <wps:txbx>
                          <w:txbxContent>
                            <w:p w14:paraId="2A21A19B" w14:textId="31EE18A2" w:rsidR="00396208" w:rsidRDefault="003962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B74A8" id="Text Box 40" o:spid="_x0000_s1039" type="#_x0000_t202" style="position:absolute;left:0;text-align:left;margin-left:-11.4pt;margin-top:14.3pt;width:175.8pt;height:247.8pt;z-index:251660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" fillcolor="#e2efd9 [665]" stroked="f" strokeweight=".5pt">
                  <v:textbox>
                    <w:txbxContent>
                      <w:p w14:paraId="2A21A19B" w14:textId="31EE18A2" w:rsidR="00396208" w:rsidRDefault="00396208"/>
                    </w:txbxContent>
                  </v:textbox>
                </v:shape>
              </w:pict>
            </mc:Fallback>
          </mc:AlternateContent>
        </w:r>
        <w:r w:rsidR="00B21847" w:rsidDel="00CF47FB">
          <w:rPr>
            <w:noProof/>
          </w:rPr>
          <mc:AlternateContent>
            <mc:Choice Requires="wps">
              <w:drawing>
                <wp:anchor distT="0" distB="0" distL="114300" distR="114300" simplePos="0" relativeHeight="251688960" behindDoc="0" locked="0" layoutInCell="1" allowOverlap="1" wp14:anchorId="68B942D5" wp14:editId="021E75F4">
                  <wp:simplePos x="0" y="0"/>
                  <wp:positionH relativeFrom="column">
                    <wp:posOffset>4206240</wp:posOffset>
                  </wp:positionH>
                  <wp:positionV relativeFrom="paragraph">
                    <wp:posOffset>236220</wp:posOffset>
                  </wp:positionV>
                  <wp:extent cx="1828800" cy="373380"/>
                  <wp:effectExtent l="0" t="0" r="0" b="7620"/>
                  <wp:wrapNone/>
                  <wp:docPr id="54" name="Text Box 54"/>
                  <wp:cNvGraphicFramePr/>
                  <a:graphic xmlns:a="http://schemas.openxmlformats.org/drawingml/2006/main">
                    <a:graphicData uri="http://schemas.microsoft.com/office/word/2010/wordprocessingShape">
                      <wps:wsp>
                        <wps:cNvSpPr txBox="1"/>
                        <wps:spPr>
                          <a:xfrm>
                            <a:off x="0" y="0"/>
                            <a:ext cx="1828800" cy="373380"/>
                          </a:xfrm>
                          <a:prstGeom prst="rect">
                            <a:avLst/>
                          </a:prstGeom>
                          <a:noFill/>
                          <a:ln w="6350">
                            <a:noFill/>
                          </a:ln>
                        </wps:spPr>
                        <wps:txbx>
                          <w:txbxContent>
                            <w:p w14:paraId="3B9861F1" w14:textId="7C58F14A" w:rsidR="00396208" w:rsidRPr="00962C80" w:rsidRDefault="00396208" w:rsidP="00B21847">
                              <w:pPr>
                                <w:rPr>
                                  <w:i/>
                                  <w:sz w:val="32"/>
                                  <w:szCs w:val="32"/>
                                </w:rPr>
                              </w:pPr>
                              <w:r>
                                <w:rPr>
                                  <w:i/>
                                  <w:sz w:val="32"/>
                                  <w:szCs w:val="32"/>
                                </w:rPr>
                                <w:t>Company Example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942D5" id="Text Box 54" o:spid="_x0000_s1040" type="#_x0000_t202" style="position:absolute;left:0;text-align:left;margin-left:331.2pt;margin-top:18.6pt;width:2in;height:29.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" filled="f" stroked="f" strokeweight=".5pt">
                  <v:textbox>
                    <w:txbxContent>
                      <w:p w14:paraId="3B9861F1" w14:textId="7C58F14A" w:rsidR="00396208" w:rsidRPr="00962C80" w:rsidRDefault="00396208" w:rsidP="00B21847">
                        <w:pPr>
                          <w:rPr>
                            <w:i/>
                            <w:sz w:val="32"/>
                            <w:szCs w:val="32"/>
                          </w:rPr>
                        </w:pPr>
                        <w:r>
                          <w:rPr>
                            <w:i/>
                            <w:sz w:val="32"/>
                            <w:szCs w:val="32"/>
                          </w:rPr>
                          <w:t>Company Example</w:t>
                        </w:r>
                      </w:p>
                    </w:txbxContent>
                  </v:textbox>
                </v:shape>
              </w:pict>
            </mc:Fallback>
          </mc:AlternateContent>
        </w:r>
        <w:r w:rsidR="00B21847" w:rsidDel="00CF47FB">
          <w:rPr>
            <w:noProof/>
          </w:rPr>
          <mc:AlternateContent>
            <mc:Choice Requires="wps">
              <w:drawing>
                <wp:anchor distT="0" distB="0" distL="114300" distR="114300" simplePos="0" relativeHeight="251659262" behindDoc="0" locked="0" layoutInCell="1" allowOverlap="1" wp14:anchorId="151F7410" wp14:editId="4B2D085D">
                  <wp:simplePos x="0" y="0"/>
                  <wp:positionH relativeFrom="column">
                    <wp:posOffset>2087880</wp:posOffset>
                  </wp:positionH>
                  <wp:positionV relativeFrom="paragraph">
                    <wp:posOffset>182880</wp:posOffset>
                  </wp:positionV>
                  <wp:extent cx="2049780" cy="3147060"/>
                  <wp:effectExtent l="0" t="0" r="7620" b="0"/>
                  <wp:wrapNone/>
                  <wp:docPr id="42" name="Text Box 42"/>
                  <wp:cNvGraphicFramePr/>
                  <a:graphic xmlns:a="http://schemas.openxmlformats.org/drawingml/2006/main">
                    <a:graphicData uri="http://schemas.microsoft.com/office/word/2010/wordprocessingShape">
                      <wps:wsp>
                        <wps:cNvSpPr txBox="1"/>
                        <wps:spPr>
                          <a:xfrm>
                            <a:off x="0" y="0"/>
                            <a:ext cx="2049780" cy="3147060"/>
                          </a:xfrm>
                          <a:prstGeom prst="rect">
                            <a:avLst/>
                          </a:prstGeom>
                          <a:solidFill>
                            <a:schemeClr val="accent4">
                              <a:lumMod val="20000"/>
                              <a:lumOff val="80000"/>
                            </a:schemeClr>
                          </a:solidFill>
                          <a:ln w="6350">
                            <a:noFill/>
                          </a:ln>
                        </wps:spPr>
                        <wps:txbx>
                          <w:txbxContent>
                            <w:p w14:paraId="7656DD60" w14:textId="19E6DB48" w:rsidR="00396208" w:rsidRDefault="00396208" w:rsidP="00962C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F7410" id="Text Box 42" o:spid="_x0000_s1041" type="#_x0000_t202" style="position:absolute;left:0;text-align:left;margin-left:164.4pt;margin-top:14.4pt;width:161.4pt;height:247.8pt;z-index:251659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" fillcolor="#fff2cc [663]" stroked="f" strokeweight=".5pt">
                  <v:textbox>
                    <w:txbxContent>
                      <w:p w14:paraId="7656DD60" w14:textId="19E6DB48" w:rsidR="00396208" w:rsidRDefault="00396208" w:rsidP="00962C80"/>
                    </w:txbxContent>
                  </v:textbox>
                </v:shape>
              </w:pict>
            </mc:Fallback>
          </mc:AlternateContent>
        </w:r>
        <w:r w:rsidR="00962C80" w:rsidDel="00CF47FB">
          <w:rPr>
            <w:noProof/>
          </w:rPr>
          <mc:AlternateContent>
            <mc:Choice Requires="wps">
              <w:drawing>
                <wp:anchor distT="0" distB="0" distL="114300" distR="114300" simplePos="0" relativeHeight="251672576" behindDoc="0" locked="0" layoutInCell="1" allowOverlap="1" wp14:anchorId="498DF0EF" wp14:editId="2A79CAF8">
                  <wp:simplePos x="0" y="0"/>
                  <wp:positionH relativeFrom="column">
                    <wp:posOffset>1082040</wp:posOffset>
                  </wp:positionH>
                  <wp:positionV relativeFrom="paragraph">
                    <wp:posOffset>237490</wp:posOffset>
                  </wp:positionV>
                  <wp:extent cx="784860" cy="31242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784860" cy="312420"/>
                          </a:xfrm>
                          <a:prstGeom prst="rect">
                            <a:avLst/>
                          </a:prstGeom>
                          <a:noFill/>
                          <a:ln w="6350">
                            <a:noFill/>
                          </a:ln>
                        </wps:spPr>
                        <wps:txbx>
                          <w:txbxContent>
                            <w:p w14:paraId="57B063A0" w14:textId="5C966AC3" w:rsidR="00396208" w:rsidRPr="00962C80" w:rsidRDefault="00396208">
                              <w:pPr>
                                <w:rPr>
                                  <w:rFonts w:cs="Times New Roman"/>
                                  <w:i/>
                                  <w:sz w:val="32"/>
                                  <w:szCs w:val="32"/>
                                </w:rPr>
                              </w:pPr>
                              <w:r w:rsidRPr="00962C80">
                                <w:rPr>
                                  <w:rFonts w:cs="Times New Roman"/>
                                  <w:i/>
                                  <w:sz w:val="32"/>
                                  <w:szCs w:val="32"/>
                                </w:rPr>
                                <w:t xml:space="preserve">Level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DF0EF" id="Text Box 38" o:spid="_x0000_s1042" type="#_x0000_t202" style="position:absolute;left:0;text-align:left;margin-left:85.2pt;margin-top:18.7pt;width:61.8pt;height:2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" filled="f" stroked="f" strokeweight=".5pt">
                  <v:textbox>
                    <w:txbxContent>
                      <w:p w14:paraId="57B063A0" w14:textId="5C966AC3" w:rsidR="00396208" w:rsidRPr="00962C80" w:rsidRDefault="00396208">
                        <w:pPr>
                          <w:rPr>
                            <w:rFonts w:cs="Times New Roman"/>
                            <w:i/>
                            <w:sz w:val="32"/>
                            <w:szCs w:val="32"/>
                          </w:rPr>
                        </w:pPr>
                        <w:r w:rsidRPr="00962C80">
                          <w:rPr>
                            <w:rFonts w:cs="Times New Roman"/>
                            <w:i/>
                            <w:sz w:val="32"/>
                            <w:szCs w:val="32"/>
                          </w:rPr>
                          <w:t xml:space="preserve">Level 1 </w:t>
                        </w:r>
                      </w:p>
                    </w:txbxContent>
                  </v:textbox>
                </v:shape>
              </w:pict>
            </mc:Fallback>
          </mc:AlternateContent>
        </w:r>
        <w:r w:rsidR="00962C80" w:rsidDel="00CF47FB">
          <w:rPr>
            <w:noProof/>
          </w:rPr>
          <mc:AlternateContent>
            <mc:Choice Requires="wps">
              <w:drawing>
                <wp:anchor distT="0" distB="0" distL="114300" distR="114300" simplePos="0" relativeHeight="251674624" behindDoc="0" locked="0" layoutInCell="1" allowOverlap="1" wp14:anchorId="71A6E8E6" wp14:editId="2F84CB0C">
                  <wp:simplePos x="0" y="0"/>
                  <wp:positionH relativeFrom="column">
                    <wp:posOffset>2750820</wp:posOffset>
                  </wp:positionH>
                  <wp:positionV relativeFrom="paragraph">
                    <wp:posOffset>237490</wp:posOffset>
                  </wp:positionV>
                  <wp:extent cx="784860" cy="31242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784860" cy="312420"/>
                          </a:xfrm>
                          <a:prstGeom prst="rect">
                            <a:avLst/>
                          </a:prstGeom>
                          <a:noFill/>
                          <a:ln w="6350">
                            <a:noFill/>
                          </a:ln>
                        </wps:spPr>
                        <wps:txbx>
                          <w:txbxContent>
                            <w:p w14:paraId="4E0C5089" w14:textId="393D5E27" w:rsidR="00396208" w:rsidRPr="00962C80" w:rsidRDefault="00396208" w:rsidP="00962C80">
                              <w:pPr>
                                <w:rPr>
                                  <w:i/>
                                  <w:sz w:val="32"/>
                                  <w:szCs w:val="32"/>
                                </w:rPr>
                              </w:pPr>
                              <w:r w:rsidRPr="00962C80">
                                <w:rPr>
                                  <w:i/>
                                  <w:sz w:val="32"/>
                                  <w:szCs w:val="32"/>
                                </w:rPr>
                                <w:t>Level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6E8E6" id="Text Box 39" o:spid="_x0000_s1043" type="#_x0000_t202" style="position:absolute;left:0;text-align:left;margin-left:216.6pt;margin-top:18.7pt;width:61.8pt;height:2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" filled="f" stroked="f" strokeweight=".5pt">
                  <v:textbox>
                    <w:txbxContent>
                      <w:p w14:paraId="4E0C5089" w14:textId="393D5E27" w:rsidR="00396208" w:rsidRPr="00962C80" w:rsidRDefault="00396208" w:rsidP="00962C80">
                        <w:pPr>
                          <w:rPr>
                            <w:i/>
                            <w:sz w:val="32"/>
                            <w:szCs w:val="32"/>
                          </w:rPr>
                        </w:pPr>
                        <w:r w:rsidRPr="00962C80">
                          <w:rPr>
                            <w:i/>
                            <w:sz w:val="32"/>
                            <w:szCs w:val="32"/>
                          </w:rPr>
                          <w:t>Level 2</w:t>
                        </w:r>
                      </w:p>
                    </w:txbxContent>
                  </v:textbox>
                </v:shape>
              </w:pict>
            </mc:Fallback>
          </mc:AlternateContent>
        </w:r>
      </w:del>
    </w:p>
    <w:p w14:paraId="4798E932" w14:textId="079ECA01" w:rsidR="00962C80" w:rsidDel="00CF47FB" w:rsidRDefault="00962C80" w:rsidP="003B195B">
      <w:pPr>
        <w:jc w:val="both"/>
        <w:rPr>
          <w:del w:id="698" w:author="Ricardo... Jacome.." w:date="2019-05-27T21:04:00Z"/>
        </w:rPr>
      </w:pPr>
    </w:p>
    <w:p w14:paraId="1AD8BCB1" w14:textId="6712D708" w:rsidR="00962C80" w:rsidDel="00CF47FB" w:rsidRDefault="00B21847" w:rsidP="003B195B">
      <w:pPr>
        <w:jc w:val="both"/>
        <w:rPr>
          <w:del w:id="699" w:author="Ricardo... Jacome.." w:date="2019-05-27T21:04:00Z"/>
        </w:rPr>
      </w:pPr>
      <w:del w:id="700" w:author="Ricardo... Jacome.." w:date="2019-05-27T21:04:00Z">
        <w:r w:rsidDel="00CF47FB">
          <w:rPr>
            <w:noProof/>
          </w:rPr>
          <mc:AlternateContent>
            <mc:Choice Requires="wps">
              <w:drawing>
                <wp:anchor distT="0" distB="0" distL="114300" distR="114300" simplePos="0" relativeHeight="251698176" behindDoc="0" locked="0" layoutInCell="1" allowOverlap="1" wp14:anchorId="732E3CEF" wp14:editId="3486B9B1">
                  <wp:simplePos x="0" y="0"/>
                  <wp:positionH relativeFrom="column">
                    <wp:posOffset>4587240</wp:posOffset>
                  </wp:positionH>
                  <wp:positionV relativeFrom="paragraph">
                    <wp:posOffset>96520</wp:posOffset>
                  </wp:positionV>
                  <wp:extent cx="1021080" cy="457200"/>
                  <wp:effectExtent l="0" t="0" r="26670" b="19050"/>
                  <wp:wrapNone/>
                  <wp:docPr id="59" name="Text Box 59"/>
                  <wp:cNvGraphicFramePr/>
                  <a:graphic xmlns:a="http://schemas.openxmlformats.org/drawingml/2006/main">
                    <a:graphicData uri="http://schemas.microsoft.com/office/word/2010/wordprocessingShape">
                      <wps:wsp>
                        <wps:cNvSpPr txBox="1"/>
                        <wps:spPr>
                          <a:xfrm>
                            <a:off x="0" y="0"/>
                            <a:ext cx="1021080" cy="457200"/>
                          </a:xfrm>
                          <a:prstGeom prst="rect">
                            <a:avLst/>
                          </a:prstGeom>
                          <a:solidFill>
                            <a:schemeClr val="lt1"/>
                          </a:solidFill>
                          <a:ln w="6350">
                            <a:solidFill>
                              <a:prstClr val="black"/>
                            </a:solidFill>
                          </a:ln>
                        </wps:spPr>
                        <wps:txbx>
                          <w:txbxContent>
                            <w:p w14:paraId="16565AAC" w14:textId="381B587B" w:rsidR="00396208" w:rsidRDefault="00396208" w:rsidP="00B21847">
                              <w:pPr>
                                <w:jc w:val="center"/>
                              </w:pPr>
                              <w:r>
                                <w:t>Virtual Reality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E3CEF" id="Text Box 59" o:spid="_x0000_s1044" type="#_x0000_t202" style="position:absolute;left:0;text-align:left;margin-left:361.2pt;margin-top:7.6pt;width:80.4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" fillcolor="white [3201]" strokeweight=".5pt">
                  <v:textbox>
                    <w:txbxContent>
                      <w:p w14:paraId="16565AAC" w14:textId="381B587B" w:rsidR="00396208" w:rsidRDefault="00396208" w:rsidP="00B21847">
                        <w:pPr>
                          <w:jc w:val="center"/>
                        </w:pPr>
                        <w:r>
                          <w:t>Virtual Reality</w:t>
                        </w:r>
                      </w:p>
                    </w:txbxContent>
                  </v:textbox>
                </v:shape>
              </w:pict>
            </mc:Fallback>
          </mc:AlternateContent>
        </w:r>
        <w:r w:rsidDel="00CF47FB">
          <w:rPr>
            <w:noProof/>
          </w:rPr>
          <mc:AlternateContent>
            <mc:Choice Requires="wps">
              <w:drawing>
                <wp:anchor distT="0" distB="0" distL="114300" distR="114300" simplePos="0" relativeHeight="251689984" behindDoc="0" locked="0" layoutInCell="1" allowOverlap="1" wp14:anchorId="0B63B28B" wp14:editId="62B4CC46">
                  <wp:simplePos x="0" y="0"/>
                  <wp:positionH relativeFrom="column">
                    <wp:posOffset>3649980</wp:posOffset>
                  </wp:positionH>
                  <wp:positionV relativeFrom="paragraph">
                    <wp:posOffset>233680</wp:posOffset>
                  </wp:positionV>
                  <wp:extent cx="937260" cy="0"/>
                  <wp:effectExtent l="0" t="95250" r="0" b="95250"/>
                  <wp:wrapNone/>
                  <wp:docPr id="55" name="Straight Arrow Connector 55"/>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3B8472" id="_x0000_t32" coordsize="21600,21600" o:spt="32" o:oned="t" path="m,l21600,21600e" filled="f">
                  <v:path arrowok="t" fillok="f" o:connecttype="none"/>
                  <o:lock v:ext="edit" shapetype="t"/>
                </v:shapetype>
                <v:shape id="Straight Arrow Connector 55" o:spid="_x0000_s1026" type="#_x0000_t32" style="position:absolute;margin-left:287.4pt;margin-top:18.4pt;width:73.8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" strokecolor="black [3213]" strokeweight="2.5pt">
                  <v:stroke endarrow="block" joinstyle="miter"/>
                </v:shape>
              </w:pict>
            </mc:Fallback>
          </mc:AlternateContent>
        </w:r>
        <w:r w:rsidDel="00CF47FB">
          <w:rPr>
            <w:noProof/>
          </w:rPr>
          <mc:AlternateContent>
            <mc:Choice Requires="wps">
              <w:drawing>
                <wp:anchor distT="0" distB="0" distL="114300" distR="114300" simplePos="0" relativeHeight="251676672" behindDoc="0" locked="0" layoutInCell="1" allowOverlap="1" wp14:anchorId="719EBACD" wp14:editId="6AE72047">
                  <wp:simplePos x="0" y="0"/>
                  <wp:positionH relativeFrom="column">
                    <wp:posOffset>2087880</wp:posOffset>
                  </wp:positionH>
                  <wp:positionV relativeFrom="paragraph">
                    <wp:posOffset>233680</wp:posOffset>
                  </wp:positionV>
                  <wp:extent cx="502920" cy="662940"/>
                  <wp:effectExtent l="38100" t="0" r="11430" b="22860"/>
                  <wp:wrapNone/>
                  <wp:docPr id="48" name="Left Brace 48"/>
                  <wp:cNvGraphicFramePr/>
                  <a:graphic xmlns:a="http://schemas.openxmlformats.org/drawingml/2006/main">
                    <a:graphicData uri="http://schemas.microsoft.com/office/word/2010/wordprocessingShape">
                      <wps:wsp>
                        <wps:cNvSpPr/>
                        <wps:spPr>
                          <a:xfrm>
                            <a:off x="0" y="0"/>
                            <a:ext cx="502920" cy="662940"/>
                          </a:xfrm>
                          <a:prstGeom prst="lef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A62F4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8" o:spid="_x0000_s1026" type="#_x0000_t87" style="position:absolute;margin-left:164.4pt;margin-top:18.4pt;width:39.6pt;height:52.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" adj="1365" strokecolor="black [3213]" strokeweight="1.5pt">
                  <v:stroke joinstyle="miter"/>
                </v:shape>
              </w:pict>
            </mc:Fallback>
          </mc:AlternateContent>
        </w:r>
        <w:r w:rsidR="00962C80" w:rsidDel="00CF47FB">
          <w:rPr>
            <w:noProof/>
          </w:rPr>
          <mc:AlternateContent>
            <mc:Choice Requires="wps">
              <w:drawing>
                <wp:anchor distT="0" distB="0" distL="114300" distR="114300" simplePos="0" relativeHeight="251680768" behindDoc="0" locked="0" layoutInCell="1" allowOverlap="1" wp14:anchorId="482578A6" wp14:editId="67AD3D1C">
                  <wp:simplePos x="0" y="0"/>
                  <wp:positionH relativeFrom="column">
                    <wp:posOffset>2628900</wp:posOffset>
                  </wp:positionH>
                  <wp:positionV relativeFrom="paragraph">
                    <wp:posOffset>96520</wp:posOffset>
                  </wp:positionV>
                  <wp:extent cx="1021080" cy="251460"/>
                  <wp:effectExtent l="0" t="0" r="26670" b="15240"/>
                  <wp:wrapNone/>
                  <wp:docPr id="50" name="Text Box 50"/>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3648AE42" w14:textId="56EFEE09" w:rsidR="00396208" w:rsidRDefault="00396208" w:rsidP="00962C80">
                              <w:pPr>
                                <w:jc w:val="center"/>
                              </w:pPr>
                              <w: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578A6" id="Text Box 50" o:spid="_x0000_s1045" type="#_x0000_t202" style="position:absolute;left:0;text-align:left;margin-left:207pt;margin-top:7.6pt;width:80.4pt;height:1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" fillcolor="white [3201]" strokeweight=".5pt">
                  <v:textbox>
                    <w:txbxContent>
                      <w:p w14:paraId="3648AE42" w14:textId="56EFEE09" w:rsidR="00396208" w:rsidRDefault="00396208" w:rsidP="00962C80">
                        <w:pPr>
                          <w:jc w:val="center"/>
                        </w:pPr>
                        <w:r>
                          <w:t>Product</w:t>
                        </w:r>
                      </w:p>
                    </w:txbxContent>
                  </v:textbox>
                </v:shape>
              </w:pict>
            </mc:Fallback>
          </mc:AlternateContent>
        </w:r>
        <w:r w:rsidR="00962C80" w:rsidDel="00CF47FB">
          <w:rPr>
            <w:noProof/>
          </w:rPr>
          <mc:AlternateContent>
            <mc:Choice Requires="wps">
              <w:drawing>
                <wp:anchor distT="0" distB="0" distL="114300" distR="114300" simplePos="0" relativeHeight="251668480" behindDoc="0" locked="0" layoutInCell="1" allowOverlap="1" wp14:anchorId="2761D31A" wp14:editId="1A190D20">
                  <wp:simplePos x="0" y="0"/>
                  <wp:positionH relativeFrom="column">
                    <wp:posOffset>967740</wp:posOffset>
                  </wp:positionH>
                  <wp:positionV relativeFrom="paragraph">
                    <wp:posOffset>236220</wp:posOffset>
                  </wp:positionV>
                  <wp:extent cx="1021080" cy="388620"/>
                  <wp:effectExtent l="0" t="0" r="26670" b="11430"/>
                  <wp:wrapNone/>
                  <wp:docPr id="34" name="Text Box 34"/>
                  <wp:cNvGraphicFramePr/>
                  <a:graphic xmlns:a="http://schemas.openxmlformats.org/drawingml/2006/main">
                    <a:graphicData uri="http://schemas.microsoft.com/office/word/2010/wordprocessingShape">
                      <wps:wsp>
                        <wps:cNvSpPr txBox="1"/>
                        <wps:spPr>
                          <a:xfrm>
                            <a:off x="0" y="0"/>
                            <a:ext cx="1021080" cy="388620"/>
                          </a:xfrm>
                          <a:prstGeom prst="rect">
                            <a:avLst/>
                          </a:prstGeom>
                          <a:solidFill>
                            <a:schemeClr val="lt1"/>
                          </a:solidFill>
                          <a:ln w="6350">
                            <a:solidFill>
                              <a:prstClr val="black"/>
                            </a:solidFill>
                          </a:ln>
                        </wps:spPr>
                        <wps:txbx>
                          <w:txbxContent>
                            <w:p w14:paraId="7418F1E4" w14:textId="6CDE85AB" w:rsidR="00396208" w:rsidRDefault="00396208" w:rsidP="00962C80">
                              <w:pPr>
                                <w:jc w:val="center"/>
                              </w:pPr>
                              <w:r>
                                <w:t>Volatile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1D31A" id="Text Box 34" o:spid="_x0000_s1046" type="#_x0000_t202" style="position:absolute;left:0;text-align:left;margin-left:76.2pt;margin-top:18.6pt;width:80.4pt;height:30.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" fillcolor="white [3201]" strokeweight=".5pt">
                  <v:textbox>
                    <w:txbxContent>
                      <w:p w14:paraId="7418F1E4" w14:textId="6CDE85AB" w:rsidR="00396208" w:rsidRDefault="00396208" w:rsidP="00962C80">
                        <w:pPr>
                          <w:jc w:val="center"/>
                        </w:pPr>
                        <w:r>
                          <w:t>Volatile</w:t>
                        </w:r>
                      </w:p>
                    </w:txbxContent>
                  </v:textbox>
                </v:shape>
              </w:pict>
            </mc:Fallback>
          </mc:AlternateContent>
        </w:r>
      </w:del>
    </w:p>
    <w:p w14:paraId="15EFC04E" w14:textId="01C85D66" w:rsidR="00962C80" w:rsidDel="00CF47FB" w:rsidRDefault="00962C80" w:rsidP="00962C80">
      <w:pPr>
        <w:tabs>
          <w:tab w:val="left" w:pos="6840"/>
        </w:tabs>
        <w:jc w:val="both"/>
        <w:rPr>
          <w:del w:id="701" w:author="Ricardo... Jacome.." w:date="2019-05-27T21:04:00Z"/>
        </w:rPr>
      </w:pPr>
      <w:del w:id="702" w:author="Ricardo... Jacome.." w:date="2019-05-27T21:04:00Z">
        <w:r w:rsidDel="00CF47FB">
          <w:rPr>
            <w:noProof/>
          </w:rPr>
          <mc:AlternateContent>
            <mc:Choice Requires="wps">
              <w:drawing>
                <wp:anchor distT="0" distB="0" distL="114300" distR="114300" simplePos="0" relativeHeight="251671552" behindDoc="0" locked="0" layoutInCell="1" allowOverlap="1" wp14:anchorId="18C01135" wp14:editId="026407EB">
                  <wp:simplePos x="0" y="0"/>
                  <wp:positionH relativeFrom="column">
                    <wp:posOffset>617220</wp:posOffset>
                  </wp:positionH>
                  <wp:positionV relativeFrom="paragraph">
                    <wp:posOffset>56515</wp:posOffset>
                  </wp:positionV>
                  <wp:extent cx="304800" cy="1569720"/>
                  <wp:effectExtent l="38100" t="0" r="19050" b="11430"/>
                  <wp:wrapNone/>
                  <wp:docPr id="37" name="Left Brace 37"/>
                  <wp:cNvGraphicFramePr/>
                  <a:graphic xmlns:a="http://schemas.openxmlformats.org/drawingml/2006/main">
                    <a:graphicData uri="http://schemas.microsoft.com/office/word/2010/wordprocessingShape">
                      <wps:wsp>
                        <wps:cNvSpPr/>
                        <wps:spPr>
                          <a:xfrm>
                            <a:off x="0" y="0"/>
                            <a:ext cx="304800" cy="1569720"/>
                          </a:xfrm>
                          <a:prstGeom prst="leftBrace">
                            <a:avLst>
                              <a:gd name="adj1" fmla="val 8333"/>
                              <a:gd name="adj2" fmla="val 48319"/>
                            </a:avLst>
                          </a:prstGeom>
                          <a:noFill/>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67527" id="Left Brace 37" o:spid="_x0000_s1026" type="#_x0000_t87" style="position:absolute;margin-left:48.6pt;margin-top:4.45pt;width:24pt;height:12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" adj="350,10437" strokecolor="black [3213]" strokeweight="1.5pt">
                  <v:stroke joinstyle="miter"/>
                </v:shape>
              </w:pict>
            </mc:Fallback>
          </mc:AlternateContent>
        </w:r>
        <w:r w:rsidDel="00CF47FB">
          <w:tab/>
        </w:r>
      </w:del>
    </w:p>
    <w:p w14:paraId="0E6F6BF2" w14:textId="1BC4B22D" w:rsidR="00962C80" w:rsidDel="00CF47FB" w:rsidRDefault="00B21847" w:rsidP="003B195B">
      <w:pPr>
        <w:jc w:val="both"/>
        <w:rPr>
          <w:del w:id="703" w:author="Ricardo... Jacome.." w:date="2019-05-27T21:04:00Z"/>
        </w:rPr>
      </w:pPr>
      <w:del w:id="704" w:author="Ricardo... Jacome.." w:date="2019-05-27T21:04:00Z">
        <w:r w:rsidDel="00CF47FB">
          <w:rPr>
            <w:noProof/>
          </w:rPr>
          <mc:AlternateContent>
            <mc:Choice Requires="wps">
              <w:drawing>
                <wp:anchor distT="0" distB="0" distL="114300" distR="114300" simplePos="0" relativeHeight="251700224" behindDoc="0" locked="0" layoutInCell="1" allowOverlap="1" wp14:anchorId="030776EF" wp14:editId="65FD4F0F">
                  <wp:simplePos x="0" y="0"/>
                  <wp:positionH relativeFrom="column">
                    <wp:posOffset>4587240</wp:posOffset>
                  </wp:positionH>
                  <wp:positionV relativeFrom="paragraph">
                    <wp:posOffset>201295</wp:posOffset>
                  </wp:positionV>
                  <wp:extent cx="1021080" cy="464820"/>
                  <wp:effectExtent l="0" t="0" r="26670" b="11430"/>
                  <wp:wrapNone/>
                  <wp:docPr id="60" name="Text Box 60"/>
                  <wp:cNvGraphicFramePr/>
                  <a:graphic xmlns:a="http://schemas.openxmlformats.org/drawingml/2006/main">
                    <a:graphicData uri="http://schemas.microsoft.com/office/word/2010/wordprocessingShape">
                      <wps:wsp>
                        <wps:cNvSpPr txBox="1"/>
                        <wps:spPr>
                          <a:xfrm>
                            <a:off x="0" y="0"/>
                            <a:ext cx="1021080" cy="464820"/>
                          </a:xfrm>
                          <a:prstGeom prst="rect">
                            <a:avLst/>
                          </a:prstGeom>
                          <a:solidFill>
                            <a:schemeClr val="lt1"/>
                          </a:solidFill>
                          <a:ln w="6350">
                            <a:solidFill>
                              <a:prstClr val="black"/>
                            </a:solidFill>
                          </a:ln>
                        </wps:spPr>
                        <wps:txbx>
                          <w:txbxContent>
                            <w:p w14:paraId="3D73D7A5" w14:textId="11CDFCB6" w:rsidR="00396208" w:rsidRDefault="00396208" w:rsidP="00B21847">
                              <w:pPr>
                                <w:jc w:val="center"/>
                              </w:pPr>
                              <w:r>
                                <w:t>Drone Delivery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776EF" id="Text Box 60" o:spid="_x0000_s1047" type="#_x0000_t202" style="position:absolute;left:0;text-align:left;margin-left:361.2pt;margin-top:15.85pt;width:80.4pt;height:36.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" fillcolor="white [3201]" strokeweight=".5pt">
                  <v:textbox>
                    <w:txbxContent>
                      <w:p w14:paraId="3D73D7A5" w14:textId="11CDFCB6" w:rsidR="00396208" w:rsidRDefault="00396208" w:rsidP="00B21847">
                        <w:pPr>
                          <w:jc w:val="center"/>
                        </w:pPr>
                        <w:r>
                          <w:t>Drone Delivery</w:t>
                        </w:r>
                      </w:p>
                    </w:txbxContent>
                  </v:textbox>
                </v:shape>
              </w:pict>
            </mc:Fallback>
          </mc:AlternateContent>
        </w:r>
        <w:r w:rsidDel="00CF47FB">
          <w:rPr>
            <w:noProof/>
          </w:rPr>
          <mc:AlternateContent>
            <mc:Choice Requires="wps">
              <w:drawing>
                <wp:anchor distT="0" distB="0" distL="114300" distR="114300" simplePos="0" relativeHeight="251682816" behindDoc="0" locked="0" layoutInCell="1" allowOverlap="1" wp14:anchorId="7AAE7734" wp14:editId="335C8840">
                  <wp:simplePos x="0" y="0"/>
                  <wp:positionH relativeFrom="column">
                    <wp:posOffset>2628900</wp:posOffset>
                  </wp:positionH>
                  <wp:positionV relativeFrom="paragraph">
                    <wp:posOffset>201295</wp:posOffset>
                  </wp:positionV>
                  <wp:extent cx="1021080" cy="251460"/>
                  <wp:effectExtent l="0" t="0" r="26670" b="15240"/>
                  <wp:wrapNone/>
                  <wp:docPr id="51" name="Text Box 51"/>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42FC595E" w14:textId="0AA6EA48" w:rsidR="00396208" w:rsidRDefault="00396208" w:rsidP="00962C80">
                              <w:pPr>
                                <w:jc w:val="center"/>
                              </w:pPr>
                              <w: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E7734" id="Text Box 51" o:spid="_x0000_s1048" type="#_x0000_t202" style="position:absolute;left:0;text-align:left;margin-left:207pt;margin-top:15.85pt;width:80.4pt;height:19.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" fillcolor="white [3201]" strokeweight=".5pt">
                  <v:textbox>
                    <w:txbxContent>
                      <w:p w14:paraId="42FC595E" w14:textId="0AA6EA48" w:rsidR="00396208" w:rsidRDefault="00396208" w:rsidP="00962C80">
                        <w:pPr>
                          <w:jc w:val="center"/>
                        </w:pPr>
                        <w:r>
                          <w:t>Service</w:t>
                        </w:r>
                      </w:p>
                    </w:txbxContent>
                  </v:textbox>
                </v:shape>
              </w:pict>
            </mc:Fallback>
          </mc:AlternateContent>
        </w:r>
      </w:del>
    </w:p>
    <w:p w14:paraId="2BA23C2B" w14:textId="66988446" w:rsidR="00962C80" w:rsidDel="00CF47FB" w:rsidRDefault="00C00928" w:rsidP="003B195B">
      <w:pPr>
        <w:jc w:val="both"/>
        <w:rPr>
          <w:del w:id="705" w:author="Ricardo... Jacome.." w:date="2019-05-27T21:04:00Z"/>
        </w:rPr>
      </w:pPr>
      <w:del w:id="706" w:author="Ricardo... Jacome.." w:date="2019-05-27T21:04:00Z">
        <w:r w:rsidDel="00CF47FB">
          <w:rPr>
            <w:noProof/>
          </w:rPr>
          <mc:AlternateContent>
            <mc:Choice Requires="wps">
              <w:drawing>
                <wp:anchor distT="0" distB="0" distL="114300" distR="114300" simplePos="0" relativeHeight="251666432" behindDoc="0" locked="0" layoutInCell="1" allowOverlap="1" wp14:anchorId="6BB01F5D" wp14:editId="4D90319C">
                  <wp:simplePos x="0" y="0"/>
                  <wp:positionH relativeFrom="column">
                    <wp:posOffset>-99060</wp:posOffset>
                  </wp:positionH>
                  <wp:positionV relativeFrom="paragraph">
                    <wp:posOffset>107315</wp:posOffset>
                  </wp:positionV>
                  <wp:extent cx="617220" cy="335280"/>
                  <wp:effectExtent l="0" t="0" r="11430" b="26670"/>
                  <wp:wrapNone/>
                  <wp:docPr id="30" name="Text Box 30"/>
                  <wp:cNvGraphicFramePr/>
                  <a:graphic xmlns:a="http://schemas.openxmlformats.org/drawingml/2006/main">
                    <a:graphicData uri="http://schemas.microsoft.com/office/word/2010/wordprocessingShape">
                      <wps:wsp>
                        <wps:cNvSpPr txBox="1"/>
                        <wps:spPr>
                          <a:xfrm>
                            <a:off x="0" y="0"/>
                            <a:ext cx="617220" cy="335280"/>
                          </a:xfrm>
                          <a:prstGeom prst="rect">
                            <a:avLst/>
                          </a:prstGeom>
                          <a:solidFill>
                            <a:schemeClr val="lt1"/>
                          </a:solidFill>
                          <a:ln w="6350">
                            <a:solidFill>
                              <a:prstClr val="black"/>
                            </a:solidFill>
                          </a:ln>
                        </wps:spPr>
                        <wps:txbx>
                          <w:txbxContent>
                            <w:p w14:paraId="09F242B4" w14:textId="7D9D270B" w:rsidR="00396208" w:rsidRDefault="00396208" w:rsidP="00962C80">
                              <w:pPr>
                                <w:jc w:val="center"/>
                              </w:pPr>
                              <w:r>
                                <w:t>Stocks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B01F5D" id="Text Box 30" o:spid="_x0000_s1049" type="#_x0000_t202" style="position:absolute;left:0;text-align:left;margin-left:-7.8pt;margin-top:8.45pt;width:48.6pt;height:26.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" fillcolor="white [3201]" strokeweight=".5pt">
                  <v:textbox>
                    <w:txbxContent>
                      <w:p w14:paraId="09F242B4" w14:textId="7D9D270B" w:rsidR="00396208" w:rsidRDefault="00396208" w:rsidP="00962C80">
                        <w:pPr>
                          <w:jc w:val="center"/>
                        </w:pPr>
                        <w:r>
                          <w:t>Stocks</w:t>
                        </w:r>
                      </w:p>
                    </w:txbxContent>
                  </v:textbox>
                </v:shape>
              </w:pict>
            </mc:Fallback>
          </mc:AlternateContent>
        </w:r>
        <w:r w:rsidR="00B21847" w:rsidDel="00CF47FB">
          <w:rPr>
            <w:noProof/>
          </w:rPr>
          <mc:AlternateContent>
            <mc:Choice Requires="wps">
              <w:drawing>
                <wp:anchor distT="0" distB="0" distL="114300" distR="114300" simplePos="0" relativeHeight="251692032" behindDoc="0" locked="0" layoutInCell="1" allowOverlap="1" wp14:anchorId="7880015D" wp14:editId="5BAB4EE4">
                  <wp:simplePos x="0" y="0"/>
                  <wp:positionH relativeFrom="column">
                    <wp:posOffset>3649980</wp:posOffset>
                  </wp:positionH>
                  <wp:positionV relativeFrom="paragraph">
                    <wp:posOffset>24765</wp:posOffset>
                  </wp:positionV>
                  <wp:extent cx="937260" cy="0"/>
                  <wp:effectExtent l="0" t="95250" r="0" b="95250"/>
                  <wp:wrapNone/>
                  <wp:docPr id="56" name="Straight Arrow Connector 56"/>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6E8FB7" id="Straight Arrow Connector 56" o:spid="_x0000_s1026" type="#_x0000_t32" style="position:absolute;margin-left:287.4pt;margin-top:1.95pt;width:73.8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" strokecolor="black [3213]" strokeweight="2.5pt">
                  <v:stroke endarrow="block" joinstyle="miter"/>
                </v:shape>
              </w:pict>
            </mc:Fallback>
          </mc:AlternateContent>
        </w:r>
      </w:del>
    </w:p>
    <w:p w14:paraId="45912225" w14:textId="04175AA2" w:rsidR="00DB6593" w:rsidDel="00CF47FB" w:rsidRDefault="00DB6593" w:rsidP="003B195B">
      <w:pPr>
        <w:jc w:val="both"/>
        <w:rPr>
          <w:del w:id="707" w:author="Ricardo... Jacome.." w:date="2019-05-27T21:04:00Z"/>
        </w:rPr>
      </w:pPr>
    </w:p>
    <w:p w14:paraId="1C7759A9" w14:textId="7C47AFB1" w:rsidR="00962C80" w:rsidDel="00CF47FB" w:rsidRDefault="00B21847" w:rsidP="003B195B">
      <w:pPr>
        <w:jc w:val="both"/>
        <w:rPr>
          <w:del w:id="708" w:author="Ricardo... Jacome.." w:date="2019-05-27T21:04:00Z"/>
        </w:rPr>
      </w:pPr>
      <w:del w:id="709" w:author="Ricardo... Jacome.." w:date="2019-05-27T21:04:00Z">
        <w:r w:rsidDel="00CF47FB">
          <w:rPr>
            <w:noProof/>
          </w:rPr>
          <mc:AlternateContent>
            <mc:Choice Requires="wps">
              <w:drawing>
                <wp:anchor distT="0" distB="0" distL="114300" distR="114300" simplePos="0" relativeHeight="251702272" behindDoc="0" locked="0" layoutInCell="1" allowOverlap="1" wp14:anchorId="7DE34B17" wp14:editId="535295AA">
                  <wp:simplePos x="0" y="0"/>
                  <wp:positionH relativeFrom="column">
                    <wp:posOffset>4587240</wp:posOffset>
                  </wp:positionH>
                  <wp:positionV relativeFrom="paragraph">
                    <wp:posOffset>67945</wp:posOffset>
                  </wp:positionV>
                  <wp:extent cx="1021080" cy="457200"/>
                  <wp:effectExtent l="0" t="0" r="26670" b="19050"/>
                  <wp:wrapNone/>
                  <wp:docPr id="61" name="Text Box 61"/>
                  <wp:cNvGraphicFramePr/>
                  <a:graphic xmlns:a="http://schemas.openxmlformats.org/drawingml/2006/main">
                    <a:graphicData uri="http://schemas.microsoft.com/office/word/2010/wordprocessingShape">
                      <wps:wsp>
                        <wps:cNvSpPr txBox="1"/>
                        <wps:spPr>
                          <a:xfrm>
                            <a:off x="0" y="0"/>
                            <a:ext cx="1021080" cy="457200"/>
                          </a:xfrm>
                          <a:prstGeom prst="rect">
                            <a:avLst/>
                          </a:prstGeom>
                          <a:solidFill>
                            <a:schemeClr val="lt1"/>
                          </a:solidFill>
                          <a:ln w="6350">
                            <a:solidFill>
                              <a:prstClr val="black"/>
                            </a:solidFill>
                          </a:ln>
                        </wps:spPr>
                        <wps:txbx>
                          <w:txbxContent>
                            <w:p w14:paraId="4D91053D" w14:textId="72283DA5" w:rsidR="00396208" w:rsidRDefault="00396208" w:rsidP="00B21847">
                              <w:pPr>
                                <w:jc w:val="center"/>
                              </w:pPr>
                              <w:r>
                                <w:t>Food and Computers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34B17" id="Text Box 61" o:spid="_x0000_s1050" type="#_x0000_t202" style="position:absolute;left:0;text-align:left;margin-left:361.2pt;margin-top:5.35pt;width:80.4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" fillcolor="white [3201]" strokeweight=".5pt">
                  <v:textbox>
                    <w:txbxContent>
                      <w:p w14:paraId="4D91053D" w14:textId="72283DA5" w:rsidR="00396208" w:rsidRDefault="00396208" w:rsidP="00B21847">
                        <w:pPr>
                          <w:jc w:val="center"/>
                        </w:pPr>
                        <w:r>
                          <w:t>Food and Computers</w:t>
                        </w:r>
                      </w:p>
                    </w:txbxContent>
                  </v:textbox>
                </v:shape>
              </w:pict>
            </mc:Fallback>
          </mc:AlternateContent>
        </w:r>
        <w:r w:rsidDel="00CF47FB">
          <w:rPr>
            <w:noProof/>
          </w:rPr>
          <mc:AlternateContent>
            <mc:Choice Requires="wps">
              <w:drawing>
                <wp:anchor distT="0" distB="0" distL="114300" distR="114300" simplePos="0" relativeHeight="251694080" behindDoc="0" locked="0" layoutInCell="1" allowOverlap="1" wp14:anchorId="6B76ACE9" wp14:editId="7A4C5184">
                  <wp:simplePos x="0" y="0"/>
                  <wp:positionH relativeFrom="column">
                    <wp:posOffset>3649980</wp:posOffset>
                  </wp:positionH>
                  <wp:positionV relativeFrom="paragraph">
                    <wp:posOffset>197485</wp:posOffset>
                  </wp:positionV>
                  <wp:extent cx="937260" cy="0"/>
                  <wp:effectExtent l="0" t="95250" r="0" b="95250"/>
                  <wp:wrapNone/>
                  <wp:docPr id="57" name="Straight Arrow Connector 57"/>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E4D59F" id="Straight Arrow Connector 57" o:spid="_x0000_s1026" type="#_x0000_t32" style="position:absolute;margin-left:287.4pt;margin-top:15.55pt;width:73.8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" strokecolor="black [3213]" strokeweight="2.5pt">
                  <v:stroke endarrow="block" joinstyle="miter"/>
                </v:shape>
              </w:pict>
            </mc:Fallback>
          </mc:AlternateContent>
        </w:r>
        <w:r w:rsidDel="00CF47FB">
          <w:rPr>
            <w:noProof/>
          </w:rPr>
          <mc:AlternateContent>
            <mc:Choice Requires="wps">
              <w:drawing>
                <wp:anchor distT="0" distB="0" distL="114300" distR="114300" simplePos="0" relativeHeight="251670528" behindDoc="0" locked="0" layoutInCell="1" allowOverlap="1" wp14:anchorId="2BEF39DF" wp14:editId="04EE60FF">
                  <wp:simplePos x="0" y="0"/>
                  <wp:positionH relativeFrom="column">
                    <wp:posOffset>967740</wp:posOffset>
                  </wp:positionH>
                  <wp:positionV relativeFrom="paragraph">
                    <wp:posOffset>166370</wp:posOffset>
                  </wp:positionV>
                  <wp:extent cx="1021080" cy="480060"/>
                  <wp:effectExtent l="0" t="0" r="26670" b="15240"/>
                  <wp:wrapNone/>
                  <wp:docPr id="35" name="Text Box 35"/>
                  <wp:cNvGraphicFramePr/>
                  <a:graphic xmlns:a="http://schemas.openxmlformats.org/drawingml/2006/main">
                    <a:graphicData uri="http://schemas.microsoft.com/office/word/2010/wordprocessingShape">
                      <wps:wsp>
                        <wps:cNvSpPr txBox="1"/>
                        <wps:spPr>
                          <a:xfrm>
                            <a:off x="0" y="0"/>
                            <a:ext cx="1021080" cy="480060"/>
                          </a:xfrm>
                          <a:prstGeom prst="rect">
                            <a:avLst/>
                          </a:prstGeom>
                          <a:solidFill>
                            <a:schemeClr val="lt1"/>
                          </a:solidFill>
                          <a:ln w="6350">
                            <a:solidFill>
                              <a:prstClr val="black"/>
                            </a:solidFill>
                          </a:ln>
                        </wps:spPr>
                        <wps:txbx>
                          <w:txbxContent>
                            <w:p w14:paraId="10BB2F21" w14:textId="67F780FA" w:rsidR="00396208" w:rsidRDefault="00396208" w:rsidP="00962C80">
                              <w:pPr>
                                <w:jc w:val="center"/>
                              </w:pPr>
                              <w:r>
                                <w:t>Constant or Low-Volatile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F39DF" id="Text Box 35" o:spid="_x0000_s1051" type="#_x0000_t202" style="position:absolute;left:0;text-align:left;margin-left:76.2pt;margin-top:13.1pt;width:80.4pt;height:37.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" fillcolor="white [3201]" strokeweight=".5pt">
                  <v:textbox>
                    <w:txbxContent>
                      <w:p w14:paraId="10BB2F21" w14:textId="67F780FA" w:rsidR="00396208" w:rsidRDefault="00396208" w:rsidP="00962C80">
                        <w:pPr>
                          <w:jc w:val="center"/>
                        </w:pPr>
                        <w:r>
                          <w:t>Constant or Low-Volatile</w:t>
                        </w:r>
                      </w:p>
                    </w:txbxContent>
                  </v:textbox>
                </v:shape>
              </w:pict>
            </mc:Fallback>
          </mc:AlternateContent>
        </w:r>
        <w:r w:rsidDel="00CF47FB">
          <w:rPr>
            <w:noProof/>
          </w:rPr>
          <mc:AlternateContent>
            <mc:Choice Requires="wps">
              <w:drawing>
                <wp:anchor distT="0" distB="0" distL="114300" distR="114300" simplePos="0" relativeHeight="251684864" behindDoc="0" locked="0" layoutInCell="1" allowOverlap="1" wp14:anchorId="1075D797" wp14:editId="2C2DB0BE">
                  <wp:simplePos x="0" y="0"/>
                  <wp:positionH relativeFrom="column">
                    <wp:posOffset>2628900</wp:posOffset>
                  </wp:positionH>
                  <wp:positionV relativeFrom="paragraph">
                    <wp:posOffset>67945</wp:posOffset>
                  </wp:positionV>
                  <wp:extent cx="1021080" cy="251460"/>
                  <wp:effectExtent l="0" t="0" r="26670" b="15240"/>
                  <wp:wrapNone/>
                  <wp:docPr id="52" name="Text Box 52"/>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05C02058" w14:textId="690E5FC7" w:rsidR="00396208" w:rsidRDefault="00396208" w:rsidP="00962C80">
                              <w:pPr>
                                <w:jc w:val="center"/>
                              </w:pPr>
                              <w: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5D797" id="Text Box 52" o:spid="_x0000_s1052" type="#_x0000_t202" style="position:absolute;left:0;text-align:left;margin-left:207pt;margin-top:5.35pt;width:80.4pt;height:19.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" fillcolor="white [3201]" strokeweight=".5pt">
                  <v:textbox>
                    <w:txbxContent>
                      <w:p w14:paraId="05C02058" w14:textId="690E5FC7" w:rsidR="00396208" w:rsidRDefault="00396208" w:rsidP="00962C80">
                        <w:pPr>
                          <w:jc w:val="center"/>
                        </w:pPr>
                        <w:r>
                          <w:t>Product</w:t>
                        </w:r>
                      </w:p>
                    </w:txbxContent>
                  </v:textbox>
                </v:shape>
              </w:pict>
            </mc:Fallback>
          </mc:AlternateContent>
        </w:r>
        <w:r w:rsidDel="00CF47FB">
          <w:rPr>
            <w:noProof/>
          </w:rPr>
          <mc:AlternateContent>
            <mc:Choice Requires="wps">
              <w:drawing>
                <wp:anchor distT="0" distB="0" distL="114300" distR="114300" simplePos="0" relativeHeight="251678720" behindDoc="0" locked="0" layoutInCell="1" allowOverlap="1" wp14:anchorId="5DD81B06" wp14:editId="7D53BB7A">
                  <wp:simplePos x="0" y="0"/>
                  <wp:positionH relativeFrom="column">
                    <wp:posOffset>2087880</wp:posOffset>
                  </wp:positionH>
                  <wp:positionV relativeFrom="paragraph">
                    <wp:posOffset>151765</wp:posOffset>
                  </wp:positionV>
                  <wp:extent cx="541020" cy="632460"/>
                  <wp:effectExtent l="38100" t="0" r="11430" b="15240"/>
                  <wp:wrapNone/>
                  <wp:docPr id="49" name="Left Brace 49"/>
                  <wp:cNvGraphicFramePr/>
                  <a:graphic xmlns:a="http://schemas.openxmlformats.org/drawingml/2006/main">
                    <a:graphicData uri="http://schemas.microsoft.com/office/word/2010/wordprocessingShape">
                      <wps:wsp>
                        <wps:cNvSpPr/>
                        <wps:spPr>
                          <a:xfrm>
                            <a:off x="0" y="0"/>
                            <a:ext cx="541020" cy="632460"/>
                          </a:xfrm>
                          <a:prstGeom prst="lef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2EDC4" id="Left Brace 49" o:spid="_x0000_s1026" type="#_x0000_t87" style="position:absolute;margin-left:164.4pt;margin-top:11.95pt;width:42.6pt;height:49.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" adj="1540" strokecolor="black [3213]" strokeweight="1.5pt">
                  <v:stroke joinstyle="miter"/>
                </v:shape>
              </w:pict>
            </mc:Fallback>
          </mc:AlternateContent>
        </w:r>
      </w:del>
    </w:p>
    <w:p w14:paraId="65D7C0C4" w14:textId="652C1ED2" w:rsidR="00962C80" w:rsidDel="00CF47FB" w:rsidRDefault="00962C80" w:rsidP="003B195B">
      <w:pPr>
        <w:jc w:val="both"/>
        <w:rPr>
          <w:del w:id="710" w:author="Ricardo... Jacome.." w:date="2019-05-27T21:04:00Z"/>
        </w:rPr>
      </w:pPr>
    </w:p>
    <w:p w14:paraId="7ED9E30F" w14:textId="578CEB79" w:rsidR="00962C80" w:rsidDel="00CF47FB" w:rsidRDefault="00B21847" w:rsidP="003B195B">
      <w:pPr>
        <w:jc w:val="both"/>
        <w:rPr>
          <w:del w:id="711" w:author="Ricardo... Jacome.." w:date="2019-05-27T21:04:00Z"/>
        </w:rPr>
      </w:pPr>
      <w:del w:id="712" w:author="Ricardo... Jacome.." w:date="2019-05-27T21:04:00Z">
        <w:r w:rsidDel="00CF47FB">
          <w:rPr>
            <w:noProof/>
          </w:rPr>
          <mc:AlternateContent>
            <mc:Choice Requires="wps">
              <w:drawing>
                <wp:anchor distT="0" distB="0" distL="114300" distR="114300" simplePos="0" relativeHeight="251704320" behindDoc="0" locked="0" layoutInCell="1" allowOverlap="1" wp14:anchorId="5E0E77BB" wp14:editId="10782B06">
                  <wp:simplePos x="0" y="0"/>
                  <wp:positionH relativeFrom="column">
                    <wp:posOffset>4587240</wp:posOffset>
                  </wp:positionH>
                  <wp:positionV relativeFrom="paragraph">
                    <wp:posOffset>66040</wp:posOffset>
                  </wp:positionV>
                  <wp:extent cx="1021080" cy="464820"/>
                  <wp:effectExtent l="0" t="0" r="26670" b="11430"/>
                  <wp:wrapNone/>
                  <wp:docPr id="62" name="Text Box 62"/>
                  <wp:cNvGraphicFramePr/>
                  <a:graphic xmlns:a="http://schemas.openxmlformats.org/drawingml/2006/main">
                    <a:graphicData uri="http://schemas.microsoft.com/office/word/2010/wordprocessingShape">
                      <wps:wsp>
                        <wps:cNvSpPr txBox="1"/>
                        <wps:spPr>
                          <a:xfrm>
                            <a:off x="0" y="0"/>
                            <a:ext cx="1021080" cy="464820"/>
                          </a:xfrm>
                          <a:prstGeom prst="rect">
                            <a:avLst/>
                          </a:prstGeom>
                          <a:solidFill>
                            <a:schemeClr val="lt1"/>
                          </a:solidFill>
                          <a:ln w="6350">
                            <a:solidFill>
                              <a:prstClr val="black"/>
                            </a:solidFill>
                          </a:ln>
                        </wps:spPr>
                        <wps:txbx>
                          <w:txbxContent>
                            <w:p w14:paraId="0EABE115" w14:textId="6CE71069" w:rsidR="00396208" w:rsidRDefault="00396208" w:rsidP="00B21847">
                              <w:pPr>
                                <w:jc w:val="center"/>
                              </w:pPr>
                              <w:r>
                                <w:t xml:space="preserve">Electricity and Water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E77BB" id="Text Box 62" o:spid="_x0000_s1053" type="#_x0000_t202" style="position:absolute;left:0;text-align:left;margin-left:361.2pt;margin-top:5.2pt;width:80.4pt;height:36.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" fillcolor="white [3201]" strokeweight=".5pt">
                  <v:textbox>
                    <w:txbxContent>
                      <w:p w14:paraId="0EABE115" w14:textId="6CE71069" w:rsidR="00396208" w:rsidRDefault="00396208" w:rsidP="00B21847">
                        <w:pPr>
                          <w:jc w:val="center"/>
                        </w:pPr>
                        <w:r>
                          <w:t xml:space="preserve">Electricity and Water </w:t>
                        </w:r>
                      </w:p>
                    </w:txbxContent>
                  </v:textbox>
                </v:shape>
              </w:pict>
            </mc:Fallback>
          </mc:AlternateContent>
        </w:r>
        <w:r w:rsidDel="00CF47FB">
          <w:rPr>
            <w:noProof/>
          </w:rPr>
          <mc:AlternateContent>
            <mc:Choice Requires="wps">
              <w:drawing>
                <wp:anchor distT="0" distB="0" distL="114300" distR="114300" simplePos="0" relativeHeight="251696128" behindDoc="0" locked="0" layoutInCell="1" allowOverlap="1" wp14:anchorId="3C4C7A87" wp14:editId="56B13ECA">
                  <wp:simplePos x="0" y="0"/>
                  <wp:positionH relativeFrom="column">
                    <wp:posOffset>3649980</wp:posOffset>
                  </wp:positionH>
                  <wp:positionV relativeFrom="paragraph">
                    <wp:posOffset>210820</wp:posOffset>
                  </wp:positionV>
                  <wp:extent cx="937260" cy="0"/>
                  <wp:effectExtent l="0" t="95250" r="0" b="95250"/>
                  <wp:wrapNone/>
                  <wp:docPr id="58" name="Straight Arrow Connector 58"/>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55D29" id="Straight Arrow Connector 58" o:spid="_x0000_s1026" type="#_x0000_t32" style="position:absolute;margin-left:287.4pt;margin-top:16.6pt;width:73.8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" strokecolor="black [3213]" strokeweight="2.5pt">
                  <v:stroke endarrow="block" joinstyle="miter"/>
                </v:shape>
              </w:pict>
            </mc:Fallback>
          </mc:AlternateContent>
        </w:r>
        <w:r w:rsidDel="00CF47FB">
          <w:rPr>
            <w:noProof/>
          </w:rPr>
          <mc:AlternateContent>
            <mc:Choice Requires="wps">
              <w:drawing>
                <wp:anchor distT="0" distB="0" distL="114300" distR="114300" simplePos="0" relativeHeight="251686912" behindDoc="0" locked="0" layoutInCell="1" allowOverlap="1" wp14:anchorId="1CFA1FCC" wp14:editId="53F8578E">
                  <wp:simplePos x="0" y="0"/>
                  <wp:positionH relativeFrom="column">
                    <wp:posOffset>2628900</wp:posOffset>
                  </wp:positionH>
                  <wp:positionV relativeFrom="paragraph">
                    <wp:posOffset>66040</wp:posOffset>
                  </wp:positionV>
                  <wp:extent cx="1021080" cy="251460"/>
                  <wp:effectExtent l="0" t="0" r="26670" b="15240"/>
                  <wp:wrapNone/>
                  <wp:docPr id="53" name="Text Box 53"/>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244A3F22" w14:textId="1EB31316" w:rsidR="00396208" w:rsidRDefault="00396208" w:rsidP="00962C80">
                              <w:pPr>
                                <w:jc w:val="center"/>
                              </w:pPr>
                              <w: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A1FCC" id="Text Box 53" o:spid="_x0000_s1054" type="#_x0000_t202" style="position:absolute;left:0;text-align:left;margin-left:207pt;margin-top:5.2pt;width:80.4pt;height:19.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" fillcolor="white [3201]" strokeweight=".5pt">
                  <v:textbox>
                    <w:txbxContent>
                      <w:p w14:paraId="244A3F22" w14:textId="1EB31316" w:rsidR="00396208" w:rsidRDefault="00396208" w:rsidP="00962C80">
                        <w:pPr>
                          <w:jc w:val="center"/>
                        </w:pPr>
                        <w:r>
                          <w:t>Service</w:t>
                        </w:r>
                      </w:p>
                    </w:txbxContent>
                  </v:textbox>
                </v:shape>
              </w:pict>
            </mc:Fallback>
          </mc:AlternateContent>
        </w:r>
      </w:del>
    </w:p>
    <w:p w14:paraId="0CFA3548" w14:textId="54327732" w:rsidR="00962C80" w:rsidDel="00CF47FB" w:rsidRDefault="00962C80" w:rsidP="003B195B">
      <w:pPr>
        <w:jc w:val="both"/>
        <w:rPr>
          <w:del w:id="713" w:author="Ricardo... Jacome.." w:date="2019-05-27T21:04:00Z"/>
        </w:rPr>
      </w:pPr>
    </w:p>
    <w:p w14:paraId="139EA986" w14:textId="2F139BC5" w:rsidR="00962C80" w:rsidDel="00CF47FB" w:rsidRDefault="00962C80" w:rsidP="003B195B">
      <w:pPr>
        <w:jc w:val="both"/>
        <w:rPr>
          <w:del w:id="714" w:author="Ricardo... Jacome.." w:date="2019-05-27T21:04:00Z"/>
        </w:rPr>
      </w:pPr>
    </w:p>
    <w:p w14:paraId="0C092304" w14:textId="58A81ADE" w:rsidR="00C00928" w:rsidDel="00CF47FB" w:rsidRDefault="00C00928" w:rsidP="00C00928">
      <w:pPr>
        <w:jc w:val="center"/>
        <w:rPr>
          <w:del w:id="715" w:author="Ricardo... Jacome.." w:date="2019-05-27T21:04:00Z"/>
        </w:rPr>
      </w:pPr>
      <w:del w:id="716" w:author="Ricardo... Jacome.." w:date="2019-05-27T21:04:00Z">
        <w:r w:rsidDel="00CF47FB">
          <w:delText>Stocks Comparison in the Telecommunication Area</w:delText>
        </w:r>
      </w:del>
    </w:p>
    <w:p w14:paraId="446AA4C2" w14:textId="5877804A" w:rsidR="00962C80" w:rsidDel="00CF47FB" w:rsidRDefault="00826900" w:rsidP="00826900">
      <w:pPr>
        <w:jc w:val="both"/>
        <w:rPr>
          <w:del w:id="717" w:author="Ricardo... Jacome.." w:date="2019-05-27T21:04:00Z"/>
        </w:rPr>
      </w:pPr>
      <w:del w:id="718" w:author="Ricardo... Jacome.." w:date="2019-05-27T21:04:00Z">
        <w:r w:rsidDel="00CF47FB">
          <w:delText>Sometimes, companies can offer both products or services, in which deducing their volatility can be trickier. N</w:delText>
        </w:r>
        <w:r w:rsidR="00B21847" w:rsidDel="00CF47FB">
          <w:delText xml:space="preserve">ote that the examples above could </w:delText>
        </w:r>
        <w:r w:rsidR="00C00928" w:rsidDel="00CF47FB">
          <w:delText>be</w:delText>
        </w:r>
        <w:r w:rsidR="00B21847" w:rsidDel="00CF47FB">
          <w:delText xml:space="preserve"> simplified as:</w:delText>
        </w:r>
      </w:del>
    </w:p>
    <w:p w14:paraId="23F6EF05" w14:textId="30E50E56" w:rsidR="00B21847" w:rsidDel="00CF47FB" w:rsidRDefault="00B21847" w:rsidP="00B21847">
      <w:pPr>
        <w:pStyle w:val="ListParagraph"/>
        <w:numPr>
          <w:ilvl w:val="0"/>
          <w:numId w:val="5"/>
        </w:numPr>
        <w:jc w:val="both"/>
        <w:rPr>
          <w:del w:id="719" w:author="Ricardo... Jacome.." w:date="2019-05-27T21:04:00Z"/>
        </w:rPr>
      </w:pPr>
      <w:del w:id="720" w:author="Ricardo... Jacome.." w:date="2019-05-27T21:04:00Z">
        <w:r w:rsidDel="00CF47FB">
          <w:delText xml:space="preserve">Everyday products and services tend to be constant </w:delText>
        </w:r>
      </w:del>
    </w:p>
    <w:p w14:paraId="3ADB9EB6" w14:textId="342D3AC1" w:rsidR="00B21847" w:rsidDel="00CF47FB" w:rsidRDefault="00B21847" w:rsidP="00B21847">
      <w:pPr>
        <w:pStyle w:val="ListParagraph"/>
        <w:numPr>
          <w:ilvl w:val="0"/>
          <w:numId w:val="5"/>
        </w:numPr>
        <w:jc w:val="both"/>
        <w:rPr>
          <w:del w:id="721" w:author="Ricardo... Jacome.." w:date="2019-05-27T21:04:00Z"/>
        </w:rPr>
      </w:pPr>
      <w:del w:id="722" w:author="Ricardo... Jacome.." w:date="2019-05-27T21:04:00Z">
        <w:r w:rsidDel="00CF47FB">
          <w:delText>New Technology tend to have volatile behavior</w:delText>
        </w:r>
      </w:del>
    </w:p>
    <w:p w14:paraId="15B77376" w14:textId="514C7F18" w:rsidR="00B21847" w:rsidDel="00CF47FB" w:rsidRDefault="00C00928" w:rsidP="003B195B">
      <w:pPr>
        <w:jc w:val="both"/>
        <w:rPr>
          <w:del w:id="723" w:author="Ricardo... Jacome.." w:date="2019-05-27T21:04:00Z"/>
        </w:rPr>
      </w:pPr>
      <w:del w:id="724" w:author="Ricardo... Jacome.." w:date="2019-05-27T21:04:00Z">
        <w:r w:rsidDel="00CF47FB">
          <w:delText xml:space="preserve">The list examples on the blue area could be going on for many categories, but the idea is to be able to see how different companies can have a somewhat “predictable behavior” before even looking at their history. </w:delText>
        </w:r>
        <w:r w:rsidR="00B21847" w:rsidRPr="00B77B3B" w:rsidDel="00CF47FB">
          <w:rPr>
            <w:b/>
            <w:u w:val="single"/>
          </w:rPr>
          <w:delText xml:space="preserve">The reason for new technology </w:delText>
        </w:r>
        <w:r w:rsidR="00B77B3B" w:rsidDel="00CF47FB">
          <w:rPr>
            <w:b/>
            <w:u w:val="single"/>
          </w:rPr>
          <w:delText xml:space="preserve">or new companies </w:delText>
        </w:r>
        <w:r w:rsidR="00B21847" w:rsidRPr="00B77B3B" w:rsidDel="00CF47FB">
          <w:rPr>
            <w:b/>
            <w:u w:val="single"/>
          </w:rPr>
          <w:delText>to be so volatile is because both options of success or failure are somewhat equal.</w:delText>
        </w:r>
        <w:r w:rsidR="00B77B3B" w:rsidDel="00CF47FB">
          <w:delText xml:space="preserve"> </w:delText>
        </w:r>
        <w:r w:rsidR="00B21847" w:rsidDel="00CF47FB">
          <w:delText xml:space="preserve">There are cases where one or two companies might be ahead of the technology race than others. But that is the job of investors to find those companies before their products or services become a huge success. </w:delText>
        </w:r>
      </w:del>
    </w:p>
    <w:p w14:paraId="5FB48A66" w14:textId="71BF9613" w:rsidR="00C00928" w:rsidDel="00CF47FB" w:rsidRDefault="00C00928" w:rsidP="003B195B">
      <w:pPr>
        <w:jc w:val="both"/>
        <w:rPr>
          <w:del w:id="725" w:author="Ricardo... Jacome.." w:date="2019-05-27T21:04:00Z"/>
        </w:rPr>
      </w:pPr>
      <w:del w:id="726" w:author="Ricardo... Jacome.." w:date="2019-05-27T21:04:00Z">
        <w:r w:rsidRPr="00AB7DAD" w:rsidDel="00CF47FB">
          <w:rPr>
            <w:color w:val="009999"/>
          </w:rPr>
          <w:delText xml:space="preserve">Robinhood note: </w:delText>
        </w:r>
        <w:r w:rsidR="00B77B3B" w:rsidDel="00CF47FB">
          <w:rPr>
            <w:color w:val="000000" w:themeColor="text1"/>
          </w:rPr>
          <w:delText>By looking into Robinhood, it offers a section to see the volatility of a stock. Robinhood categorizes stocks as High, Medium or Low Volatility. They use a different methodology for this classification. For example, in</w:delText>
        </w:r>
        <w:r w:rsidR="00B77B3B" w:rsidDel="00CF47FB">
          <w:delText xml:space="preserve"> High Volatility they include penny stocks and some ETFs. Each investor can develop their own way to classify their stocks. But remember that Robinhood or any platform that offers these “volatility measurements” can assign them with very different parameters such as: price value, stock type, history of stock, time frame being considered and many more.</w:delText>
        </w:r>
      </w:del>
    </w:p>
    <w:p w14:paraId="2302749E" w14:textId="30409D01" w:rsidR="00C2238E" w:rsidRDefault="000D21AE" w:rsidP="00C2238E">
      <w:del w:id="727" w:author="Ricardo... Jacome.." w:date="2019-05-27T21:04:00Z">
        <w:r w:rsidDel="00CF47FB">
          <w:br w:type="page"/>
        </w:r>
      </w:del>
    </w:p>
    <w:p w14:paraId="61557BF2" w14:textId="124CAFD7" w:rsidR="006B6BE8" w:rsidRDefault="006B6BE8" w:rsidP="006B6BE8">
      <w:pPr>
        <w:pStyle w:val="Heading1"/>
      </w:pPr>
      <w:bookmarkStart w:id="728" w:name="_Toc10285478"/>
      <w:r>
        <w:t>Chapter 5: Stock Trading Strategies</w:t>
      </w:r>
      <w:bookmarkEnd w:id="728"/>
    </w:p>
    <w:p w14:paraId="28B0D9CF" w14:textId="77777777" w:rsidR="000D21AE" w:rsidRPr="000D21AE" w:rsidRDefault="000D21AE" w:rsidP="000D21AE"/>
    <w:p w14:paraId="2A14F9DD" w14:textId="69969454" w:rsidR="00C36FE1" w:rsidRPr="00C36FE1" w:rsidRDefault="002D734E" w:rsidP="002D734E">
      <w:pPr>
        <w:jc w:val="both"/>
      </w:pPr>
      <w:r>
        <w:t xml:space="preserve">Now that we now all investment types, and we know how stocks behave, we need to understand what to do with those behaviors. </w:t>
      </w:r>
      <w:r w:rsidR="00C36FE1">
        <w:t xml:space="preserve">This chapter will </w:t>
      </w:r>
      <w:r>
        <w:t xml:space="preserve">briefly </w:t>
      </w:r>
      <w:r w:rsidR="00C36FE1">
        <w:t xml:space="preserve">explain how different trading strategies were first developed, and then give a brief overview on different </w:t>
      </w:r>
      <w:r>
        <w:t xml:space="preserve">strategies and how they work. This information will not be enough to do trading on the specific strategy, but to give general knowledge about them to the reader. </w:t>
      </w:r>
    </w:p>
    <w:p w14:paraId="3D584C25" w14:textId="5350EC76" w:rsidR="00446233" w:rsidRDefault="00446233" w:rsidP="00446233">
      <w:pPr>
        <w:pStyle w:val="Heading2"/>
      </w:pPr>
      <w:bookmarkStart w:id="729" w:name="_Toc10285479"/>
      <w:r>
        <w:t xml:space="preserve">How to </w:t>
      </w:r>
      <w:r w:rsidR="00D11F82">
        <w:t>P</w:t>
      </w:r>
      <w:r>
        <w:t xml:space="preserve">redict </w:t>
      </w:r>
      <w:r w:rsidR="00D11F82">
        <w:t>T</w:t>
      </w:r>
      <w:r>
        <w:t>rends?</w:t>
      </w:r>
      <w:bookmarkEnd w:id="729"/>
    </w:p>
    <w:p w14:paraId="5E3D3EA6" w14:textId="0508D8CC" w:rsidR="00A46CF8" w:rsidRDefault="00446233" w:rsidP="007375C4">
      <w:pPr>
        <w:jc w:val="both"/>
      </w:pPr>
      <w:r>
        <w:t>For starters</w:t>
      </w:r>
      <w:r w:rsidR="007731C6">
        <w:t xml:space="preserve">, </w:t>
      </w:r>
      <w:r w:rsidRPr="00A46CF8">
        <w:rPr>
          <w:b/>
          <w:u w:val="single"/>
        </w:rPr>
        <w:t>there is no absolute way to predict trends in this world.</w:t>
      </w:r>
      <w:r>
        <w:t xml:space="preserve"> Even the most famous and successful investors like Warren Buffet have failed to predict stock prices. Also, every single person is different, </w:t>
      </w:r>
      <w:r w:rsidR="007731C6">
        <w:t>and</w:t>
      </w:r>
      <w:r>
        <w:t xml:space="preserve"> the predictions of everyone will be different as well. </w:t>
      </w:r>
      <w:r w:rsidR="00A46CF8">
        <w:t>For this reason, Stock Trading Strategies were created. These strategies vary depending on many questions such as:</w:t>
      </w:r>
    </w:p>
    <w:p w14:paraId="469AC15F" w14:textId="09DCB9C0" w:rsidR="00A46CF8" w:rsidRPr="00A46CF8" w:rsidRDefault="00A46CF8" w:rsidP="007375C4">
      <w:pPr>
        <w:pStyle w:val="ListParagraph"/>
        <w:numPr>
          <w:ilvl w:val="0"/>
          <w:numId w:val="3"/>
        </w:numPr>
        <w:jc w:val="both"/>
      </w:pPr>
      <w:r w:rsidRPr="00A46CF8">
        <w:t>How fast do you want to make money?</w:t>
      </w:r>
    </w:p>
    <w:p w14:paraId="14DB9D6D" w14:textId="391A19D7" w:rsidR="00A46CF8" w:rsidRPr="00A46CF8" w:rsidRDefault="00A46CF8" w:rsidP="007375C4">
      <w:pPr>
        <w:pStyle w:val="ListParagraph"/>
        <w:numPr>
          <w:ilvl w:val="0"/>
          <w:numId w:val="3"/>
        </w:numPr>
        <w:jc w:val="both"/>
      </w:pPr>
      <w:r w:rsidRPr="00A46CF8">
        <w:t>How much money am I willing to risk?</w:t>
      </w:r>
    </w:p>
    <w:p w14:paraId="00F5E701" w14:textId="551A7CCB" w:rsidR="007375C4" w:rsidRDefault="00A46CF8" w:rsidP="007375C4">
      <w:pPr>
        <w:pStyle w:val="ListParagraph"/>
        <w:numPr>
          <w:ilvl w:val="0"/>
          <w:numId w:val="3"/>
        </w:numPr>
        <w:jc w:val="both"/>
      </w:pPr>
      <w:r w:rsidRPr="00A46CF8">
        <w:t>How secure do I want my investments to be?</w:t>
      </w:r>
    </w:p>
    <w:p w14:paraId="7432540E" w14:textId="15C9D1EF" w:rsidR="007375C4" w:rsidRDefault="007375C4" w:rsidP="007375C4">
      <w:pPr>
        <w:pStyle w:val="ListParagraph"/>
        <w:numPr>
          <w:ilvl w:val="0"/>
          <w:numId w:val="3"/>
        </w:numPr>
        <w:jc w:val="both"/>
      </w:pPr>
      <w:r>
        <w:t>How much time am I going to dedicate to stock trading?</w:t>
      </w:r>
    </w:p>
    <w:p w14:paraId="7A8781B5" w14:textId="5BB7410E" w:rsidR="007375C4" w:rsidRDefault="007375C4" w:rsidP="007375C4">
      <w:pPr>
        <w:jc w:val="both"/>
      </w:pPr>
      <w:r>
        <w:t>These questions were pondered by many inventors before coming with different trading strategies. For this guide, we will give a brief explanation on some of the most popular strategies available. We will focus in detail on only a very brief selections of these styles for next chapter.</w:t>
      </w:r>
    </w:p>
    <w:p w14:paraId="20479E77" w14:textId="5B3FEABB" w:rsidR="00844B25" w:rsidRPr="00A46CF8" w:rsidDel="00A71BD8" w:rsidRDefault="00844B25" w:rsidP="00844B25">
      <w:pPr>
        <w:pStyle w:val="Heading2"/>
        <w:rPr>
          <w:del w:id="730" w:author="Ricardo... Jacome.." w:date="2019-05-26T13:40:00Z"/>
        </w:rPr>
      </w:pPr>
      <w:del w:id="731" w:author="Ricardo... Jacome.." w:date="2019-05-26T13:40:00Z">
        <w:r w:rsidDel="00A71BD8">
          <w:delText>Trading Strategies List</w:delText>
        </w:r>
      </w:del>
    </w:p>
    <w:p w14:paraId="7530F22B" w14:textId="56CF04BA" w:rsidR="00A46CF8" w:rsidDel="00A71BD8" w:rsidRDefault="007375C4" w:rsidP="007375C4">
      <w:pPr>
        <w:jc w:val="both"/>
        <w:rPr>
          <w:del w:id="732" w:author="Ricardo... Jacome.." w:date="2019-05-26T13:40:00Z"/>
        </w:rPr>
      </w:pPr>
      <w:del w:id="733" w:author="Ricardo... Jacome.." w:date="2019-05-26T13:40:00Z">
        <w:r w:rsidRPr="00AB7DAD" w:rsidDel="00A71BD8">
          <w:rPr>
            <w:b/>
          </w:rPr>
          <w:delText>Day Trading:</w:delText>
        </w:r>
        <w:r w:rsidR="002A73F6" w:rsidDel="00A71BD8">
          <w:delText xml:space="preserve"> Focuses on finding upwards trends in short amounts of time (hours) and then buy when the price is predicted to keep going up. Then sell when the value of the stock is starting to decrease. The method is risky because </w:delText>
        </w:r>
        <w:r w:rsidR="0077339A" w:rsidDel="00A71BD8">
          <w:delText>requires</w:delText>
        </w:r>
        <w:r w:rsidR="002A73F6" w:rsidDel="00A71BD8">
          <w:delText xml:space="preserve"> constantly trading to generate profits.</w:delText>
        </w:r>
      </w:del>
    </w:p>
    <w:p w14:paraId="3B92C6DA" w14:textId="76A6C51D" w:rsidR="007375C4" w:rsidDel="00A71BD8" w:rsidRDefault="007375C4" w:rsidP="007375C4">
      <w:pPr>
        <w:jc w:val="both"/>
        <w:rPr>
          <w:del w:id="734" w:author="Ricardo... Jacome.." w:date="2019-05-26T13:40:00Z"/>
        </w:rPr>
      </w:pPr>
      <w:del w:id="735" w:author="Ricardo... Jacome.." w:date="2019-05-26T13:40:00Z">
        <w:r w:rsidRPr="00AB7DAD" w:rsidDel="00A71BD8">
          <w:rPr>
            <w:b/>
          </w:rPr>
          <w:delText>Swing Trading:</w:delText>
        </w:r>
        <w:r w:rsidR="002A73F6" w:rsidDel="00A71BD8">
          <w:delText xml:space="preserve"> This trading strategy is like Day Trading but the amount of time for holding a stock is longer (usually days to weeks). This method involves the same idea of buying when the prices is predicted to keep going up for a couple of days and then sell when the value starts to decrease. This strategy is less risky than day trading but still riskier than traditional long-term investments.  </w:delText>
        </w:r>
      </w:del>
    </w:p>
    <w:p w14:paraId="131DC869" w14:textId="72E0CA03" w:rsidR="007375C4" w:rsidDel="00A71BD8" w:rsidRDefault="007375C4" w:rsidP="007375C4">
      <w:pPr>
        <w:jc w:val="both"/>
        <w:rPr>
          <w:del w:id="736" w:author="Ricardo... Jacome.." w:date="2019-05-26T13:40:00Z"/>
        </w:rPr>
      </w:pPr>
      <w:del w:id="737" w:author="Ricardo... Jacome.." w:date="2019-05-26T13:40:00Z">
        <w:r w:rsidRPr="00AB7DAD" w:rsidDel="00A71BD8">
          <w:rPr>
            <w:b/>
          </w:rPr>
          <w:delText>Trend Trading</w:delText>
        </w:r>
        <w:r w:rsidR="002A73F6" w:rsidRPr="00AB7DAD" w:rsidDel="00A71BD8">
          <w:rPr>
            <w:b/>
          </w:rPr>
          <w:delText>:</w:delText>
        </w:r>
        <w:r w:rsidR="002A73F6" w:rsidDel="00A71BD8">
          <w:delText xml:space="preserve"> Very similar to Reversal Trading, but instead of going “up, down and then up”, the behavior can be quite different. The idea is to find a repeated pattern, could be a mixture of many ups and downs. After identifying this pattern, the objective is to buy the point of the pattern with the cheapest price and sell at the point with the highest price</w:delText>
        </w:r>
      </w:del>
    </w:p>
    <w:p w14:paraId="25A090B7" w14:textId="662954D5" w:rsidR="007375C4" w:rsidDel="00A71BD8" w:rsidRDefault="007375C4" w:rsidP="007375C4">
      <w:pPr>
        <w:jc w:val="both"/>
        <w:rPr>
          <w:del w:id="738" w:author="Ricardo... Jacome.." w:date="2019-05-26T13:40:00Z"/>
        </w:rPr>
      </w:pPr>
      <w:del w:id="739" w:author="Ricardo... Jacome.." w:date="2019-05-26T13:40:00Z">
        <w:r w:rsidRPr="00AB7DAD" w:rsidDel="00A71BD8">
          <w:rPr>
            <w:b/>
          </w:rPr>
          <w:delText>Momentum Tradin</w:delText>
        </w:r>
        <w:r w:rsidR="002A73F6" w:rsidRPr="00AB7DAD" w:rsidDel="00A71BD8">
          <w:rPr>
            <w:b/>
          </w:rPr>
          <w:delText>g:</w:delText>
        </w:r>
        <w:r w:rsidR="002A73F6" w:rsidDel="00A71BD8">
          <w:delText xml:space="preserve"> Usually investors always seek to “buy low and sell high”. Momentum Trading instead focuses on trends that are “buying high and sell higher”. The time for this strategy can vary from hours to days. The longer a stock is hold, the longer the risk is. </w:delText>
        </w:r>
      </w:del>
    </w:p>
    <w:p w14:paraId="0C0CE3ED" w14:textId="391D599A" w:rsidR="007375C4" w:rsidDel="00A71BD8" w:rsidRDefault="007375C4" w:rsidP="007375C4">
      <w:pPr>
        <w:jc w:val="both"/>
        <w:rPr>
          <w:del w:id="740" w:author="Ricardo... Jacome.." w:date="2019-05-26T13:40:00Z"/>
        </w:rPr>
      </w:pPr>
      <w:del w:id="741" w:author="Ricardo... Jacome.." w:date="2019-05-26T13:40:00Z">
        <w:r w:rsidRPr="00AB7DAD" w:rsidDel="00A71BD8">
          <w:rPr>
            <w:b/>
          </w:rPr>
          <w:delText>Reversal Trading:</w:delText>
        </w:r>
        <w:r w:rsidR="002A73F6" w:rsidDel="00A71BD8">
          <w:delText xml:space="preserve"> Reversal means that the stock price is going up, then it goes down, and then will go up again.  Investors that look for this pattern concentrate on finding the cheapest price before it goes back up. This technique again serves from hours to weeks. Similarly, to other strategies, the longer the stock is hold, the higher the risk it entails.</w:delText>
        </w:r>
      </w:del>
    </w:p>
    <w:p w14:paraId="73272264" w14:textId="237E5295" w:rsidR="00813BB0" w:rsidDel="00A71BD8" w:rsidRDefault="00813BB0" w:rsidP="007375C4">
      <w:pPr>
        <w:jc w:val="both"/>
        <w:rPr>
          <w:del w:id="742" w:author="Ricardo... Jacome.." w:date="2019-05-26T13:40:00Z"/>
        </w:rPr>
      </w:pPr>
      <w:del w:id="743" w:author="Ricardo... Jacome.." w:date="2019-05-26T13:40:00Z">
        <w:r w:rsidDel="00A71BD8">
          <w:delText xml:space="preserve">Remember that if you want to use any of these strategies, you need to research in detail for the one you want to focus. This was just an overview of some </w:delText>
        </w:r>
        <w:r w:rsidR="00D11F82" w:rsidDel="00A71BD8">
          <w:delText xml:space="preserve">(but not all) strategies. Some people come up with their own trading style that is different from what exists. </w:delText>
        </w:r>
      </w:del>
    </w:p>
    <w:p w14:paraId="2C8F16C2" w14:textId="6E3F17E6" w:rsidR="00D11F82" w:rsidRDefault="00D11F82" w:rsidP="007375C4">
      <w:pPr>
        <w:jc w:val="both"/>
      </w:pPr>
      <w:r>
        <w:t xml:space="preserve">For the rest of this guide we will focus on one single trading style that can generate secure profits if used wisely. If you want to learn more about other trading styles, </w:t>
      </w:r>
      <w:r w:rsidRPr="00DE3468">
        <w:rPr>
          <w:color w:val="00B0F0"/>
        </w:rPr>
        <w:t>Suggested Readings</w:t>
      </w:r>
      <w:r>
        <w:t xml:space="preserve"> have some recommendations for that. </w:t>
      </w:r>
    </w:p>
    <w:p w14:paraId="0584CFC4" w14:textId="6EACCB2B" w:rsidR="000D21AE" w:rsidRDefault="000D21AE">
      <w:r>
        <w:br w:type="page"/>
      </w:r>
    </w:p>
    <w:p w14:paraId="6400BA33" w14:textId="23A09731" w:rsidR="006B6BE8" w:rsidRDefault="006B6BE8" w:rsidP="007375C4">
      <w:pPr>
        <w:pStyle w:val="Heading1"/>
        <w:jc w:val="both"/>
      </w:pPr>
      <w:bookmarkStart w:id="744" w:name="_Toc10285480"/>
      <w:r>
        <w:lastRenderedPageBreak/>
        <w:t>Chapter 6: The Suggested Stock Trading Strateg</w:t>
      </w:r>
      <w:r w:rsidR="007375C4">
        <w:t>y</w:t>
      </w:r>
      <w:bookmarkEnd w:id="744"/>
    </w:p>
    <w:p w14:paraId="62D50718" w14:textId="77777777" w:rsidR="000D21AE" w:rsidRPr="000D21AE" w:rsidRDefault="000D21AE" w:rsidP="000D21AE"/>
    <w:p w14:paraId="6830493B" w14:textId="4B9F0890" w:rsidR="00C36FE1" w:rsidRPr="00C36FE1" w:rsidRDefault="00C36FE1" w:rsidP="00C36FE1">
      <w:pPr>
        <w:jc w:val="both"/>
      </w:pPr>
      <w:r>
        <w:t xml:space="preserve">The first 5 chapters offered the basic knowledge every investor should be aware off and be prepared to consider when making investment moves. From this Chapter on, all the information provided will be referring to how make profits with a stock investment strategy. But first, let us summarize everything we have covered so far. </w:t>
      </w:r>
    </w:p>
    <w:p w14:paraId="1C2F84B7" w14:textId="50DE3673" w:rsidR="003242A8" w:rsidRPr="003242A8" w:rsidRDefault="003242A8" w:rsidP="003242A8">
      <w:pPr>
        <w:pStyle w:val="Heading2"/>
      </w:pPr>
      <w:bookmarkStart w:id="745" w:name="_Toc10285481"/>
      <w:r>
        <w:t>Summary of Previous Chapters</w:t>
      </w:r>
      <w:bookmarkEnd w:id="745"/>
    </w:p>
    <w:p w14:paraId="47E3600B" w14:textId="662313DF" w:rsidR="00BA3C03" w:rsidRDefault="00BA3C03" w:rsidP="007375C4">
      <w:pPr>
        <w:jc w:val="both"/>
      </w:pPr>
      <w:r>
        <w:t>Up to now we have covered:</w:t>
      </w:r>
    </w:p>
    <w:p w14:paraId="163A740B" w14:textId="2758672A" w:rsidR="00BA3C03" w:rsidRDefault="00BA3C03" w:rsidP="0040689E">
      <w:pPr>
        <w:pStyle w:val="ListParagraph"/>
        <w:numPr>
          <w:ilvl w:val="0"/>
          <w:numId w:val="4"/>
        </w:numPr>
        <w:jc w:val="both"/>
      </w:pPr>
      <w:r>
        <w:t>Different Investment Types</w:t>
      </w:r>
    </w:p>
    <w:p w14:paraId="59FF35BA" w14:textId="51023A7C" w:rsidR="00BA3C03" w:rsidRDefault="0040689E" w:rsidP="0040689E">
      <w:pPr>
        <w:pStyle w:val="ListParagraph"/>
        <w:numPr>
          <w:ilvl w:val="0"/>
          <w:numId w:val="4"/>
        </w:numPr>
        <w:jc w:val="both"/>
      </w:pPr>
      <w:r>
        <w:t>We focused</w:t>
      </w:r>
      <w:r w:rsidR="00BA3C03">
        <w:t xml:space="preserve"> on Stock Trading Only</w:t>
      </w:r>
    </w:p>
    <w:p w14:paraId="46258CBA" w14:textId="429C5CE4" w:rsidR="00BA3C03" w:rsidRDefault="0040689E" w:rsidP="0040689E">
      <w:pPr>
        <w:pStyle w:val="ListParagraph"/>
        <w:numPr>
          <w:ilvl w:val="0"/>
          <w:numId w:val="4"/>
        </w:numPr>
        <w:jc w:val="both"/>
      </w:pPr>
      <w:r>
        <w:t>W</w:t>
      </w:r>
      <w:r w:rsidR="00BA3C03">
        <w:t>ithin Stock Trading there are Basic Trend Classification</w:t>
      </w:r>
      <w:r>
        <w:t xml:space="preserve"> (Upward, Downward, Horizontal)</w:t>
      </w:r>
    </w:p>
    <w:p w14:paraId="69B793EF" w14:textId="5246B20E" w:rsidR="00BA3C03" w:rsidRDefault="00BA3C03" w:rsidP="0040689E">
      <w:pPr>
        <w:pStyle w:val="ListParagraph"/>
        <w:numPr>
          <w:ilvl w:val="0"/>
          <w:numId w:val="4"/>
        </w:numPr>
        <w:jc w:val="both"/>
      </w:pPr>
      <w:r>
        <w:t>All stocks have t</w:t>
      </w:r>
      <w:r w:rsidR="0040689E">
        <w:t>hose</w:t>
      </w:r>
      <w:r>
        <w:t xml:space="preserve"> </w:t>
      </w:r>
      <w:r w:rsidR="0040689E">
        <w:t>B</w:t>
      </w:r>
      <w:r>
        <w:t xml:space="preserve">asic </w:t>
      </w:r>
      <w:r w:rsidR="0040689E">
        <w:t>T</w:t>
      </w:r>
      <w:r>
        <w:t xml:space="preserve">rend </w:t>
      </w:r>
      <w:r w:rsidR="0040689E">
        <w:t>C</w:t>
      </w:r>
      <w:r>
        <w:t>lassification</w:t>
      </w:r>
      <w:r w:rsidR="0040689E">
        <w:t>s</w:t>
      </w:r>
    </w:p>
    <w:p w14:paraId="2E3CED27" w14:textId="55825CEE" w:rsidR="00BA3C03" w:rsidRDefault="0040689E" w:rsidP="0040689E">
      <w:pPr>
        <w:pStyle w:val="ListParagraph"/>
        <w:numPr>
          <w:ilvl w:val="0"/>
          <w:numId w:val="4"/>
        </w:numPr>
        <w:jc w:val="both"/>
      </w:pPr>
      <w:r>
        <w:t>Different Stock Classification</w:t>
      </w:r>
      <w:r w:rsidR="00BA3C03">
        <w:t xml:space="preserve"> </w:t>
      </w:r>
      <w:r>
        <w:t>Which had two levels: Level 1 (volatility) and Level 2</w:t>
      </w:r>
      <w:r w:rsidR="00C36FE1">
        <w:t xml:space="preserve"> (product/service)</w:t>
      </w:r>
    </w:p>
    <w:p w14:paraId="7093AFD7" w14:textId="5268CC24" w:rsidR="0040689E" w:rsidRDefault="0040689E" w:rsidP="0040689E">
      <w:pPr>
        <w:pStyle w:val="ListParagraph"/>
        <w:numPr>
          <w:ilvl w:val="0"/>
          <w:numId w:val="4"/>
        </w:numPr>
        <w:jc w:val="both"/>
      </w:pPr>
      <w:r>
        <w:t>Depending on all the stocks categories mentioned before, different trading techniques exist.</w:t>
      </w:r>
    </w:p>
    <w:p w14:paraId="42C043F5" w14:textId="393896D3" w:rsidR="00611404" w:rsidRDefault="0040689E" w:rsidP="007375C4">
      <w:pPr>
        <w:jc w:val="both"/>
      </w:pPr>
      <w:r>
        <w:t xml:space="preserve">It is important to note that up to this point, a beginner should have the essential knowledge to understand what traders do and how stocks can behave. </w:t>
      </w:r>
      <w:r w:rsidRPr="006A4255">
        <w:t>The following image summarizes</w:t>
      </w:r>
      <w:r>
        <w:t xml:space="preserve"> all this exploring we have gone </w:t>
      </w:r>
      <w:r w:rsidR="00826900">
        <w:t>through and</w:t>
      </w:r>
      <w:r w:rsidR="006A4255">
        <w:t xml:space="preserve"> highlights our main objectives which are: Invest in Stocks for Long-Term Trading. </w:t>
      </w:r>
      <w:r w:rsidR="00826900">
        <w:t xml:space="preserve">Remember that all trend classification and volatility classification </w:t>
      </w:r>
      <w:r w:rsidR="00C36FE1">
        <w:t>work</w:t>
      </w:r>
      <w:r w:rsidR="00826900">
        <w:t xml:space="preserve"> for other forms of investment as well. </w:t>
      </w:r>
    </w:p>
    <w:p w14:paraId="2F496AB9" w14:textId="77777777" w:rsidR="00ED09F2" w:rsidRDefault="00533BCB" w:rsidP="00D622EB">
      <w:pPr>
        <w:jc w:val="center"/>
      </w:pPr>
      <w:r>
        <w:rPr>
          <w:noProof/>
        </w:rPr>
        <w:drawing>
          <wp:inline distT="0" distB="0" distL="0" distR="0" wp14:anchorId="6AE4D8FC" wp14:editId="01EE978C">
            <wp:extent cx="3566160" cy="2698777"/>
            <wp:effectExtent l="0" t="0" r="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384" b="2701"/>
                    <a:stretch/>
                  </pic:blipFill>
                  <pic:spPr bwMode="auto">
                    <a:xfrm>
                      <a:off x="0" y="0"/>
                      <a:ext cx="3614772" cy="2735565"/>
                    </a:xfrm>
                    <a:prstGeom prst="rect">
                      <a:avLst/>
                    </a:prstGeom>
                    <a:ln>
                      <a:noFill/>
                    </a:ln>
                    <a:extLst>
                      <a:ext uri="{53640926-AAD7-44D8-BBD7-CCE9431645EC}">
                        <a14:shadowObscured xmlns:a14="http://schemas.microsoft.com/office/drawing/2010/main"/>
                      </a:ext>
                    </a:extLst>
                  </pic:spPr>
                </pic:pic>
              </a:graphicData>
            </a:graphic>
          </wp:inline>
        </w:drawing>
      </w:r>
    </w:p>
    <w:p w14:paraId="408A47B6" w14:textId="4AFEE2A3" w:rsidR="00A271F5" w:rsidRPr="00D622EB" w:rsidRDefault="00A271F5" w:rsidP="00D622EB">
      <w:pPr>
        <w:jc w:val="center"/>
        <w:rPr>
          <w:b/>
          <w:u w:val="single"/>
        </w:rPr>
      </w:pPr>
      <w:r>
        <w:t>Summary of Previous Chapters on How Investments Work</w:t>
      </w:r>
    </w:p>
    <w:p w14:paraId="65E2CD56" w14:textId="432D6BB8" w:rsidR="0040689E" w:rsidRDefault="0040689E" w:rsidP="007375C4">
      <w:pPr>
        <w:jc w:val="both"/>
      </w:pPr>
      <w:r>
        <w:lastRenderedPageBreak/>
        <w:t xml:space="preserve">Now we will </w:t>
      </w:r>
      <w:r w:rsidRPr="0040689E">
        <w:rPr>
          <w:b/>
          <w:u w:val="single"/>
        </w:rPr>
        <w:t>only focus in detail on one</w:t>
      </w:r>
      <w:r>
        <w:t xml:space="preserve"> stock trading strategy, rather than explain general ideas of everything that there is out in the world of trading. For the beginner, the next sections will offer you </w:t>
      </w:r>
      <w:r w:rsidR="00826900">
        <w:t>one</w:t>
      </w:r>
      <w:r>
        <w:t xml:space="preserve"> trading </w:t>
      </w:r>
      <w:r w:rsidR="00826900">
        <w:t>style</w:t>
      </w:r>
      <w:r>
        <w:t xml:space="preserve">, but to invest in different </w:t>
      </w:r>
      <w:r w:rsidR="00826900">
        <w:t>investment</w:t>
      </w:r>
      <w:r>
        <w:t xml:space="preserve"> </w:t>
      </w:r>
      <w:r w:rsidR="00826900">
        <w:t>types or more trading style</w:t>
      </w:r>
      <w:r>
        <w:t xml:space="preserve">, it is recommended to explore further into those. Recall the </w:t>
      </w:r>
      <w:r w:rsidRPr="00DE3468">
        <w:rPr>
          <w:color w:val="00B0F0"/>
        </w:rPr>
        <w:t xml:space="preserve">Suggested Readings </w:t>
      </w:r>
      <w:r>
        <w:t xml:space="preserve">to learn about other types of trading or investment. </w:t>
      </w:r>
    </w:p>
    <w:p w14:paraId="55D93D83" w14:textId="656B5B27" w:rsidR="00D15137" w:rsidRPr="00D15137" w:rsidRDefault="000865FD" w:rsidP="0019733A">
      <w:pPr>
        <w:pStyle w:val="Heading2"/>
      </w:pPr>
      <w:bookmarkStart w:id="746" w:name="_Toc10285482"/>
      <w:r>
        <w:t xml:space="preserve">Long-Term Investments on </w:t>
      </w:r>
      <w:r w:rsidR="003242A8">
        <w:t>Stocks</w:t>
      </w:r>
      <w:bookmarkEnd w:id="746"/>
    </w:p>
    <w:p w14:paraId="6127C43E" w14:textId="30D3FD03" w:rsidR="00D15137" w:rsidRDefault="00D15137" w:rsidP="007375C4">
      <w:pPr>
        <w:jc w:val="both"/>
        <w:rPr>
          <w:b/>
          <w:u w:val="single"/>
        </w:rPr>
      </w:pPr>
      <w:r>
        <w:t>Previously,</w:t>
      </w:r>
      <w:r w:rsidR="00B77B3B">
        <w:t xml:space="preserve"> it was mentioned</w:t>
      </w:r>
      <w:r>
        <w:t xml:space="preserve"> that</w:t>
      </w:r>
      <w:r w:rsidR="00B77B3B">
        <w:t xml:space="preserve"> </w:t>
      </w:r>
      <w:r w:rsidR="003242A8" w:rsidRPr="00D15137">
        <w:t>the</w:t>
      </w:r>
      <w:r w:rsidR="00B77B3B" w:rsidRPr="00D15137">
        <w:t xml:space="preserve"> reason for new technology or new companies to be so volatile is because both options of success or failure are somewhat equal</w:t>
      </w:r>
      <w:r>
        <w:t xml:space="preserve">. With the idea that you have 50% of making a fortune and 50% of losing everything, </w:t>
      </w:r>
      <w:r w:rsidR="00B77B3B">
        <w:rPr>
          <w:b/>
          <w:u w:val="single"/>
        </w:rPr>
        <w:t>i</w:t>
      </w:r>
      <w:r>
        <w:rPr>
          <w:b/>
          <w:u w:val="single"/>
        </w:rPr>
        <w:t>t</w:t>
      </w:r>
      <w:r w:rsidR="00B77B3B">
        <w:rPr>
          <w:b/>
          <w:u w:val="single"/>
        </w:rPr>
        <w:t xml:space="preserve"> could be considered gambling.</w:t>
      </w:r>
    </w:p>
    <w:p w14:paraId="468BBD53" w14:textId="640672C2" w:rsidR="008C4649" w:rsidRDefault="00D15137" w:rsidP="007375C4">
      <w:pPr>
        <w:jc w:val="both"/>
      </w:pPr>
      <w:r>
        <w:t xml:space="preserve">Beginner investors fall for the idea that reading some articles on how the performance of a stock will be is enough to make a purchase decision. However, that should not be the case. The more you investigate and develop an understanding about the stock market, your decisions will shift from a gamble to a strategy. </w:t>
      </w:r>
      <w:r w:rsidR="007375C4">
        <w:t xml:space="preserve">The key ideas from this guide to </w:t>
      </w:r>
      <w:r w:rsidR="008F745E">
        <w:t>generate profits</w:t>
      </w:r>
      <w:r w:rsidR="007375C4">
        <w:t xml:space="preserve"> are as follows (and remember based on experience you can create your own):</w:t>
      </w:r>
    </w:p>
    <w:p w14:paraId="02805186" w14:textId="48B47820" w:rsidR="008F745E" w:rsidRDefault="007375C4" w:rsidP="007375C4">
      <w:pPr>
        <w:pStyle w:val="ListParagraph"/>
        <w:numPr>
          <w:ilvl w:val="0"/>
          <w:numId w:val="2"/>
        </w:numPr>
        <w:jc w:val="both"/>
      </w:pPr>
      <w:r>
        <w:t>If a</w:t>
      </w:r>
      <w:r w:rsidR="008F745E">
        <w:t xml:space="preserve"> Stock has an </w:t>
      </w:r>
      <w:r>
        <w:t xml:space="preserve">Upward Trend going for many years, it will probably stay that </w:t>
      </w:r>
      <w:r w:rsidR="008F745E">
        <w:t>way</w:t>
      </w:r>
      <w:r w:rsidR="0077339A">
        <w:t xml:space="preserve"> on the long-term</w:t>
      </w:r>
      <w:r w:rsidR="008F745E">
        <w:t>.</w:t>
      </w:r>
    </w:p>
    <w:p w14:paraId="21C5C780" w14:textId="19DAC5F2" w:rsidR="007375C4" w:rsidRDefault="007375C4" w:rsidP="008F745E">
      <w:pPr>
        <w:pStyle w:val="ListParagraph"/>
        <w:numPr>
          <w:ilvl w:val="1"/>
          <w:numId w:val="2"/>
        </w:numPr>
        <w:jc w:val="both"/>
      </w:pPr>
      <w:r>
        <w:t>The opposite is true</w:t>
      </w:r>
      <w:r w:rsidR="008F745E">
        <w:t xml:space="preserve"> for Downward Trend</w:t>
      </w:r>
    </w:p>
    <w:p w14:paraId="4C407639" w14:textId="77777777" w:rsidR="008F745E" w:rsidRDefault="007375C4" w:rsidP="007375C4">
      <w:pPr>
        <w:pStyle w:val="ListParagraph"/>
        <w:numPr>
          <w:ilvl w:val="0"/>
          <w:numId w:val="2"/>
        </w:numPr>
        <w:jc w:val="both"/>
      </w:pPr>
      <w:r>
        <w:t xml:space="preserve">Research the </w:t>
      </w:r>
      <w:r w:rsidR="008F745E">
        <w:t xml:space="preserve">company you are investing in. A lot. </w:t>
      </w:r>
    </w:p>
    <w:p w14:paraId="3B834780" w14:textId="0C21EA29" w:rsidR="007375C4" w:rsidRDefault="008F745E" w:rsidP="008F745E">
      <w:pPr>
        <w:pStyle w:val="ListParagraph"/>
        <w:numPr>
          <w:ilvl w:val="1"/>
          <w:numId w:val="2"/>
        </w:numPr>
        <w:jc w:val="both"/>
      </w:pPr>
      <w:r>
        <w:t xml:space="preserve">There will be many examples on Chapter 7 that show how a company can be analyzed that goes beyond from just reading a couple of articles on the </w:t>
      </w:r>
      <w:r w:rsidR="000376E1">
        <w:t>stocks</w:t>
      </w:r>
      <w:r>
        <w:t xml:space="preserve">. </w:t>
      </w:r>
    </w:p>
    <w:p w14:paraId="516FD0E5" w14:textId="77777777" w:rsidR="008F745E" w:rsidRDefault="008F745E" w:rsidP="007375C4">
      <w:pPr>
        <w:pStyle w:val="ListParagraph"/>
        <w:numPr>
          <w:ilvl w:val="0"/>
          <w:numId w:val="2"/>
        </w:numPr>
        <w:jc w:val="both"/>
      </w:pPr>
      <w:r>
        <w:t xml:space="preserve">Concentrate on Continuous Growth. </w:t>
      </w:r>
    </w:p>
    <w:p w14:paraId="365AD6B6" w14:textId="276604FD" w:rsidR="007375C4" w:rsidRDefault="008F745E" w:rsidP="008F745E">
      <w:pPr>
        <w:pStyle w:val="ListParagraph"/>
        <w:numPr>
          <w:ilvl w:val="1"/>
          <w:numId w:val="2"/>
        </w:numPr>
        <w:jc w:val="both"/>
      </w:pPr>
      <w:r>
        <w:t xml:space="preserve">Even if its small. Growth on the long-term becomes big.  </w:t>
      </w:r>
    </w:p>
    <w:p w14:paraId="5818B082" w14:textId="232B5ACE" w:rsidR="008F745E" w:rsidRDefault="008F745E" w:rsidP="007375C4">
      <w:pPr>
        <w:pStyle w:val="ListParagraph"/>
        <w:numPr>
          <w:ilvl w:val="0"/>
          <w:numId w:val="2"/>
        </w:numPr>
        <w:jc w:val="both"/>
      </w:pPr>
      <w:r>
        <w:t>Diversification is key. More details after this list.</w:t>
      </w:r>
    </w:p>
    <w:p w14:paraId="2058685A" w14:textId="77777777" w:rsidR="008F745E" w:rsidRDefault="008F745E" w:rsidP="007375C4">
      <w:pPr>
        <w:pStyle w:val="ListParagraph"/>
        <w:numPr>
          <w:ilvl w:val="0"/>
          <w:numId w:val="2"/>
        </w:numPr>
        <w:jc w:val="both"/>
      </w:pPr>
      <w:r>
        <w:t xml:space="preserve">Do not get impulsive over one day movements. For long-term investments, you should not monitor every hour how your stock is doing </w:t>
      </w:r>
    </w:p>
    <w:p w14:paraId="514752C6" w14:textId="00C3D433" w:rsidR="008F745E" w:rsidRDefault="008F745E" w:rsidP="008F745E">
      <w:pPr>
        <w:pStyle w:val="ListParagraph"/>
        <w:numPr>
          <w:ilvl w:val="1"/>
          <w:numId w:val="2"/>
        </w:numPr>
        <w:jc w:val="both"/>
      </w:pPr>
      <w:r>
        <w:t xml:space="preserve">This is hard for beginners, but always be patient. </w:t>
      </w:r>
    </w:p>
    <w:p w14:paraId="5BC1AD2C" w14:textId="6027F27A" w:rsidR="008F745E" w:rsidRDefault="008F745E" w:rsidP="007375C4">
      <w:pPr>
        <w:pStyle w:val="ListParagraph"/>
        <w:numPr>
          <w:ilvl w:val="0"/>
          <w:numId w:val="2"/>
        </w:numPr>
        <w:jc w:val="both"/>
      </w:pPr>
      <w:r>
        <w:t xml:space="preserve">Avoid Downward Trends </w:t>
      </w:r>
    </w:p>
    <w:p w14:paraId="4C7C59BF" w14:textId="728E5AED" w:rsidR="008F745E" w:rsidRDefault="008F745E" w:rsidP="008F745E">
      <w:pPr>
        <w:pStyle w:val="ListParagraph"/>
        <w:numPr>
          <w:ilvl w:val="1"/>
          <w:numId w:val="2"/>
        </w:numPr>
        <w:jc w:val="both"/>
      </w:pPr>
      <w:r>
        <w:t xml:space="preserve"> Also avoid Horizontal Trends with very little downward behavior.</w:t>
      </w:r>
    </w:p>
    <w:p w14:paraId="76CF811C" w14:textId="718C4110" w:rsidR="008F745E" w:rsidRDefault="008F745E" w:rsidP="008F745E">
      <w:pPr>
        <w:pStyle w:val="ListParagraph"/>
        <w:numPr>
          <w:ilvl w:val="0"/>
          <w:numId w:val="2"/>
        </w:numPr>
        <w:jc w:val="both"/>
      </w:pPr>
      <w:r>
        <w:t>Do not invest money you cannot afford to lose.</w:t>
      </w:r>
    </w:p>
    <w:p w14:paraId="0E57BDA3" w14:textId="5691AFAF" w:rsidR="008F745E" w:rsidRDefault="008F745E" w:rsidP="008F745E">
      <w:pPr>
        <w:pStyle w:val="ListParagraph"/>
        <w:numPr>
          <w:ilvl w:val="1"/>
          <w:numId w:val="2"/>
        </w:numPr>
        <w:jc w:val="both"/>
      </w:pPr>
      <w:r>
        <w:t xml:space="preserve">Never use forms of debt (like credit cards) to invest on stocks, first pay your bills.  </w:t>
      </w:r>
    </w:p>
    <w:p w14:paraId="1F4159DC" w14:textId="77777777" w:rsidR="008F745E" w:rsidRDefault="008F745E" w:rsidP="007375C4">
      <w:pPr>
        <w:pStyle w:val="ListParagraph"/>
        <w:numPr>
          <w:ilvl w:val="0"/>
          <w:numId w:val="2"/>
        </w:numPr>
        <w:jc w:val="both"/>
      </w:pPr>
      <w:r>
        <w:t xml:space="preserve">Do not believe everything you read from the internet that was written by a person. </w:t>
      </w:r>
    </w:p>
    <w:p w14:paraId="235D23EB" w14:textId="661A6FD6" w:rsidR="008F745E" w:rsidRDefault="008F745E" w:rsidP="008F745E">
      <w:pPr>
        <w:pStyle w:val="ListParagraph"/>
        <w:numPr>
          <w:ilvl w:val="1"/>
          <w:numId w:val="2"/>
        </w:numPr>
        <w:jc w:val="both"/>
      </w:pPr>
      <w:r>
        <w:t>That is an opinion that could be either true or false.</w:t>
      </w:r>
    </w:p>
    <w:p w14:paraId="091AD999" w14:textId="78840158" w:rsidR="008F745E" w:rsidRDefault="008F745E" w:rsidP="008F745E">
      <w:pPr>
        <w:pStyle w:val="ListParagraph"/>
        <w:numPr>
          <w:ilvl w:val="0"/>
          <w:numId w:val="2"/>
        </w:numPr>
        <w:jc w:val="both"/>
      </w:pPr>
      <w:r>
        <w:t>Trust more the numbers,</w:t>
      </w:r>
      <w:r w:rsidR="0077339A">
        <w:t xml:space="preserve"> and</w:t>
      </w:r>
      <w:r>
        <w:t xml:space="preserve"> information from the company, that has no personal input.</w:t>
      </w:r>
    </w:p>
    <w:p w14:paraId="46731FDD" w14:textId="5712D8FA" w:rsidR="008F745E" w:rsidRDefault="008F745E" w:rsidP="008F745E">
      <w:pPr>
        <w:pStyle w:val="ListParagraph"/>
        <w:numPr>
          <w:ilvl w:val="1"/>
          <w:numId w:val="2"/>
        </w:numPr>
        <w:jc w:val="both"/>
      </w:pPr>
      <w:r>
        <w:t xml:space="preserve"> However, be smart on how you interpret those numbers.  </w:t>
      </w:r>
    </w:p>
    <w:p w14:paraId="013B2659" w14:textId="67470336" w:rsidR="008F745E" w:rsidRDefault="000376E1" w:rsidP="007375C4">
      <w:pPr>
        <w:pStyle w:val="ListParagraph"/>
        <w:numPr>
          <w:ilvl w:val="0"/>
          <w:numId w:val="2"/>
        </w:numPr>
        <w:jc w:val="both"/>
      </w:pPr>
      <w:r>
        <w:t>Do not get confident</w:t>
      </w:r>
      <w:r w:rsidR="0077339A">
        <w:t xml:space="preserve"> in</w:t>
      </w:r>
      <w:r>
        <w:t xml:space="preserve"> or attached to stocks. </w:t>
      </w:r>
    </w:p>
    <w:p w14:paraId="211A91B9" w14:textId="0C20E636" w:rsidR="000376E1" w:rsidRDefault="000376E1" w:rsidP="000376E1">
      <w:pPr>
        <w:pStyle w:val="ListParagraph"/>
        <w:numPr>
          <w:ilvl w:val="1"/>
          <w:numId w:val="2"/>
        </w:numPr>
        <w:jc w:val="both"/>
      </w:pPr>
      <w:r>
        <w:t>At the end, everything is possible.</w:t>
      </w:r>
    </w:p>
    <w:p w14:paraId="652C6BC0" w14:textId="7F961096" w:rsidR="000376E1" w:rsidRDefault="000376E1" w:rsidP="000376E1">
      <w:pPr>
        <w:pStyle w:val="ListParagraph"/>
        <w:numPr>
          <w:ilvl w:val="0"/>
          <w:numId w:val="2"/>
        </w:numPr>
        <w:jc w:val="both"/>
      </w:pPr>
      <w:r>
        <w:t>Always be open to learn.</w:t>
      </w:r>
    </w:p>
    <w:p w14:paraId="3B0736D7" w14:textId="391263FC" w:rsidR="000376E1" w:rsidRPr="006B26E9" w:rsidRDefault="000376E1" w:rsidP="000376E1">
      <w:pPr>
        <w:pStyle w:val="ListParagraph"/>
        <w:numPr>
          <w:ilvl w:val="1"/>
          <w:numId w:val="2"/>
        </w:numPr>
        <w:jc w:val="both"/>
      </w:pPr>
      <w:r>
        <w:t xml:space="preserve">The more books you read, the more you </w:t>
      </w:r>
      <w:r w:rsidR="00252C74">
        <w:t>can become better at predicting stocks.</w:t>
      </w:r>
    </w:p>
    <w:p w14:paraId="6F2381DF" w14:textId="42E75B09" w:rsidR="00D252CB" w:rsidRDefault="000376E1" w:rsidP="007375C4">
      <w:pPr>
        <w:jc w:val="both"/>
      </w:pPr>
      <w:r>
        <w:t xml:space="preserve">Now that we have covered the key points for long-term investments, let us go in detail for some of them. </w:t>
      </w:r>
    </w:p>
    <w:p w14:paraId="409C3A17" w14:textId="23C6BCAA" w:rsidR="00D252CB" w:rsidRDefault="00D252CB" w:rsidP="00D252CB">
      <w:pPr>
        <w:pStyle w:val="Heading2"/>
      </w:pPr>
      <w:bookmarkStart w:id="747" w:name="_Toc10285483"/>
      <w:r>
        <w:lastRenderedPageBreak/>
        <w:t>Diversification</w:t>
      </w:r>
      <w:bookmarkEnd w:id="747"/>
    </w:p>
    <w:p w14:paraId="56A2FEC2" w14:textId="48FAA975" w:rsidR="000376E1" w:rsidRDefault="000376E1" w:rsidP="007375C4">
      <w:pPr>
        <w:jc w:val="both"/>
      </w:pPr>
      <w:r w:rsidRPr="000376E1">
        <w:rPr>
          <w:b/>
        </w:rPr>
        <w:t xml:space="preserve">Diversification </w:t>
      </w:r>
      <w:r>
        <w:t xml:space="preserve">is a common term in the world of investors, and its meaning is simple. Though, we can elaborate a little bit to understand the importance of have a “Diversified Portfolio”. Usually, when somebody is using diversification it means that you are purchasing stocks from many types of companies. For example, some of your money is in Food Stocks, some other is in Energy Stocks, some other is in Sports Stocks. The idea is that all of them are different </w:t>
      </w:r>
      <w:r w:rsidRPr="000376E1">
        <w:rPr>
          <w:b/>
        </w:rPr>
        <w:t xml:space="preserve">Why? Because, a sector of the market could go </w:t>
      </w:r>
      <w:r>
        <w:rPr>
          <w:b/>
        </w:rPr>
        <w:t>down</w:t>
      </w:r>
      <w:r w:rsidRPr="000376E1">
        <w:rPr>
          <w:b/>
        </w:rPr>
        <w:t xml:space="preserve"> in any moment.</w:t>
      </w:r>
      <w:r>
        <w:t xml:space="preserve"> Let us take for example the oil industry. If all your money is invested oil industries, right now there will be income generated, but if you are not careful, in the future there exists the possibility for all oil industries to do </w:t>
      </w:r>
      <w:r w:rsidR="005E2212">
        <w:t>bad</w:t>
      </w:r>
      <w:r>
        <w:t xml:space="preserve"> in the case of </w:t>
      </w:r>
      <w:r w:rsidR="00252C74">
        <w:t>an</w:t>
      </w:r>
      <w:r>
        <w:t xml:space="preserve"> oil-scarce situation. If that is the case, you would lose all your investments in matter of days. If only 10% of all your money is in the oil industry</w:t>
      </w:r>
      <w:r w:rsidR="0077339A">
        <w:t>, however, t</w:t>
      </w:r>
      <w:r>
        <w:t xml:space="preserve">his oil-scarce situation would not make you lose all your investments. This situation seems not likely within the next 10 years or so, but it is just to illustrate the idea. </w:t>
      </w:r>
    </w:p>
    <w:p w14:paraId="7C8F5B7A" w14:textId="453B6EFE" w:rsidR="00252C74" w:rsidRDefault="00252C74" w:rsidP="007375C4">
      <w:pPr>
        <w:jc w:val="both"/>
      </w:pPr>
      <w:r w:rsidRPr="00252C74">
        <w:rPr>
          <w:b/>
          <w:u w:val="single"/>
        </w:rPr>
        <w:t>Diversification can be considered from a perspective of volatility as well.</w:t>
      </w:r>
      <w:r>
        <w:t xml:space="preserve"> We previously saw how stocks can be considered volatile or constant. For long-term investments, it is always recommended to avoid volatile stocks. But if you want to have the chance of skyrocketing your investments</w:t>
      </w:r>
      <w:r w:rsidR="0077339A">
        <w:t>,</w:t>
      </w:r>
      <w:r>
        <w:t xml:space="preserve"> </w:t>
      </w:r>
      <w:r w:rsidR="0077339A">
        <w:t>d</w:t>
      </w:r>
      <w:r>
        <w:t xml:space="preserve">edicate a safe percentage of your money (usually less than 20% of all your investments) to volatile stocks. That way you have a diverse and safe portfolio that will generate money on the long-term while have a chance to generate big profits for that 20% of risked money. </w:t>
      </w:r>
      <w:r w:rsidRPr="00252C74">
        <w:rPr>
          <w:b/>
        </w:rPr>
        <w:t>But always be cautious on where you spend that money</w:t>
      </w:r>
      <w:r w:rsidR="00F4078C">
        <w:rPr>
          <w:b/>
        </w:rPr>
        <w:t>.</w:t>
      </w:r>
      <w:r w:rsidRPr="00252C74">
        <w:rPr>
          <w:b/>
        </w:rPr>
        <w:t xml:space="preserve"> </w:t>
      </w:r>
      <w:r w:rsidR="00F4078C">
        <w:rPr>
          <w:b/>
        </w:rPr>
        <w:t>R</w:t>
      </w:r>
      <w:r w:rsidRPr="00252C74">
        <w:rPr>
          <w:b/>
        </w:rPr>
        <w:t>esearch on volatile stocks is always harder and trickier to predict.</w:t>
      </w:r>
      <w:r>
        <w:t xml:space="preserve"> </w:t>
      </w:r>
    </w:p>
    <w:p w14:paraId="2F03741B" w14:textId="7134B125" w:rsidR="00C51DE2" w:rsidRDefault="00C51DE2" w:rsidP="007375C4">
      <w:pPr>
        <w:jc w:val="both"/>
      </w:pPr>
      <w:r w:rsidRPr="00C51DE2">
        <w:rPr>
          <w:b/>
          <w:u w:val="single"/>
        </w:rPr>
        <w:t>Diversification can consider other investments that are not stocks.</w:t>
      </w:r>
      <w:r>
        <w:t xml:space="preserve"> Now that you know many different investment types (such as real estate, cryptocurrencies, and so on), you could consider those as well to be part of your portfolio. This guide will not cover how much percentage of your money should go to each of these investment types because all of them are different and each one of them have more rules to them. However, if you have a portfolio that has 40% invested on real estate and the other 60% on stocks, that would be considered diversification as well.</w:t>
      </w:r>
    </w:p>
    <w:p w14:paraId="0EF91D5D" w14:textId="3794F0E6" w:rsidR="00D252CB" w:rsidRDefault="00D252CB" w:rsidP="007375C4">
      <w:pPr>
        <w:jc w:val="both"/>
      </w:pPr>
      <w:r w:rsidRPr="00191A86">
        <w:rPr>
          <w:b/>
        </w:rPr>
        <w:t>Quick-Example #3 Diversify your investments</w:t>
      </w:r>
      <w:r>
        <w:t xml:space="preserve">: This will serve as basic example of a diversified portfolio. </w:t>
      </w:r>
    </w:p>
    <w:p w14:paraId="10199A3C" w14:textId="28A2797C" w:rsidR="00D252CB" w:rsidRDefault="00D252CB" w:rsidP="00D252CB">
      <w:pPr>
        <w:pStyle w:val="ListParagraph"/>
        <w:numPr>
          <w:ilvl w:val="0"/>
          <w:numId w:val="6"/>
        </w:numPr>
        <w:jc w:val="both"/>
      </w:pPr>
      <w:r>
        <w:t>15% Volatile Stocks</w:t>
      </w:r>
      <w:r>
        <w:tab/>
      </w:r>
    </w:p>
    <w:p w14:paraId="0A30455F" w14:textId="4C37C3C4" w:rsidR="00D252CB" w:rsidRDefault="00D252CB" w:rsidP="00D252CB">
      <w:pPr>
        <w:pStyle w:val="ListParagraph"/>
        <w:numPr>
          <w:ilvl w:val="1"/>
          <w:numId w:val="6"/>
        </w:numPr>
        <w:jc w:val="both"/>
      </w:pPr>
      <w:r>
        <w:t>Where this could be technology stocks, or new companies recently arising.</w:t>
      </w:r>
    </w:p>
    <w:p w14:paraId="76451ECF" w14:textId="163DA80F" w:rsidR="00D252CB" w:rsidRDefault="00D252CB" w:rsidP="00D252CB">
      <w:pPr>
        <w:pStyle w:val="ListParagraph"/>
        <w:numPr>
          <w:ilvl w:val="0"/>
          <w:numId w:val="6"/>
        </w:numPr>
        <w:jc w:val="both"/>
      </w:pPr>
      <w:r>
        <w:t>65% Constant Stocks</w:t>
      </w:r>
    </w:p>
    <w:p w14:paraId="3C63D5A3" w14:textId="2B49F734" w:rsidR="00D252CB" w:rsidRDefault="00D252CB" w:rsidP="00D252CB">
      <w:pPr>
        <w:pStyle w:val="ListParagraph"/>
        <w:numPr>
          <w:ilvl w:val="1"/>
          <w:numId w:val="6"/>
        </w:numPr>
        <w:jc w:val="both"/>
      </w:pPr>
      <w:r>
        <w:t>Where these focus on continuous growth and upward trends for long-terms</w:t>
      </w:r>
    </w:p>
    <w:p w14:paraId="4B6AE4EE" w14:textId="566506EA" w:rsidR="00D252CB" w:rsidRDefault="00D252CB" w:rsidP="00D252CB">
      <w:pPr>
        <w:pStyle w:val="ListParagraph"/>
        <w:numPr>
          <w:ilvl w:val="0"/>
          <w:numId w:val="6"/>
        </w:numPr>
        <w:jc w:val="both"/>
      </w:pPr>
      <w:r>
        <w:t>20% Other type of Investment</w:t>
      </w:r>
    </w:p>
    <w:p w14:paraId="7CC71313" w14:textId="30120A09" w:rsidR="00D252CB" w:rsidRDefault="00D252CB" w:rsidP="00D252CB">
      <w:pPr>
        <w:pStyle w:val="ListParagraph"/>
        <w:numPr>
          <w:ilvl w:val="1"/>
          <w:numId w:val="6"/>
        </w:numPr>
        <w:jc w:val="both"/>
      </w:pPr>
      <w:r>
        <w:t xml:space="preserve">Where these could be real estate, ETFs, Index Funds, </w:t>
      </w:r>
      <w:r w:rsidR="00191A86">
        <w:t>etc</w:t>
      </w:r>
      <w:r>
        <w:t>.</w:t>
      </w:r>
    </w:p>
    <w:p w14:paraId="78EE4F06" w14:textId="7E83F06B" w:rsidR="00D252CB" w:rsidRDefault="00D252CB" w:rsidP="00D252CB">
      <w:pPr>
        <w:jc w:val="both"/>
      </w:pPr>
      <w:r>
        <w:t>Some investors with more experience might consider th</w:t>
      </w:r>
      <w:r w:rsidR="00813BB0">
        <w:t>e</w:t>
      </w:r>
      <w:r>
        <w:t>s</w:t>
      </w:r>
      <w:r w:rsidR="00813BB0">
        <w:t>e</w:t>
      </w:r>
      <w:r>
        <w:t xml:space="preserve"> percentages</w:t>
      </w:r>
      <w:r w:rsidR="00813BB0">
        <w:t xml:space="preserve"> as</w:t>
      </w:r>
      <w:r>
        <w:t xml:space="preserve"> not </w:t>
      </w:r>
      <w:r w:rsidR="00191A86">
        <w:t>appropriate and</w:t>
      </w:r>
      <w:r>
        <w:t xml:space="preserve"> could recommend following a different scheme than this one for either: risking more </w:t>
      </w:r>
      <w:r w:rsidR="00191A86">
        <w:t>money or</w:t>
      </w:r>
      <w:r>
        <w:t xml:space="preserve"> securing more money. </w:t>
      </w:r>
      <w:r w:rsidR="00813BB0">
        <w:t xml:space="preserve">So, </w:t>
      </w:r>
      <w:r>
        <w:t xml:space="preserve">remember that you need to understand your financial situations to determine how much </w:t>
      </w:r>
      <w:r w:rsidR="00813BB0">
        <w:t xml:space="preserve">can you invest </w:t>
      </w:r>
      <w:r>
        <w:t xml:space="preserve">and where </w:t>
      </w:r>
      <w:r w:rsidR="00813BB0">
        <w:t xml:space="preserve">to </w:t>
      </w:r>
      <w:r>
        <w:t xml:space="preserve">invest. Some investors might even recommend </w:t>
      </w:r>
      <w:r w:rsidR="00191A86">
        <w:t>avoiding</w:t>
      </w:r>
      <w:r>
        <w:t xml:space="preserve"> </w:t>
      </w:r>
      <w:r w:rsidR="00813BB0">
        <w:t xml:space="preserve">individual </w:t>
      </w:r>
      <w:r>
        <w:t xml:space="preserve">stocks at all and focus on Mutual Funds or other forms of investments. But </w:t>
      </w:r>
      <w:r>
        <w:lastRenderedPageBreak/>
        <w:t xml:space="preserve">remember, everyone has different approaches and this guide is focusing on </w:t>
      </w:r>
      <w:r w:rsidR="00191A86">
        <w:t>Long-Term Stocks</w:t>
      </w:r>
      <w:r w:rsidR="00813BB0">
        <w:t xml:space="preserve"> Investments</w:t>
      </w:r>
      <w:r w:rsidR="00191A86">
        <w:t xml:space="preserve">. </w:t>
      </w:r>
    </w:p>
    <w:p w14:paraId="2F937E72" w14:textId="4E37A91D" w:rsidR="000D21AE" w:rsidRDefault="000D21AE" w:rsidP="000D21AE">
      <w:r>
        <w:br w:type="page"/>
      </w:r>
    </w:p>
    <w:p w14:paraId="7C2488F8" w14:textId="217E0AD3" w:rsidR="006B6BE8" w:rsidRDefault="006B6BE8" w:rsidP="006B6BE8">
      <w:pPr>
        <w:pStyle w:val="Heading1"/>
      </w:pPr>
      <w:bookmarkStart w:id="748" w:name="_Toc10285484"/>
      <w:r>
        <w:lastRenderedPageBreak/>
        <w:t>Chapter 7: Quick Example</w:t>
      </w:r>
      <w:r w:rsidR="000865FD">
        <w:t xml:space="preserve"> List</w:t>
      </w:r>
      <w:r>
        <w:t xml:space="preserve"> with Strategies</w:t>
      </w:r>
      <w:bookmarkEnd w:id="748"/>
    </w:p>
    <w:p w14:paraId="7B71F1BA" w14:textId="77777777" w:rsidR="000D21AE" w:rsidRPr="000D21AE" w:rsidRDefault="000D21AE" w:rsidP="000D21AE"/>
    <w:p w14:paraId="07AF5139" w14:textId="49E5818B" w:rsidR="00D02743" w:rsidRDefault="00D11F82" w:rsidP="00D02743">
      <w:pPr>
        <w:jc w:val="both"/>
      </w:pPr>
      <w:r>
        <w:t xml:space="preserve">This section has a list of all the Quick-Examples shown in the guide plus some extra examples to illustrate more important points. </w:t>
      </w:r>
      <w:r w:rsidR="00D02743">
        <w:t xml:space="preserve">The final three </w:t>
      </w:r>
      <w:r>
        <w:t>Chapter</w:t>
      </w:r>
      <w:r w:rsidR="00D02743">
        <w:t>s</w:t>
      </w:r>
      <w:r>
        <w:t xml:space="preserve"> </w:t>
      </w:r>
      <w:r w:rsidR="00D02743">
        <w:t>6, 7</w:t>
      </w:r>
      <w:r>
        <w:t xml:space="preserve"> and 8 offer a “go-to-section” when you begin your journey on investment. </w:t>
      </w:r>
      <w:r w:rsidR="00D02743">
        <w:t xml:space="preserve">It is recommended to always think on the Suggested Stock Trading Strategy along with the Quick-Examples to make decisions about purchasing stock. The reason for these chapters to be at the end is because these are not “set in stone” principles that will always apply but just “things to keep in mind”. </w:t>
      </w:r>
      <w:r w:rsidR="00D02743" w:rsidRPr="00D02743">
        <w:rPr>
          <w:b/>
          <w:u w:val="single"/>
        </w:rPr>
        <w:t>Nobody will predict the future 100% of the time, but it is up to us to keep our predictions right for more than 60% of the time, and profit will be huge.</w:t>
      </w:r>
      <w:r w:rsidR="00D02743">
        <w:t xml:space="preserve"> </w:t>
      </w:r>
    </w:p>
    <w:p w14:paraId="0D0F5C3E" w14:textId="10496CF1" w:rsidR="00D02743" w:rsidRDefault="00D02743" w:rsidP="00D02743">
      <w:pPr>
        <w:pStyle w:val="Heading2"/>
      </w:pPr>
      <w:bookmarkStart w:id="749" w:name="_Toc10285485"/>
      <w:r>
        <w:t>Quick-Example List</w:t>
      </w:r>
      <w:bookmarkEnd w:id="749"/>
    </w:p>
    <w:p w14:paraId="6BE51D0F" w14:textId="6C94201A" w:rsidR="00D02743" w:rsidRPr="00D02743" w:rsidRDefault="00D02743" w:rsidP="00D02743">
      <w:pPr>
        <w:rPr>
          <w:i/>
        </w:rPr>
      </w:pPr>
      <w:r w:rsidRPr="00D02743">
        <w:rPr>
          <w:i/>
        </w:rPr>
        <w:t>Previous Examples shown in this guide:</w:t>
      </w:r>
    </w:p>
    <w:p w14:paraId="74F4BE27" w14:textId="623D132A" w:rsidR="000865FD" w:rsidRDefault="000865FD" w:rsidP="00E5230D">
      <w:pPr>
        <w:rPr>
          <w:b/>
        </w:rPr>
      </w:pPr>
      <w:r w:rsidRPr="00006041">
        <w:rPr>
          <w:b/>
        </w:rPr>
        <w:t>Quick-Example #1</w:t>
      </w:r>
      <w:r>
        <w:rPr>
          <w:b/>
        </w:rPr>
        <w:t xml:space="preserve"> Popularity and Reputation Matter</w:t>
      </w:r>
      <w:r w:rsidR="00D02743">
        <w:rPr>
          <w:b/>
        </w:rPr>
        <w:t xml:space="preserve">: </w:t>
      </w:r>
      <w:r w:rsidR="00D02743" w:rsidRPr="005E2212">
        <w:rPr>
          <w:b/>
        </w:rPr>
        <w:t xml:space="preserve">Page </w:t>
      </w:r>
      <w:r w:rsidR="008C4649">
        <w:rPr>
          <w:b/>
        </w:rPr>
        <w:t>22</w:t>
      </w:r>
    </w:p>
    <w:p w14:paraId="681B3060" w14:textId="79046300" w:rsidR="000865FD" w:rsidRDefault="000865FD" w:rsidP="00E5230D">
      <w:pPr>
        <w:rPr>
          <w:b/>
        </w:rPr>
      </w:pPr>
      <w:r w:rsidRPr="004F64EB">
        <w:rPr>
          <w:b/>
        </w:rPr>
        <w:t>Quick-Example #2 Some Businesses are Season-Dependent</w:t>
      </w:r>
      <w:r w:rsidR="00D02743">
        <w:rPr>
          <w:b/>
        </w:rPr>
        <w:t xml:space="preserve">: </w:t>
      </w:r>
      <w:r w:rsidR="00D02743" w:rsidRPr="005E2212">
        <w:rPr>
          <w:b/>
        </w:rPr>
        <w:t xml:space="preserve">Page </w:t>
      </w:r>
      <w:r w:rsidR="008C4649">
        <w:rPr>
          <w:b/>
        </w:rPr>
        <w:t>23</w:t>
      </w:r>
    </w:p>
    <w:p w14:paraId="4A97818F" w14:textId="4EA117F1" w:rsidR="00D252CB" w:rsidRDefault="00D252CB" w:rsidP="00E5230D">
      <w:pPr>
        <w:rPr>
          <w:b/>
        </w:rPr>
      </w:pPr>
      <w:r w:rsidRPr="00D02743">
        <w:rPr>
          <w:b/>
        </w:rPr>
        <w:t xml:space="preserve">Quick-Example #3 </w:t>
      </w:r>
      <w:r w:rsidR="00D02743" w:rsidRPr="00D02743">
        <w:rPr>
          <w:b/>
        </w:rPr>
        <w:t xml:space="preserve">Diversify your investments: </w:t>
      </w:r>
      <w:r w:rsidR="00D02743" w:rsidRPr="005E2212">
        <w:rPr>
          <w:b/>
        </w:rPr>
        <w:t xml:space="preserve">Page </w:t>
      </w:r>
      <w:r w:rsidR="008C4649">
        <w:rPr>
          <w:b/>
        </w:rPr>
        <w:t>32</w:t>
      </w:r>
      <w:r w:rsidR="00D02743" w:rsidRPr="00D02743">
        <w:rPr>
          <w:b/>
        </w:rPr>
        <w:t xml:space="preserve"> </w:t>
      </w:r>
    </w:p>
    <w:p w14:paraId="6BE0FDBF" w14:textId="1547B268" w:rsidR="00D02743" w:rsidRPr="00D02743" w:rsidRDefault="00D02743" w:rsidP="00E5230D">
      <w:pPr>
        <w:rPr>
          <w:i/>
        </w:rPr>
      </w:pPr>
      <w:r w:rsidRPr="00D02743">
        <w:rPr>
          <w:i/>
        </w:rPr>
        <w:t>New Examples for consideration:</w:t>
      </w:r>
    </w:p>
    <w:p w14:paraId="2DB15598" w14:textId="77777777" w:rsidR="00D71A4A" w:rsidRPr="00D71A4A" w:rsidRDefault="000865FD" w:rsidP="00872E37">
      <w:pPr>
        <w:jc w:val="both"/>
        <w:rPr>
          <w:b/>
        </w:rPr>
      </w:pPr>
      <w:r w:rsidRPr="00D02743">
        <w:rPr>
          <w:b/>
        </w:rPr>
        <w:t>Quick-Example #</w:t>
      </w:r>
      <w:r w:rsidR="00D252CB" w:rsidRPr="00D02743">
        <w:rPr>
          <w:b/>
        </w:rPr>
        <w:t>4</w:t>
      </w:r>
      <w:r>
        <w:t xml:space="preserve"> </w:t>
      </w:r>
      <w:r w:rsidRPr="00D02743">
        <w:rPr>
          <w:b/>
        </w:rPr>
        <w:t>IPOs Create Commotion</w:t>
      </w:r>
      <w:r w:rsidR="00D02743">
        <w:rPr>
          <w:b/>
        </w:rPr>
        <w:t>:</w:t>
      </w:r>
      <w:r w:rsidR="00D75909">
        <w:rPr>
          <w:b/>
        </w:rPr>
        <w:t xml:space="preserve"> </w:t>
      </w:r>
      <w:r w:rsidR="00D75909">
        <w:t xml:space="preserve">Earlier on Chapter 2, IPO’s were explained as a form to generate capital (money) by putting their stocks on the market. </w:t>
      </w:r>
      <w:r w:rsidR="005E66B3">
        <w:t>When this happens, many investors tend to ge</w:t>
      </w:r>
      <w:r w:rsidR="00FE3AE5">
        <w:t>t excited about being able to purchase stock for a company that was not available before. The companies that get greatly affected by IPOs are companies that were popular before</w:t>
      </w:r>
      <w:r w:rsidR="009B0C8E">
        <w:t xml:space="preserve"> the IPO</w:t>
      </w:r>
      <w:r w:rsidR="00FE3AE5">
        <w:t xml:space="preserve">. Let us take for example Snapchat. </w:t>
      </w:r>
      <w:r w:rsidR="008B3CF2">
        <w:t>This company’s IPO was in 2017 with a price of about $24.</w:t>
      </w:r>
      <w:r w:rsidR="00A40B8A">
        <w:t xml:space="preserve"> Given that Snapchat had a high popularity back then, it was logical that many investors would see a profitable opportunity in buying this company’s stock. </w:t>
      </w:r>
      <w:r w:rsidR="00846131">
        <w:t>Given that popularity, prices skyrocketed for the Stock going up to about $30 some dollars within just a couple of days. However, after weeks the stock plummeted to less than $20 and people started to panic about it. Finally, it went</w:t>
      </w:r>
      <w:r w:rsidR="00D71A4A">
        <w:t xml:space="preserve"> down to a price below $15 where it currently stands. </w:t>
      </w:r>
      <w:r w:rsidR="00D71A4A" w:rsidRPr="00D71A4A">
        <w:rPr>
          <w:b/>
        </w:rPr>
        <w:t>Why did this happen?</w:t>
      </w:r>
    </w:p>
    <w:p w14:paraId="243F88D2" w14:textId="6317FB68" w:rsidR="000865FD" w:rsidRPr="003D5412" w:rsidRDefault="00D71A4A" w:rsidP="00872E37">
      <w:pPr>
        <w:jc w:val="both"/>
        <w:rPr>
          <w:b/>
          <w:u w:val="single"/>
        </w:rPr>
      </w:pPr>
      <w:r>
        <w:t xml:space="preserve">This happened because many investors only considered the popularity factor instead of analyzing other circumstances. We need to remember that the amount of money a company has is dependent on two things: How much you owe and how much you make (recall the Basic Accounting Equation from Chapter 2). Because of this, the value of the stock went up </w:t>
      </w:r>
      <w:r w:rsidRPr="00D71A4A">
        <w:rPr>
          <w:b/>
        </w:rPr>
        <w:t>because IPOs created commotion</w:t>
      </w:r>
      <w:r>
        <w:t xml:space="preserve">, and the company received a lot of money from investors. However, for a company to maintain that high increase in value, you need to get money from sales or profits, not only what you owe. We recall that Snapchat is a mobile application for social media that does not have </w:t>
      </w:r>
      <w:r w:rsidR="0042000D">
        <w:t>many</w:t>
      </w:r>
      <w:r>
        <w:t xml:space="preserve"> “money sources”. If we explore Snapchat</w:t>
      </w:r>
      <w:r w:rsidR="0042000D">
        <w:t>’</w:t>
      </w:r>
      <w:r>
        <w:t xml:space="preserve">s </w:t>
      </w:r>
      <w:proofErr w:type="gramStart"/>
      <w:r>
        <w:t>history</w:t>
      </w:r>
      <w:proofErr w:type="gramEnd"/>
      <w:r>
        <w:t xml:space="preserve"> we see that it has some advertisements on it, but that is about it. Snapchat doesn’t support computers, so accessing websites to make money was not an option. The more we </w:t>
      </w:r>
      <w:r w:rsidR="003D5412">
        <w:t xml:space="preserve">investigate about Snapchat the more we see that it can make profit, but not as much as it seems. For this reason, the price of the stock goes up, and then after a while of not being able to make enough profits, the price will go down. Experienced investors might </w:t>
      </w:r>
      <w:r w:rsidR="003D5412">
        <w:lastRenderedPageBreak/>
        <w:t xml:space="preserve">make the move to buy Snapchat at its IPO value, hold it until it reached a high value of return (about 20%) and </w:t>
      </w:r>
      <w:r w:rsidR="003D5412" w:rsidRPr="003D5412">
        <w:rPr>
          <w:b/>
        </w:rPr>
        <w:t xml:space="preserve">then sell it since they saw that the company would not seem profitable on the long-term. </w:t>
      </w:r>
      <w:r w:rsidR="003D5412">
        <w:t xml:space="preserve">This type of strategy is valid for long-term investors who see chance of making extra money for buying and selling within two or three days. </w:t>
      </w:r>
      <w:r w:rsidR="003D5412" w:rsidRPr="003D5412">
        <w:rPr>
          <w:b/>
          <w:u w:val="single"/>
        </w:rPr>
        <w:t xml:space="preserve">Developing this kind of decisions comes from understanding that IPOs create commotion and that you need to </w:t>
      </w:r>
      <w:r w:rsidR="003D5412">
        <w:rPr>
          <w:b/>
          <w:u w:val="single"/>
        </w:rPr>
        <w:t xml:space="preserve">learn and </w:t>
      </w:r>
      <w:r w:rsidR="003D5412" w:rsidRPr="003D5412">
        <w:rPr>
          <w:b/>
          <w:u w:val="single"/>
        </w:rPr>
        <w:t xml:space="preserve">understand the company you are buying.  </w:t>
      </w:r>
    </w:p>
    <w:p w14:paraId="358F0B69" w14:textId="4BC47B3E" w:rsidR="000217CB" w:rsidRDefault="000865FD" w:rsidP="000217CB">
      <w:pPr>
        <w:jc w:val="both"/>
      </w:pPr>
      <w:r w:rsidRPr="000217CB">
        <w:rPr>
          <w:b/>
        </w:rPr>
        <w:t>Quick-Example #</w:t>
      </w:r>
      <w:r w:rsidR="000217CB">
        <w:rPr>
          <w:b/>
        </w:rPr>
        <w:t>5</w:t>
      </w:r>
      <w:r w:rsidRPr="000217CB">
        <w:rPr>
          <w:b/>
        </w:rPr>
        <w:t xml:space="preserve"> </w:t>
      </w:r>
      <w:r w:rsidR="000217CB" w:rsidRPr="000217CB">
        <w:rPr>
          <w:b/>
        </w:rPr>
        <w:t>Companies are like People offering Business Ideas:</w:t>
      </w:r>
      <w:r w:rsidR="000217CB">
        <w:t xml:space="preserve"> To illustrate this, think about three people. One of them is a total stranger. The other two are your friends, but one of them you know him to be responsible and the other one is not responsible at all. Let’s say that all three of them have the same business idea and they ask you to lend them a lot of money for their idea. </w:t>
      </w:r>
      <w:r w:rsidR="000217CB" w:rsidRPr="000217CB">
        <w:rPr>
          <w:b/>
        </w:rPr>
        <w:t>Who would you give the money to?</w:t>
      </w:r>
      <w:r w:rsidR="000217CB">
        <w:t xml:space="preserve"> The answer is simple, but personally I would give my money to my friend that I know is very responsible. Why? Because I know him to be responsible from a long time and I know he will pay me back and give me more if his business is successful. Why would I not lend money to the other two people? Well, I know my other friend well enough to know that he is not going to carry out the business idea properly and I might not get my money back. The stranger </w:t>
      </w:r>
      <w:proofErr w:type="gramStart"/>
      <w:r w:rsidR="000217CB">
        <w:t>actually has</w:t>
      </w:r>
      <w:proofErr w:type="gramEnd"/>
      <w:r w:rsidR="000217CB">
        <w:t xml:space="preserve"> both options of being either successful or a failure, but I don’t really know enough information to make a decision from him. Stocks work literally the same way. </w:t>
      </w:r>
      <w:r w:rsidR="000217CB" w:rsidRPr="000217CB">
        <w:rPr>
          <w:b/>
        </w:rPr>
        <w:t>The more you know about it, you can tell if it’s a good idea to invest or not. Also, if you don’t know anything about the stock, you need to first learn a lot before even considering investing in that company.</w:t>
      </w:r>
      <w:r w:rsidR="000217CB">
        <w:t xml:space="preserve">  </w:t>
      </w:r>
    </w:p>
    <w:p w14:paraId="4BB8DBAE" w14:textId="1EAD8C40" w:rsidR="00923AED" w:rsidRPr="00923AED" w:rsidRDefault="00923AED" w:rsidP="000217CB">
      <w:pPr>
        <w:jc w:val="both"/>
      </w:pPr>
      <w:r w:rsidRPr="000217CB">
        <w:rPr>
          <w:b/>
        </w:rPr>
        <w:t>Quick-Example #</w:t>
      </w:r>
      <w:r>
        <w:rPr>
          <w:b/>
        </w:rPr>
        <w:t xml:space="preserve">6 Comparing Apples to Apples: </w:t>
      </w:r>
      <w:r>
        <w:t xml:space="preserve">When it comes to investing, some decisions involve in distinguishing in between two similar companies with different stock prices. If both companies offer the same product or service, what makes them different in terms of stock prices? There are different aspects that we have discussed before from Chapter 2. Sometimes companies have small number of shares and that increases the stock prices. Some of them have a lot of shares, so the prices are lower. Now, </w:t>
      </w:r>
      <w:r w:rsidRPr="00923AED">
        <w:rPr>
          <w:b/>
        </w:rPr>
        <w:t xml:space="preserve">if both </w:t>
      </w:r>
      <w:r>
        <w:rPr>
          <w:b/>
        </w:rPr>
        <w:t>companies</w:t>
      </w:r>
      <w:r w:rsidRPr="00923AED">
        <w:rPr>
          <w:b/>
        </w:rPr>
        <w:t xml:space="preserve"> have the same number of shares (but really different prices), what is happening?</w:t>
      </w:r>
      <w:r>
        <w:t xml:space="preserve"> </w:t>
      </w:r>
    </w:p>
    <w:p w14:paraId="1BEC237E" w14:textId="485FAC94" w:rsidR="000217CB" w:rsidRDefault="000217CB" w:rsidP="00C70D81">
      <w:pPr>
        <w:jc w:val="both"/>
      </w:pPr>
      <w:r>
        <w:t>Th</w:t>
      </w:r>
      <w:r w:rsidR="00C70D81">
        <w:t xml:space="preserve">e examples shown in this section are just some out of many examples possible. The more experience you learn, and the more you read, you will be able to make better and more profitable decisions. Remember that it is not possible to predict everything with certainty, but the key is to be intelligent about investments and never let your emotions to carry away your decisions. </w:t>
      </w:r>
    </w:p>
    <w:p w14:paraId="5D546F46" w14:textId="4F94D7F4" w:rsidR="000D21AE" w:rsidRPr="00E5230D" w:rsidRDefault="000D21AE" w:rsidP="000D21AE">
      <w:r>
        <w:br w:type="page"/>
      </w:r>
    </w:p>
    <w:p w14:paraId="5129AD36" w14:textId="62EED884" w:rsidR="006B6BE8" w:rsidRDefault="006B6BE8" w:rsidP="006B6BE8">
      <w:pPr>
        <w:pStyle w:val="Heading1"/>
      </w:pPr>
      <w:bookmarkStart w:id="750" w:name="_Toc10285486"/>
      <w:r>
        <w:lastRenderedPageBreak/>
        <w:t>Chapter</w:t>
      </w:r>
      <w:r w:rsidR="00D11F82">
        <w:t xml:space="preserve"> 8</w:t>
      </w:r>
      <w:r>
        <w:t>:</w:t>
      </w:r>
      <w:r w:rsidR="00D11F82">
        <w:t xml:space="preserve"> Key Summary</w:t>
      </w:r>
      <w:r w:rsidR="00826925">
        <w:t xml:space="preserve">, Pro-Tips and </w:t>
      </w:r>
      <w:r w:rsidR="005E2212">
        <w:t>Suggested Readings</w:t>
      </w:r>
      <w:bookmarkEnd w:id="750"/>
    </w:p>
    <w:p w14:paraId="645B5B6E" w14:textId="77777777" w:rsidR="000D21AE" w:rsidRPr="000D21AE" w:rsidRDefault="000D21AE" w:rsidP="000D21AE"/>
    <w:p w14:paraId="429A798B" w14:textId="7C63EC4A" w:rsidR="00C70D81" w:rsidRDefault="00C70D81" w:rsidP="00C70D81">
      <w:r>
        <w:t xml:space="preserve">This chapter has a summary section for future reference, and some final notes to consider about investing that are not related to </w:t>
      </w:r>
      <w:r w:rsidR="000D21AE">
        <w:t xml:space="preserve">the </w:t>
      </w:r>
      <w:proofErr w:type="gramStart"/>
      <w:r w:rsidR="000D21AE">
        <w:t xml:space="preserve">aforementioned </w:t>
      </w:r>
      <w:r>
        <w:t>strategies</w:t>
      </w:r>
      <w:proofErr w:type="gramEnd"/>
      <w:r>
        <w:t xml:space="preserve">. </w:t>
      </w:r>
    </w:p>
    <w:p w14:paraId="111BCAB2" w14:textId="31E8ABC2" w:rsidR="00C70D81" w:rsidRDefault="0019733A" w:rsidP="0019733A">
      <w:pPr>
        <w:pStyle w:val="ListParagraph"/>
        <w:numPr>
          <w:ilvl w:val="0"/>
          <w:numId w:val="8"/>
        </w:numPr>
      </w:pPr>
      <w:r>
        <w:t>Focus on constant growth rather than immediate rewards.</w:t>
      </w:r>
    </w:p>
    <w:p w14:paraId="4612046C" w14:textId="1A4E3695" w:rsidR="0019733A" w:rsidRDefault="0019733A" w:rsidP="0019733A">
      <w:pPr>
        <w:pStyle w:val="ListParagraph"/>
        <w:numPr>
          <w:ilvl w:val="0"/>
          <w:numId w:val="8"/>
        </w:numPr>
      </w:pPr>
      <w:r>
        <w:t xml:space="preserve">Investing on Stocks requires knowledge about the company you are </w:t>
      </w:r>
      <w:r w:rsidR="00CB32DD">
        <w:t>investing and</w:t>
      </w:r>
      <w:r>
        <w:t xml:space="preserve"> understanding many circumstances </w:t>
      </w:r>
      <w:r w:rsidR="00CB32DD">
        <w:t>in which the company might be successful or not.</w:t>
      </w:r>
    </w:p>
    <w:p w14:paraId="4EEF1044" w14:textId="5EE3B4C3" w:rsidR="00CB32DD" w:rsidRDefault="00CB32DD" w:rsidP="0019733A">
      <w:pPr>
        <w:pStyle w:val="ListParagraph"/>
        <w:numPr>
          <w:ilvl w:val="0"/>
          <w:numId w:val="8"/>
        </w:numPr>
      </w:pPr>
      <w:r>
        <w:t xml:space="preserve">Never let your emotions to cloud your thoughts. </w:t>
      </w:r>
    </w:p>
    <w:p w14:paraId="609A75A1" w14:textId="1E046539" w:rsidR="005F4329" w:rsidRDefault="005F4329" w:rsidP="0019733A">
      <w:pPr>
        <w:pStyle w:val="ListParagraph"/>
        <w:numPr>
          <w:ilvl w:val="0"/>
          <w:numId w:val="8"/>
        </w:numPr>
      </w:pPr>
      <w:r>
        <w:t>Nobody can</w:t>
      </w:r>
      <w:r w:rsidR="001377E1">
        <w:t xml:space="preserve"> </w:t>
      </w:r>
      <w:r>
        <w:t xml:space="preserve">predict with 100% certainty the future. </w:t>
      </w:r>
    </w:p>
    <w:p w14:paraId="140202C6" w14:textId="639A0F9F" w:rsidR="00CB32DD" w:rsidRDefault="00CB32DD" w:rsidP="0019733A">
      <w:pPr>
        <w:pStyle w:val="ListParagraph"/>
        <w:numPr>
          <w:ilvl w:val="0"/>
          <w:numId w:val="8"/>
        </w:numPr>
      </w:pPr>
      <w:r>
        <w:t xml:space="preserve">Do not trust only one article or piece of information. Instead, gather as </w:t>
      </w:r>
      <w:r w:rsidR="001377E1">
        <w:t xml:space="preserve">much </w:t>
      </w:r>
      <w:r>
        <w:t xml:space="preserve">information </w:t>
      </w:r>
      <w:r w:rsidR="0042000D">
        <w:t xml:space="preserve">as </w:t>
      </w:r>
      <w:r>
        <w:t>possible.</w:t>
      </w:r>
    </w:p>
    <w:p w14:paraId="79A3545A" w14:textId="22AAA385" w:rsidR="00CB32DD" w:rsidRDefault="00CB32DD" w:rsidP="0019733A">
      <w:pPr>
        <w:pStyle w:val="ListParagraph"/>
        <w:numPr>
          <w:ilvl w:val="0"/>
          <w:numId w:val="8"/>
        </w:numPr>
      </w:pPr>
      <w:r>
        <w:t>Before trying an investment or a trading style, always research it</w:t>
      </w:r>
      <w:r w:rsidR="00554005">
        <w:t>, and start by paper trading</w:t>
      </w:r>
      <w:r>
        <w:t xml:space="preserve">. </w:t>
      </w:r>
    </w:p>
    <w:p w14:paraId="5D8D22D8" w14:textId="0A10FB05" w:rsidR="0019733A" w:rsidRDefault="00CB32DD" w:rsidP="00C70D81">
      <w:pPr>
        <w:pStyle w:val="ListParagraph"/>
        <w:numPr>
          <w:ilvl w:val="0"/>
          <w:numId w:val="8"/>
        </w:numPr>
      </w:pPr>
      <w:r>
        <w:t>Asses your risks and never invest money that you cannot afford to lose.</w:t>
      </w:r>
    </w:p>
    <w:p w14:paraId="487AA9B6" w14:textId="1789FB39" w:rsidR="00872138" w:rsidRDefault="00872138" w:rsidP="00C70D81">
      <w:pPr>
        <w:pStyle w:val="ListParagraph"/>
        <w:numPr>
          <w:ilvl w:val="0"/>
          <w:numId w:val="8"/>
        </w:numPr>
      </w:pPr>
      <w:r>
        <w:t>Diversification is key for an investor. The more money sources you have, the higher the likelihood of generating income.</w:t>
      </w:r>
    </w:p>
    <w:p w14:paraId="23778935" w14:textId="7FF52C85" w:rsidR="00872138" w:rsidRDefault="00872138" w:rsidP="00C70D81">
      <w:pPr>
        <w:pStyle w:val="ListParagraph"/>
        <w:numPr>
          <w:ilvl w:val="0"/>
          <w:numId w:val="8"/>
        </w:numPr>
      </w:pPr>
      <w:r>
        <w:t>Historically, the market always goes up. Therefore, long-term investments</w:t>
      </w:r>
      <w:r w:rsidR="0042000D">
        <w:t>,</w:t>
      </w:r>
      <w:r>
        <w:t xml:space="preserve"> if selected correctly, will generate a</w:t>
      </w:r>
      <w:r w:rsidR="0042000D">
        <w:t xml:space="preserve"> steady</w:t>
      </w:r>
      <w:r>
        <w:t xml:space="preserve"> return. </w:t>
      </w:r>
    </w:p>
    <w:p w14:paraId="7BB9F215" w14:textId="23EB4D32" w:rsidR="00826925" w:rsidRDefault="00826925" w:rsidP="00826925">
      <w:r>
        <w:t xml:space="preserve">Because they are always useful, here are some </w:t>
      </w:r>
      <w:r w:rsidRPr="00826925">
        <w:rPr>
          <w:b/>
          <w:u w:val="single"/>
        </w:rPr>
        <w:t>Pro-Tips</w:t>
      </w:r>
      <w:r>
        <w:t xml:space="preserve"> that are not directly related to stock trading, but are equally as important to success:</w:t>
      </w:r>
    </w:p>
    <w:p w14:paraId="14FD4445" w14:textId="3C7E10B1" w:rsidR="00826925" w:rsidRDefault="00826925" w:rsidP="00826925">
      <w:pPr>
        <w:pStyle w:val="ListParagraph"/>
        <w:numPr>
          <w:ilvl w:val="0"/>
          <w:numId w:val="10"/>
        </w:numPr>
      </w:pPr>
      <w:r>
        <w:t>Learn how to save money, every dollar not spent, is an extra dollar invested.</w:t>
      </w:r>
    </w:p>
    <w:p w14:paraId="72AEE4C4" w14:textId="0BF486B4" w:rsidR="00826925" w:rsidRDefault="00826925" w:rsidP="00826925">
      <w:pPr>
        <w:pStyle w:val="ListParagraph"/>
        <w:numPr>
          <w:ilvl w:val="0"/>
          <w:numId w:val="10"/>
        </w:numPr>
      </w:pPr>
      <w:r>
        <w:t xml:space="preserve">Pay all your debt. It doesn’t matter how much money you have saved, or how much money you have invested if you have debt. Debt increases a similar fashion as investments. So, similar </w:t>
      </w:r>
      <w:r w:rsidR="00554005">
        <w:t>on</w:t>
      </w:r>
      <w:r>
        <w:t xml:space="preserve"> how investments are better on the long-run. Debt is worse on the long-term. </w:t>
      </w:r>
    </w:p>
    <w:p w14:paraId="3A8B34D4" w14:textId="1CBF5A5E" w:rsidR="00826925" w:rsidRPr="005F4329" w:rsidRDefault="00826925" w:rsidP="00826925">
      <w:pPr>
        <w:pStyle w:val="ListParagraph"/>
        <w:numPr>
          <w:ilvl w:val="0"/>
          <w:numId w:val="10"/>
        </w:numPr>
      </w:pPr>
      <w:r>
        <w:t xml:space="preserve">Always keep in mind: </w:t>
      </w:r>
      <w:r w:rsidRPr="00826925">
        <w:rPr>
          <w:b/>
          <w:bCs/>
          <w:noProof/>
        </w:rPr>
        <w:t xml:space="preserve">Becoming financially independent comes from how you save and invest, not how much you make. </w:t>
      </w:r>
      <w:r>
        <w:rPr>
          <w:bCs/>
          <w:noProof/>
        </w:rPr>
        <w:t xml:space="preserve">Therefore, whatever your financial sitation might be </w:t>
      </w:r>
      <w:r w:rsidR="005F4329">
        <w:rPr>
          <w:bCs/>
          <w:noProof/>
        </w:rPr>
        <w:t>at this very moment, success can always be attained.</w:t>
      </w:r>
    </w:p>
    <w:p w14:paraId="09768C26" w14:textId="3F25BEA8" w:rsidR="00826925" w:rsidRDefault="005F4329" w:rsidP="00826925">
      <w:pPr>
        <w:pStyle w:val="ListParagraph"/>
        <w:numPr>
          <w:ilvl w:val="0"/>
          <w:numId w:val="10"/>
        </w:numPr>
      </w:pPr>
      <w:r>
        <w:t>Remember that investing has a certain “emotional” attachment to it that many people don’t recognize. Be smart on your decisions and rationalize them. Don’t let your pride make the decisions for you.</w:t>
      </w:r>
    </w:p>
    <w:p w14:paraId="26101052" w14:textId="3EE057A5" w:rsidR="005F4329" w:rsidRDefault="005F4329" w:rsidP="00826925">
      <w:pPr>
        <w:pStyle w:val="ListParagraph"/>
        <w:numPr>
          <w:ilvl w:val="0"/>
          <w:numId w:val="10"/>
        </w:numPr>
      </w:pPr>
      <w:r>
        <w:t xml:space="preserve">Keep reading about getting better. The more you know, the more value you can add to your wealth. Don’t be limited to learn only about investments, books about many topics can be helpful to develop new skills or new mentalities that will achieve your goals. </w:t>
      </w:r>
    </w:p>
    <w:p w14:paraId="3F8F2DE2" w14:textId="77777777" w:rsidR="00554005" w:rsidRPr="005F4329" w:rsidRDefault="00554005" w:rsidP="00554005"/>
    <w:p w14:paraId="426C4619" w14:textId="77777777" w:rsidR="00826925" w:rsidRDefault="00826925" w:rsidP="00826925"/>
    <w:p w14:paraId="5643E64E" w14:textId="77777777" w:rsidR="000D21AE" w:rsidRDefault="000D21AE" w:rsidP="000D21AE"/>
    <w:p w14:paraId="02E05796" w14:textId="1176B31C" w:rsidR="00C70D81" w:rsidRDefault="00656EDD" w:rsidP="00656EDD">
      <w:pPr>
        <w:pStyle w:val="Heading2"/>
      </w:pPr>
      <w:bookmarkStart w:id="751" w:name="_Toc10285487"/>
      <w:r>
        <w:t>Notes to consider:</w:t>
      </w:r>
      <w:bookmarkEnd w:id="751"/>
    </w:p>
    <w:p w14:paraId="11C1FC29" w14:textId="6EB6D7DC" w:rsidR="00CB32DD" w:rsidRPr="00CB32DD" w:rsidRDefault="00CB32DD" w:rsidP="00CB32DD">
      <w:pPr>
        <w:jc w:val="both"/>
      </w:pPr>
      <w:r>
        <w:t xml:space="preserve">Experienced investors might know that there are </w:t>
      </w:r>
      <w:r w:rsidRPr="00CB32DD">
        <w:rPr>
          <w:b/>
        </w:rPr>
        <w:t>financial ratios</w:t>
      </w:r>
      <w:r>
        <w:t xml:space="preserve"> and parameters that are often used into analyzing stocks. Some include: Beta, Price Earnings Ratio, Earnings Per Share, and many more. These are important tools that investors can use to understand stocks. However, </w:t>
      </w:r>
      <w:r w:rsidRPr="00CB32DD">
        <w:rPr>
          <w:b/>
        </w:rPr>
        <w:t>there is no value to calculating or looking at financial ratios if we don’t understand the market from a common-sense point of view first.</w:t>
      </w:r>
      <w:r>
        <w:t xml:space="preserve"> Throwing ratios and explaining them might seem like a provision of tools you</w:t>
      </w:r>
      <w:r w:rsidR="0042000D">
        <w:t xml:space="preserve"> need and must use</w:t>
      </w:r>
      <w:r>
        <w:t xml:space="preserve">. But ratios are tricky without the useful mentality and trend analysis we have described throughout this guide. All trading platforms and many online sources such as Yahoo Finance provide these financial ratios and parameters, but remember that to first understand the numbers, you need to understand where they come from. </w:t>
      </w:r>
      <w:r w:rsidR="0042000D">
        <w:t xml:space="preserve">Which is the key-learning objective of this guide. To create a common-sense mentality of how </w:t>
      </w:r>
      <w:proofErr w:type="gramStart"/>
      <w:r w:rsidR="001377E1">
        <w:t>stocks</w:t>
      </w:r>
      <w:proofErr w:type="gramEnd"/>
      <w:r w:rsidR="001377E1">
        <w:t xml:space="preserve"> </w:t>
      </w:r>
      <w:r w:rsidR="0042000D">
        <w:t xml:space="preserve">behave. </w:t>
      </w:r>
    </w:p>
    <w:p w14:paraId="404902E4" w14:textId="230C6821" w:rsidR="00ED09F2" w:rsidRDefault="00656EDD" w:rsidP="00656EDD">
      <w:pPr>
        <w:jc w:val="both"/>
      </w:pPr>
      <w:r>
        <w:t xml:space="preserve">If you are a first-time investor, it is important to know that any form of investment must be added to your Tax Return. This guide will not go over any details on taxes, but many early investors might forget or might not know that it is important to consider taxes when you invest. </w:t>
      </w:r>
    </w:p>
    <w:p w14:paraId="1A02A0B4" w14:textId="080E083E" w:rsidR="00B23AC0" w:rsidRDefault="00B23AC0" w:rsidP="005E2212">
      <w:pPr>
        <w:pStyle w:val="Heading2"/>
      </w:pPr>
      <w:bookmarkStart w:id="752" w:name="_Toc10285488"/>
      <w:r>
        <w:t>Suggested Readings</w:t>
      </w:r>
      <w:bookmarkEnd w:id="752"/>
    </w:p>
    <w:p w14:paraId="756C40BA" w14:textId="022D18E0" w:rsidR="00656EDD" w:rsidRPr="00656EDD" w:rsidRDefault="00C70D81" w:rsidP="003E6387">
      <w:pPr>
        <w:jc w:val="both"/>
        <w:rPr>
          <w:b/>
          <w:u w:val="single"/>
        </w:rPr>
      </w:pPr>
      <w:r>
        <w:t xml:space="preserve">This section is a list of many sources that are recommended to beginners and remember to keep learning. </w:t>
      </w:r>
      <w:r w:rsidR="005F4329">
        <w:t>One</w:t>
      </w:r>
      <w:r>
        <w:t xml:space="preserve"> key for success in the stock market is to always be open to learning and adapt to changes.</w:t>
      </w:r>
      <w:r w:rsidR="00656EDD">
        <w:t xml:space="preserve"> Regardless of the strategy you follow, always read, always try, and always learn. Thank you for reading this! Remember, </w:t>
      </w:r>
      <w:r w:rsidR="00656EDD" w:rsidRPr="00656EDD">
        <w:rPr>
          <w:b/>
          <w:u w:val="single"/>
        </w:rPr>
        <w:t>The Finale for th</w:t>
      </w:r>
      <w:r w:rsidR="00656EDD">
        <w:rPr>
          <w:b/>
          <w:u w:val="single"/>
        </w:rPr>
        <w:t>is</w:t>
      </w:r>
      <w:r w:rsidR="00656EDD" w:rsidRPr="00656EDD">
        <w:rPr>
          <w:b/>
          <w:u w:val="single"/>
        </w:rPr>
        <w:t xml:space="preserve"> Guide, </w:t>
      </w:r>
      <w:r w:rsidR="00656EDD">
        <w:rPr>
          <w:b/>
          <w:u w:val="single"/>
        </w:rPr>
        <w:t xml:space="preserve">is the </w:t>
      </w:r>
      <w:r w:rsidR="00656EDD" w:rsidRPr="00656EDD">
        <w:rPr>
          <w:b/>
          <w:u w:val="single"/>
        </w:rPr>
        <w:t xml:space="preserve">Beginning of </w:t>
      </w:r>
      <w:r w:rsidR="00554005">
        <w:rPr>
          <w:b/>
          <w:u w:val="single"/>
        </w:rPr>
        <w:t>Y</w:t>
      </w:r>
      <w:r w:rsidR="00656EDD" w:rsidRPr="00656EDD">
        <w:rPr>
          <w:b/>
          <w:u w:val="single"/>
        </w:rPr>
        <w:t>our</w:t>
      </w:r>
      <w:r w:rsidR="00554005">
        <w:rPr>
          <w:b/>
          <w:u w:val="single"/>
        </w:rPr>
        <w:t xml:space="preserve"> Growing</w:t>
      </w:r>
      <w:r w:rsidR="00656EDD" w:rsidRPr="00656EDD">
        <w:rPr>
          <w:b/>
          <w:u w:val="single"/>
        </w:rPr>
        <w:t xml:space="preserve"> Wealth</w:t>
      </w:r>
      <w:r w:rsidR="00656EDD">
        <w:rPr>
          <w:b/>
          <w:u w:val="single"/>
        </w:rPr>
        <w:t>.</w:t>
      </w:r>
      <w:r w:rsidR="00554005">
        <w:rPr>
          <w:b/>
          <w:u w:val="single"/>
        </w:rPr>
        <w:t xml:space="preserve"> The Seed has been planted. Now it is Your Turn to Grow it. </w:t>
      </w:r>
    </w:p>
    <w:p w14:paraId="47B9DADB" w14:textId="77777777" w:rsidR="00656EDD" w:rsidRPr="00656EDD" w:rsidRDefault="00656EDD" w:rsidP="00656EDD">
      <w:pPr>
        <w:pStyle w:val="ListParagraph"/>
        <w:numPr>
          <w:ilvl w:val="0"/>
          <w:numId w:val="7"/>
        </w:numPr>
        <w:rPr>
          <w:i/>
        </w:rPr>
      </w:pPr>
      <w:r w:rsidRPr="00656EDD">
        <w:rPr>
          <w:i/>
        </w:rPr>
        <w:t>Websites on Investing:</w:t>
      </w:r>
    </w:p>
    <w:p w14:paraId="7FF0AFC0" w14:textId="244ECF8D" w:rsidR="00656EDD" w:rsidRDefault="00656EDD" w:rsidP="00656EDD">
      <w:pPr>
        <w:pStyle w:val="ListParagraph"/>
        <w:numPr>
          <w:ilvl w:val="1"/>
          <w:numId w:val="7"/>
        </w:numPr>
      </w:pPr>
      <w:r>
        <w:t>Investopedia</w:t>
      </w:r>
    </w:p>
    <w:p w14:paraId="7E7D12C9" w14:textId="7E5C88CA" w:rsidR="0019733A" w:rsidRDefault="0019733A" w:rsidP="00656EDD">
      <w:pPr>
        <w:pStyle w:val="ListParagraph"/>
        <w:numPr>
          <w:ilvl w:val="1"/>
          <w:numId w:val="7"/>
        </w:numPr>
      </w:pPr>
      <w:r>
        <w:t>The Motley Fool</w:t>
      </w:r>
    </w:p>
    <w:p w14:paraId="199ABFBB" w14:textId="08D4A057" w:rsidR="0019733A" w:rsidRPr="00656EDD" w:rsidRDefault="0019733A" w:rsidP="0019733A">
      <w:pPr>
        <w:pStyle w:val="ListParagraph"/>
        <w:numPr>
          <w:ilvl w:val="1"/>
          <w:numId w:val="7"/>
        </w:numPr>
      </w:pPr>
      <w:r>
        <w:t>Yahoo Finance</w:t>
      </w:r>
    </w:p>
    <w:p w14:paraId="152D449A" w14:textId="4A630166" w:rsidR="00656EDD" w:rsidRPr="00656EDD" w:rsidRDefault="00656EDD" w:rsidP="00656EDD">
      <w:pPr>
        <w:pStyle w:val="ListParagraph"/>
        <w:numPr>
          <w:ilvl w:val="0"/>
          <w:numId w:val="7"/>
        </w:numPr>
        <w:rPr>
          <w:i/>
        </w:rPr>
      </w:pPr>
      <w:r w:rsidRPr="00656EDD">
        <w:rPr>
          <w:i/>
        </w:rPr>
        <w:t>Books on Investor Mentality:</w:t>
      </w:r>
    </w:p>
    <w:p w14:paraId="06417A10" w14:textId="70C6A035" w:rsidR="00656EDD" w:rsidRDefault="00656EDD" w:rsidP="00656EDD">
      <w:pPr>
        <w:pStyle w:val="ListParagraph"/>
        <w:numPr>
          <w:ilvl w:val="1"/>
          <w:numId w:val="7"/>
        </w:numPr>
      </w:pPr>
      <w:r>
        <w:t>How to Think like a Millionaire</w:t>
      </w:r>
      <w:r w:rsidR="0019733A">
        <w:t xml:space="preserve"> – Frank Fisher</w:t>
      </w:r>
    </w:p>
    <w:p w14:paraId="0EFCF3A3" w14:textId="36FB82C6" w:rsidR="005F4329" w:rsidRDefault="005F4329" w:rsidP="00656EDD">
      <w:pPr>
        <w:pStyle w:val="ListParagraph"/>
        <w:numPr>
          <w:ilvl w:val="1"/>
          <w:numId w:val="7"/>
        </w:numPr>
      </w:pPr>
      <w:r>
        <w:t xml:space="preserve">The Science of Getting Rich – Wallace D. Wattles </w:t>
      </w:r>
    </w:p>
    <w:p w14:paraId="4DA6D920" w14:textId="1AFE817D" w:rsidR="007375C4" w:rsidRDefault="00656EDD" w:rsidP="00656EDD">
      <w:pPr>
        <w:pStyle w:val="ListParagraph"/>
        <w:numPr>
          <w:ilvl w:val="0"/>
          <w:numId w:val="7"/>
        </w:numPr>
        <w:rPr>
          <w:i/>
        </w:rPr>
      </w:pPr>
      <w:r w:rsidRPr="00656EDD">
        <w:rPr>
          <w:i/>
        </w:rPr>
        <w:t>Initial Books on Other Trading Strategies:</w:t>
      </w:r>
      <w:r w:rsidR="00C70D81" w:rsidRPr="00656EDD">
        <w:rPr>
          <w:i/>
        </w:rPr>
        <w:t xml:space="preserve"> </w:t>
      </w:r>
    </w:p>
    <w:p w14:paraId="30BA472B" w14:textId="5FAE3242" w:rsidR="00DE3468" w:rsidRPr="0019733A" w:rsidRDefault="00DE3468" w:rsidP="00DE3468">
      <w:pPr>
        <w:pStyle w:val="ListParagraph"/>
        <w:numPr>
          <w:ilvl w:val="1"/>
          <w:numId w:val="7"/>
        </w:numPr>
      </w:pPr>
      <w:r w:rsidRPr="0019733A">
        <w:t>The Index Fund Solution – Richard E. Evans</w:t>
      </w:r>
    </w:p>
    <w:p w14:paraId="38CAF6F4" w14:textId="42C55872" w:rsidR="00DE3468" w:rsidRDefault="00DE3468" w:rsidP="00DE3468">
      <w:pPr>
        <w:pStyle w:val="ListParagraph"/>
        <w:numPr>
          <w:ilvl w:val="1"/>
          <w:numId w:val="7"/>
        </w:numPr>
      </w:pPr>
      <w:r w:rsidRPr="0019733A">
        <w:t xml:space="preserve">Penny Stocks for Dummies – </w:t>
      </w:r>
      <w:r w:rsidR="00ED09F2">
        <w:t>Peter Leeds</w:t>
      </w:r>
    </w:p>
    <w:p w14:paraId="513A1F26" w14:textId="07735605" w:rsidR="00872138" w:rsidRPr="0019733A" w:rsidRDefault="00872138" w:rsidP="00DE3468">
      <w:pPr>
        <w:pStyle w:val="ListParagraph"/>
        <w:numPr>
          <w:ilvl w:val="1"/>
          <w:numId w:val="7"/>
        </w:numPr>
      </w:pPr>
      <w:r>
        <w:t xml:space="preserve">How to Day Trade for a Living </w:t>
      </w:r>
      <w:r w:rsidRPr="0019733A">
        <w:t>–</w:t>
      </w:r>
      <w:r>
        <w:t xml:space="preserve"> Andrew Aziz </w:t>
      </w:r>
    </w:p>
    <w:p w14:paraId="3DCBC61A" w14:textId="7BAC7FD8" w:rsidR="00DE3468" w:rsidRPr="0019733A" w:rsidRDefault="00DE3468" w:rsidP="0019733A">
      <w:pPr>
        <w:pStyle w:val="ListParagraph"/>
        <w:numPr>
          <w:ilvl w:val="0"/>
          <w:numId w:val="7"/>
        </w:numPr>
        <w:rPr>
          <w:i/>
        </w:rPr>
      </w:pPr>
      <w:r>
        <w:rPr>
          <w:i/>
        </w:rPr>
        <w:t>Classics of Investing:</w:t>
      </w:r>
    </w:p>
    <w:p w14:paraId="25C556E6" w14:textId="6FEAFCFB" w:rsidR="0019733A" w:rsidRPr="0019733A" w:rsidRDefault="0019733A" w:rsidP="00DE3468">
      <w:pPr>
        <w:pStyle w:val="ListParagraph"/>
        <w:numPr>
          <w:ilvl w:val="1"/>
          <w:numId w:val="7"/>
        </w:numPr>
        <w:rPr>
          <w:i/>
        </w:rPr>
      </w:pPr>
      <w:r>
        <w:t>Business Adventures: Twelve Classic Tales from the World of Wall Street – John Brooks</w:t>
      </w:r>
    </w:p>
    <w:p w14:paraId="29157E8F" w14:textId="24F82E55" w:rsidR="0019733A" w:rsidRPr="0019733A" w:rsidRDefault="0019733A" w:rsidP="00DE3468">
      <w:pPr>
        <w:pStyle w:val="ListParagraph"/>
        <w:numPr>
          <w:ilvl w:val="1"/>
          <w:numId w:val="7"/>
        </w:numPr>
        <w:rPr>
          <w:i/>
        </w:rPr>
      </w:pPr>
      <w:r>
        <w:t>The Intelligent Investor: The Definitive Book on Value Investing – Benjamin Graham</w:t>
      </w:r>
    </w:p>
    <w:p w14:paraId="6016442D" w14:textId="7CAD0065" w:rsidR="0019733A" w:rsidRPr="0019733A" w:rsidRDefault="0019733A" w:rsidP="00DE3468">
      <w:pPr>
        <w:pStyle w:val="ListParagraph"/>
        <w:numPr>
          <w:ilvl w:val="1"/>
          <w:numId w:val="7"/>
        </w:numPr>
        <w:rPr>
          <w:i/>
        </w:rPr>
      </w:pPr>
      <w:r>
        <w:t>The Little Book of Common Sense Investing – John. C. Bogle</w:t>
      </w:r>
    </w:p>
    <w:p w14:paraId="2B830731" w14:textId="6145376B" w:rsidR="00A16AFC" w:rsidRPr="005F4329" w:rsidRDefault="0019733A" w:rsidP="005F4329">
      <w:pPr>
        <w:pStyle w:val="ListParagraph"/>
        <w:numPr>
          <w:ilvl w:val="1"/>
          <w:numId w:val="7"/>
        </w:numPr>
        <w:rPr>
          <w:i/>
        </w:rPr>
      </w:pPr>
      <w:r>
        <w:t xml:space="preserve">A Random Walk down Wall Street: The Time-tested Strategy for Successful Investing – Burton G. </w:t>
      </w:r>
      <w:proofErr w:type="spellStart"/>
      <w:r>
        <w:t>Malkiel</w:t>
      </w:r>
      <w:proofErr w:type="spellEnd"/>
    </w:p>
    <w:sectPr w:rsidR="00A16AFC" w:rsidRPr="005F4329" w:rsidSect="00E16E50">
      <w:footerReference w:type="default" r:id="rId36"/>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E352D7" w14:textId="77777777" w:rsidR="00C701AF" w:rsidRDefault="00C701AF" w:rsidP="00E1403D">
      <w:pPr>
        <w:spacing w:after="0" w:line="240" w:lineRule="auto"/>
      </w:pPr>
      <w:r>
        <w:separator/>
      </w:r>
    </w:p>
  </w:endnote>
  <w:endnote w:type="continuationSeparator" w:id="0">
    <w:p w14:paraId="2CF8782D" w14:textId="77777777" w:rsidR="00C701AF" w:rsidRDefault="00C701AF" w:rsidP="00E14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D0422" w14:textId="0B02D4F0" w:rsidR="00396208" w:rsidRDefault="00396208">
    <w:pPr>
      <w:spacing w:line="200" w:lineRule="exact"/>
    </w:pPr>
    <w:r>
      <w:rPr>
        <w:noProof/>
      </w:rPr>
      <mc:AlternateContent>
        <mc:Choice Requires="wps">
          <w:drawing>
            <wp:anchor distT="0" distB="0" distL="114300" distR="114300" simplePos="0" relativeHeight="251657728" behindDoc="1" locked="0" layoutInCell="1" allowOverlap="1" wp14:anchorId="27FC84F8" wp14:editId="4AFA9A6B">
              <wp:simplePos x="0" y="0"/>
              <wp:positionH relativeFrom="page">
                <wp:posOffset>6681470</wp:posOffset>
              </wp:positionH>
              <wp:positionV relativeFrom="page">
                <wp:posOffset>9258300</wp:posOffset>
              </wp:positionV>
              <wp:extent cx="203200" cy="177800"/>
              <wp:effectExtent l="4445" t="0" r="1905" b="317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5F576" w14:textId="77777777" w:rsidR="00396208" w:rsidRDefault="00396208">
                          <w:pPr>
                            <w:spacing w:line="260" w:lineRule="exact"/>
                            <w:ind w:left="40"/>
                            <w:rPr>
                              <w:szCs w:val="24"/>
                            </w:rPr>
                          </w:pPr>
                          <w:r>
                            <w:fldChar w:fldCharType="begin"/>
                          </w:r>
                          <w:r>
                            <w:rPr>
                              <w:szCs w:val="24"/>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FC84F8" id="_x0000_t202" coordsize="21600,21600" o:spt="202" path="m,l,21600r21600,l21600,xe">
              <v:stroke joinstyle="miter"/>
              <v:path gradientshapeok="t" o:connecttype="rect"/>
            </v:shapetype>
            <v:shape id="Text Box 45" o:spid="_x0000_s1055" type="#_x0000_t202" style="position:absolute;margin-left:526.1pt;margin-top:729pt;width:16pt;height:1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" filled="f" stroked="f">
              <v:textbox inset="0,0,0,0">
                <w:txbxContent>
                  <w:p w14:paraId="1D85F576" w14:textId="77777777" w:rsidR="00396208" w:rsidRDefault="00396208">
                    <w:pPr>
                      <w:spacing w:line="260" w:lineRule="exact"/>
                      <w:ind w:left="40"/>
                      <w:rPr>
                        <w:szCs w:val="24"/>
                      </w:rPr>
                    </w:pPr>
                    <w:r>
                      <w:fldChar w:fldCharType="begin"/>
                    </w:r>
                    <w:r>
                      <w:rPr>
                        <w:szCs w:val="24"/>
                      </w:rPr>
                      <w:instrText xml:space="preserve"> PAGE </w:instrText>
                    </w:r>
                    <w:r>
                      <w:fldChar w:fldCharType="separate"/>
                    </w:r>
                    <w: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8375516"/>
      <w:docPartObj>
        <w:docPartGallery w:val="Page Numbers (Bottom of Page)"/>
        <w:docPartUnique/>
      </w:docPartObj>
    </w:sdtPr>
    <w:sdtEndPr>
      <w:rPr>
        <w:noProof/>
      </w:rPr>
    </w:sdtEndPr>
    <w:sdtContent>
      <w:p w14:paraId="1DED4DF9" w14:textId="0D00CE1D" w:rsidR="00396208" w:rsidRDefault="0039620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FD0B10" w14:textId="77777777" w:rsidR="00396208" w:rsidRDefault="0039620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5B2DB0" w14:textId="77777777" w:rsidR="00C701AF" w:rsidRDefault="00C701AF" w:rsidP="00E1403D">
      <w:pPr>
        <w:spacing w:after="0" w:line="240" w:lineRule="auto"/>
      </w:pPr>
      <w:r>
        <w:separator/>
      </w:r>
    </w:p>
  </w:footnote>
  <w:footnote w:type="continuationSeparator" w:id="0">
    <w:p w14:paraId="489E0337" w14:textId="77777777" w:rsidR="00C701AF" w:rsidRDefault="00C701AF" w:rsidP="00E140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F1028"/>
    <w:multiLevelType w:val="hybridMultilevel"/>
    <w:tmpl w:val="085C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CA11AD"/>
    <w:multiLevelType w:val="hybridMultilevel"/>
    <w:tmpl w:val="7EBC6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C10638"/>
    <w:multiLevelType w:val="hybridMultilevel"/>
    <w:tmpl w:val="76A4D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945052"/>
    <w:multiLevelType w:val="hybridMultilevel"/>
    <w:tmpl w:val="4BBCB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300F83"/>
    <w:multiLevelType w:val="hybridMultilevel"/>
    <w:tmpl w:val="8B1A0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317298"/>
    <w:multiLevelType w:val="hybridMultilevel"/>
    <w:tmpl w:val="E760F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D349E8"/>
    <w:multiLevelType w:val="hybridMultilevel"/>
    <w:tmpl w:val="FE9A1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C6063A"/>
    <w:multiLevelType w:val="hybridMultilevel"/>
    <w:tmpl w:val="17487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1D7DD3"/>
    <w:multiLevelType w:val="hybridMultilevel"/>
    <w:tmpl w:val="9D16E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614139"/>
    <w:multiLevelType w:val="hybridMultilevel"/>
    <w:tmpl w:val="E6FA9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1D432A"/>
    <w:multiLevelType w:val="hybridMultilevel"/>
    <w:tmpl w:val="CF3823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7"/>
  </w:num>
  <w:num w:numId="4">
    <w:abstractNumId w:val="2"/>
  </w:num>
  <w:num w:numId="5">
    <w:abstractNumId w:val="3"/>
  </w:num>
  <w:num w:numId="6">
    <w:abstractNumId w:val="10"/>
  </w:num>
  <w:num w:numId="7">
    <w:abstractNumId w:val="9"/>
  </w:num>
  <w:num w:numId="8">
    <w:abstractNumId w:val="1"/>
  </w:num>
  <w:num w:numId="9">
    <w:abstractNumId w:val="0"/>
  </w:num>
  <w:num w:numId="10">
    <w:abstractNumId w:val="4"/>
  </w:num>
  <w:num w:numId="11">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ardo... Jacome..">
    <w15:presenceInfo w15:providerId="Windows Live" w15:userId="7c91d3085ead8abd"/>
  </w15:person>
  <w15:person w15:author="Ricardo Jacome">
    <w15:presenceInfo w15:providerId="None" w15:userId="Ricardo Jacom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124"/>
    <w:rsid w:val="0000164C"/>
    <w:rsid w:val="00006041"/>
    <w:rsid w:val="000217CB"/>
    <w:rsid w:val="0002592C"/>
    <w:rsid w:val="000376E1"/>
    <w:rsid w:val="00055D81"/>
    <w:rsid w:val="000653DC"/>
    <w:rsid w:val="0007066B"/>
    <w:rsid w:val="00072C8E"/>
    <w:rsid w:val="000735A4"/>
    <w:rsid w:val="000865FD"/>
    <w:rsid w:val="000A5C7D"/>
    <w:rsid w:val="000B1C51"/>
    <w:rsid w:val="000C00F1"/>
    <w:rsid w:val="000C51A6"/>
    <w:rsid w:val="000C6D71"/>
    <w:rsid w:val="000C72B5"/>
    <w:rsid w:val="000D21AE"/>
    <w:rsid w:val="000F58CD"/>
    <w:rsid w:val="000F7B97"/>
    <w:rsid w:val="00102124"/>
    <w:rsid w:val="0012639E"/>
    <w:rsid w:val="00135BBE"/>
    <w:rsid w:val="001377E1"/>
    <w:rsid w:val="0013786B"/>
    <w:rsid w:val="00145F77"/>
    <w:rsid w:val="001511B6"/>
    <w:rsid w:val="00156A50"/>
    <w:rsid w:val="00173E55"/>
    <w:rsid w:val="00186D9C"/>
    <w:rsid w:val="00191A86"/>
    <w:rsid w:val="0019733A"/>
    <w:rsid w:val="001A6F36"/>
    <w:rsid w:val="001C15EF"/>
    <w:rsid w:val="001D4ACB"/>
    <w:rsid w:val="001E4AF9"/>
    <w:rsid w:val="001E72AD"/>
    <w:rsid w:val="001F2D9D"/>
    <w:rsid w:val="002079CB"/>
    <w:rsid w:val="00216CAC"/>
    <w:rsid w:val="002178A3"/>
    <w:rsid w:val="00225FE2"/>
    <w:rsid w:val="00230422"/>
    <w:rsid w:val="00233194"/>
    <w:rsid w:val="002354FA"/>
    <w:rsid w:val="0024198B"/>
    <w:rsid w:val="002442BE"/>
    <w:rsid w:val="00252C74"/>
    <w:rsid w:val="00261551"/>
    <w:rsid w:val="002716A8"/>
    <w:rsid w:val="002850AF"/>
    <w:rsid w:val="002935AA"/>
    <w:rsid w:val="00294E22"/>
    <w:rsid w:val="002A0199"/>
    <w:rsid w:val="002A73F6"/>
    <w:rsid w:val="002B4038"/>
    <w:rsid w:val="002B750C"/>
    <w:rsid w:val="002C0493"/>
    <w:rsid w:val="002C0F74"/>
    <w:rsid w:val="002C3B1B"/>
    <w:rsid w:val="002C494B"/>
    <w:rsid w:val="002C75EC"/>
    <w:rsid w:val="002C7BE5"/>
    <w:rsid w:val="002D734E"/>
    <w:rsid w:val="002E3AB9"/>
    <w:rsid w:val="003064DA"/>
    <w:rsid w:val="0031590F"/>
    <w:rsid w:val="003242A8"/>
    <w:rsid w:val="00330568"/>
    <w:rsid w:val="00344574"/>
    <w:rsid w:val="00354376"/>
    <w:rsid w:val="00396208"/>
    <w:rsid w:val="003B195B"/>
    <w:rsid w:val="003C66E8"/>
    <w:rsid w:val="003C68F7"/>
    <w:rsid w:val="003D5412"/>
    <w:rsid w:val="003E6387"/>
    <w:rsid w:val="003F339A"/>
    <w:rsid w:val="003F4A63"/>
    <w:rsid w:val="00400363"/>
    <w:rsid w:val="0040689E"/>
    <w:rsid w:val="004114BF"/>
    <w:rsid w:val="0042000D"/>
    <w:rsid w:val="00423B03"/>
    <w:rsid w:val="00446233"/>
    <w:rsid w:val="00446DC6"/>
    <w:rsid w:val="00450EFF"/>
    <w:rsid w:val="00464F71"/>
    <w:rsid w:val="00466BEB"/>
    <w:rsid w:val="00466F62"/>
    <w:rsid w:val="004672F8"/>
    <w:rsid w:val="00482254"/>
    <w:rsid w:val="00486C08"/>
    <w:rsid w:val="0048764D"/>
    <w:rsid w:val="00493FA2"/>
    <w:rsid w:val="004A6564"/>
    <w:rsid w:val="004C0468"/>
    <w:rsid w:val="004C7EDB"/>
    <w:rsid w:val="004E5DCE"/>
    <w:rsid w:val="004E7033"/>
    <w:rsid w:val="004F64EB"/>
    <w:rsid w:val="005018BD"/>
    <w:rsid w:val="0050648A"/>
    <w:rsid w:val="005127D8"/>
    <w:rsid w:val="005200BB"/>
    <w:rsid w:val="00524624"/>
    <w:rsid w:val="00533BCB"/>
    <w:rsid w:val="00543FEC"/>
    <w:rsid w:val="00552B5E"/>
    <w:rsid w:val="00554005"/>
    <w:rsid w:val="005732AF"/>
    <w:rsid w:val="00576D8B"/>
    <w:rsid w:val="005869FE"/>
    <w:rsid w:val="005912BD"/>
    <w:rsid w:val="005A6EFC"/>
    <w:rsid w:val="005C69DA"/>
    <w:rsid w:val="005E2212"/>
    <w:rsid w:val="005E66B3"/>
    <w:rsid w:val="005F4329"/>
    <w:rsid w:val="00602E66"/>
    <w:rsid w:val="00611404"/>
    <w:rsid w:val="00617EBC"/>
    <w:rsid w:val="00624635"/>
    <w:rsid w:val="006437D4"/>
    <w:rsid w:val="00656EDD"/>
    <w:rsid w:val="0066404C"/>
    <w:rsid w:val="0069355C"/>
    <w:rsid w:val="00697961"/>
    <w:rsid w:val="006A1DB9"/>
    <w:rsid w:val="006A4255"/>
    <w:rsid w:val="006A7F43"/>
    <w:rsid w:val="006B26E9"/>
    <w:rsid w:val="006B6BE8"/>
    <w:rsid w:val="006C257F"/>
    <w:rsid w:val="006D1AB0"/>
    <w:rsid w:val="0072334B"/>
    <w:rsid w:val="007375C4"/>
    <w:rsid w:val="007512A0"/>
    <w:rsid w:val="00753A05"/>
    <w:rsid w:val="007676E3"/>
    <w:rsid w:val="007731C6"/>
    <w:rsid w:val="0077339A"/>
    <w:rsid w:val="00791401"/>
    <w:rsid w:val="00797F8C"/>
    <w:rsid w:val="007A0236"/>
    <w:rsid w:val="007B48FE"/>
    <w:rsid w:val="007F02D3"/>
    <w:rsid w:val="007F30C0"/>
    <w:rsid w:val="00803FBB"/>
    <w:rsid w:val="00813BB0"/>
    <w:rsid w:val="00826900"/>
    <w:rsid w:val="00826925"/>
    <w:rsid w:val="00840931"/>
    <w:rsid w:val="00844B25"/>
    <w:rsid w:val="00846131"/>
    <w:rsid w:val="00855020"/>
    <w:rsid w:val="00864FAB"/>
    <w:rsid w:val="00872138"/>
    <w:rsid w:val="00872E37"/>
    <w:rsid w:val="00874B60"/>
    <w:rsid w:val="00880528"/>
    <w:rsid w:val="008805E8"/>
    <w:rsid w:val="008A7EBA"/>
    <w:rsid w:val="008B3CF2"/>
    <w:rsid w:val="008B49BC"/>
    <w:rsid w:val="008C4649"/>
    <w:rsid w:val="008F3E05"/>
    <w:rsid w:val="008F745E"/>
    <w:rsid w:val="00911B39"/>
    <w:rsid w:val="00923AED"/>
    <w:rsid w:val="00925448"/>
    <w:rsid w:val="00926D01"/>
    <w:rsid w:val="009430BD"/>
    <w:rsid w:val="00951430"/>
    <w:rsid w:val="00962C80"/>
    <w:rsid w:val="00970FA1"/>
    <w:rsid w:val="00973ED9"/>
    <w:rsid w:val="009859AD"/>
    <w:rsid w:val="009A1971"/>
    <w:rsid w:val="009B001C"/>
    <w:rsid w:val="009B0C8E"/>
    <w:rsid w:val="009C43CD"/>
    <w:rsid w:val="009D7AF5"/>
    <w:rsid w:val="009F7D72"/>
    <w:rsid w:val="00A01BAA"/>
    <w:rsid w:val="00A02C22"/>
    <w:rsid w:val="00A02E2C"/>
    <w:rsid w:val="00A111CF"/>
    <w:rsid w:val="00A16AFC"/>
    <w:rsid w:val="00A271F5"/>
    <w:rsid w:val="00A40B8A"/>
    <w:rsid w:val="00A46CF8"/>
    <w:rsid w:val="00A631B9"/>
    <w:rsid w:val="00A71BD8"/>
    <w:rsid w:val="00A71C74"/>
    <w:rsid w:val="00A97479"/>
    <w:rsid w:val="00AA7C48"/>
    <w:rsid w:val="00AB3B11"/>
    <w:rsid w:val="00AB7DAD"/>
    <w:rsid w:val="00AC039B"/>
    <w:rsid w:val="00AC3FE7"/>
    <w:rsid w:val="00AC771C"/>
    <w:rsid w:val="00B018AC"/>
    <w:rsid w:val="00B05BE1"/>
    <w:rsid w:val="00B15306"/>
    <w:rsid w:val="00B21847"/>
    <w:rsid w:val="00B22A70"/>
    <w:rsid w:val="00B23AC0"/>
    <w:rsid w:val="00B27216"/>
    <w:rsid w:val="00B30C1A"/>
    <w:rsid w:val="00B42718"/>
    <w:rsid w:val="00B61D95"/>
    <w:rsid w:val="00B66DCD"/>
    <w:rsid w:val="00B77B3B"/>
    <w:rsid w:val="00B80A0C"/>
    <w:rsid w:val="00B914BF"/>
    <w:rsid w:val="00B92054"/>
    <w:rsid w:val="00B94A8D"/>
    <w:rsid w:val="00BA29DF"/>
    <w:rsid w:val="00BA3C03"/>
    <w:rsid w:val="00BA6D5E"/>
    <w:rsid w:val="00BB0782"/>
    <w:rsid w:val="00BC0BC2"/>
    <w:rsid w:val="00BD019E"/>
    <w:rsid w:val="00BD785B"/>
    <w:rsid w:val="00BF6772"/>
    <w:rsid w:val="00BF7252"/>
    <w:rsid w:val="00C00928"/>
    <w:rsid w:val="00C10F94"/>
    <w:rsid w:val="00C15B5A"/>
    <w:rsid w:val="00C21172"/>
    <w:rsid w:val="00C2238E"/>
    <w:rsid w:val="00C31E52"/>
    <w:rsid w:val="00C33FB1"/>
    <w:rsid w:val="00C36FE1"/>
    <w:rsid w:val="00C51DE2"/>
    <w:rsid w:val="00C608BA"/>
    <w:rsid w:val="00C6232A"/>
    <w:rsid w:val="00C701AF"/>
    <w:rsid w:val="00C70D81"/>
    <w:rsid w:val="00C7740E"/>
    <w:rsid w:val="00C8050E"/>
    <w:rsid w:val="00CB32DD"/>
    <w:rsid w:val="00CB35D4"/>
    <w:rsid w:val="00CC1F83"/>
    <w:rsid w:val="00CD063C"/>
    <w:rsid w:val="00CD4BC1"/>
    <w:rsid w:val="00CD7151"/>
    <w:rsid w:val="00CD7F87"/>
    <w:rsid w:val="00CE6DA3"/>
    <w:rsid w:val="00CF08E4"/>
    <w:rsid w:val="00CF47FB"/>
    <w:rsid w:val="00D02743"/>
    <w:rsid w:val="00D0668D"/>
    <w:rsid w:val="00D11F82"/>
    <w:rsid w:val="00D14D17"/>
    <w:rsid w:val="00D15137"/>
    <w:rsid w:val="00D252CB"/>
    <w:rsid w:val="00D306B7"/>
    <w:rsid w:val="00D30852"/>
    <w:rsid w:val="00D43270"/>
    <w:rsid w:val="00D4614C"/>
    <w:rsid w:val="00D51CD0"/>
    <w:rsid w:val="00D53E58"/>
    <w:rsid w:val="00D5630E"/>
    <w:rsid w:val="00D622EB"/>
    <w:rsid w:val="00D65666"/>
    <w:rsid w:val="00D6609D"/>
    <w:rsid w:val="00D66C1A"/>
    <w:rsid w:val="00D66D77"/>
    <w:rsid w:val="00D71A4A"/>
    <w:rsid w:val="00D75909"/>
    <w:rsid w:val="00D81D8B"/>
    <w:rsid w:val="00D91E74"/>
    <w:rsid w:val="00DA3180"/>
    <w:rsid w:val="00DB6593"/>
    <w:rsid w:val="00DC43C7"/>
    <w:rsid w:val="00DD4346"/>
    <w:rsid w:val="00DE3468"/>
    <w:rsid w:val="00DF3E2B"/>
    <w:rsid w:val="00DF54CB"/>
    <w:rsid w:val="00E1403D"/>
    <w:rsid w:val="00E16E50"/>
    <w:rsid w:val="00E20991"/>
    <w:rsid w:val="00E30327"/>
    <w:rsid w:val="00E35959"/>
    <w:rsid w:val="00E359AA"/>
    <w:rsid w:val="00E4407F"/>
    <w:rsid w:val="00E5230D"/>
    <w:rsid w:val="00EA609F"/>
    <w:rsid w:val="00EB0925"/>
    <w:rsid w:val="00ED032A"/>
    <w:rsid w:val="00ED09F2"/>
    <w:rsid w:val="00EF71F8"/>
    <w:rsid w:val="00F11F6C"/>
    <w:rsid w:val="00F32272"/>
    <w:rsid w:val="00F4078C"/>
    <w:rsid w:val="00F43A33"/>
    <w:rsid w:val="00F54EE4"/>
    <w:rsid w:val="00F57E36"/>
    <w:rsid w:val="00F62596"/>
    <w:rsid w:val="00F67150"/>
    <w:rsid w:val="00F746E6"/>
    <w:rsid w:val="00F92DB5"/>
    <w:rsid w:val="00FA54FD"/>
    <w:rsid w:val="00FB138C"/>
    <w:rsid w:val="00FB2F7D"/>
    <w:rsid w:val="00FC3728"/>
    <w:rsid w:val="00FE3AE5"/>
    <w:rsid w:val="00FF2942"/>
    <w:rsid w:val="6F6A63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2D2AA"/>
  <w15:chartTrackingRefBased/>
  <w15:docId w15:val="{093F6A82-E722-4C03-A30C-CD665F755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E2B"/>
    <w:rPr>
      <w:rFonts w:ascii="Times New Roman" w:hAnsi="Times New Roman"/>
      <w:sz w:val="24"/>
    </w:rPr>
  </w:style>
  <w:style w:type="paragraph" w:styleId="Heading1">
    <w:name w:val="heading 1"/>
    <w:basedOn w:val="Normal"/>
    <w:next w:val="Normal"/>
    <w:link w:val="Heading1Char"/>
    <w:uiPriority w:val="9"/>
    <w:qFormat/>
    <w:rsid w:val="000D21AE"/>
    <w:pPr>
      <w:keepNext/>
      <w:keepLines/>
      <w:spacing w:before="240" w:after="0"/>
      <w:outlineLvl w:val="0"/>
    </w:pPr>
    <w:rPr>
      <w:rFonts w:eastAsiaTheme="majorEastAsia" w:cstheme="majorBidi"/>
      <w:b/>
      <w:color w:val="009999"/>
      <w:sz w:val="44"/>
      <w:szCs w:val="32"/>
    </w:rPr>
  </w:style>
  <w:style w:type="paragraph" w:styleId="Heading2">
    <w:name w:val="heading 2"/>
    <w:basedOn w:val="Normal"/>
    <w:next w:val="Normal"/>
    <w:link w:val="Heading2Char"/>
    <w:uiPriority w:val="9"/>
    <w:unhideWhenUsed/>
    <w:qFormat/>
    <w:rsid w:val="00B914BF"/>
    <w:pPr>
      <w:keepNext/>
      <w:keepLines/>
      <w:spacing w:before="40" w:after="0"/>
      <w:outlineLvl w:val="1"/>
    </w:pPr>
    <w:rPr>
      <w:rFonts w:eastAsiaTheme="majorEastAsia" w:cstheme="majorBidi"/>
      <w:b/>
      <w:color w:val="0099CC"/>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1AE"/>
    <w:rPr>
      <w:rFonts w:ascii="Times New Roman" w:eastAsiaTheme="majorEastAsia" w:hAnsi="Times New Roman" w:cstheme="majorBidi"/>
      <w:b/>
      <w:color w:val="009999"/>
      <w:sz w:val="44"/>
      <w:szCs w:val="32"/>
    </w:rPr>
  </w:style>
  <w:style w:type="character" w:customStyle="1" w:styleId="Heading2Char">
    <w:name w:val="Heading 2 Char"/>
    <w:basedOn w:val="DefaultParagraphFont"/>
    <w:link w:val="Heading2"/>
    <w:uiPriority w:val="9"/>
    <w:rsid w:val="00B914BF"/>
    <w:rPr>
      <w:rFonts w:ascii="Times New Roman" w:eastAsiaTheme="majorEastAsia" w:hAnsi="Times New Roman" w:cstheme="majorBidi"/>
      <w:b/>
      <w:color w:val="0099CC"/>
      <w:sz w:val="32"/>
      <w:szCs w:val="26"/>
    </w:rPr>
  </w:style>
  <w:style w:type="character" w:styleId="PlaceholderText">
    <w:name w:val="Placeholder Text"/>
    <w:basedOn w:val="DefaultParagraphFont"/>
    <w:uiPriority w:val="99"/>
    <w:semiHidden/>
    <w:rsid w:val="0069355C"/>
    <w:rPr>
      <w:color w:val="808080"/>
    </w:rPr>
  </w:style>
  <w:style w:type="paragraph" w:styleId="TOCHeading">
    <w:name w:val="TOC Heading"/>
    <w:basedOn w:val="Heading1"/>
    <w:next w:val="Normal"/>
    <w:uiPriority w:val="39"/>
    <w:unhideWhenUsed/>
    <w:qFormat/>
    <w:rsid w:val="00E1403D"/>
    <w:pPr>
      <w:outlineLvl w:val="9"/>
    </w:pPr>
    <w:rPr>
      <w:b w:val="0"/>
      <w:sz w:val="32"/>
    </w:rPr>
  </w:style>
  <w:style w:type="paragraph" w:styleId="TOC1">
    <w:name w:val="toc 1"/>
    <w:basedOn w:val="Normal"/>
    <w:next w:val="Normal"/>
    <w:autoRedefine/>
    <w:uiPriority w:val="39"/>
    <w:unhideWhenUsed/>
    <w:rsid w:val="00E1403D"/>
    <w:pPr>
      <w:spacing w:after="100"/>
    </w:pPr>
  </w:style>
  <w:style w:type="paragraph" w:styleId="TOC2">
    <w:name w:val="toc 2"/>
    <w:basedOn w:val="Normal"/>
    <w:next w:val="Normal"/>
    <w:autoRedefine/>
    <w:uiPriority w:val="39"/>
    <w:unhideWhenUsed/>
    <w:rsid w:val="00E1403D"/>
    <w:pPr>
      <w:spacing w:after="100"/>
      <w:ind w:left="240"/>
    </w:pPr>
  </w:style>
  <w:style w:type="character" w:styleId="Hyperlink">
    <w:name w:val="Hyperlink"/>
    <w:basedOn w:val="DefaultParagraphFont"/>
    <w:uiPriority w:val="99"/>
    <w:unhideWhenUsed/>
    <w:rsid w:val="00E1403D"/>
    <w:rPr>
      <w:color w:val="0563C1" w:themeColor="hyperlink"/>
      <w:u w:val="single"/>
    </w:rPr>
  </w:style>
  <w:style w:type="paragraph" w:styleId="Header">
    <w:name w:val="header"/>
    <w:basedOn w:val="Normal"/>
    <w:link w:val="HeaderChar"/>
    <w:uiPriority w:val="99"/>
    <w:unhideWhenUsed/>
    <w:rsid w:val="00E140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403D"/>
    <w:rPr>
      <w:rFonts w:ascii="Times New Roman" w:hAnsi="Times New Roman"/>
      <w:sz w:val="24"/>
    </w:rPr>
  </w:style>
  <w:style w:type="paragraph" w:styleId="Footer">
    <w:name w:val="footer"/>
    <w:basedOn w:val="Normal"/>
    <w:link w:val="FooterChar"/>
    <w:uiPriority w:val="99"/>
    <w:unhideWhenUsed/>
    <w:rsid w:val="00E140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403D"/>
    <w:rPr>
      <w:rFonts w:ascii="Times New Roman" w:hAnsi="Times New Roman"/>
      <w:sz w:val="24"/>
    </w:rPr>
  </w:style>
  <w:style w:type="paragraph" w:styleId="ListParagraph">
    <w:name w:val="List Paragraph"/>
    <w:basedOn w:val="Normal"/>
    <w:uiPriority w:val="34"/>
    <w:qFormat/>
    <w:rsid w:val="00617EBC"/>
    <w:pPr>
      <w:ind w:left="720"/>
      <w:contextualSpacing/>
    </w:pPr>
  </w:style>
  <w:style w:type="character" w:styleId="UnresolvedMention">
    <w:name w:val="Unresolved Mention"/>
    <w:basedOn w:val="DefaultParagraphFont"/>
    <w:uiPriority w:val="99"/>
    <w:semiHidden/>
    <w:unhideWhenUsed/>
    <w:rsid w:val="007375C4"/>
    <w:rPr>
      <w:color w:val="605E5C"/>
      <w:shd w:val="clear" w:color="auto" w:fill="E1DFDD"/>
    </w:rPr>
  </w:style>
  <w:style w:type="character" w:styleId="CommentReference">
    <w:name w:val="annotation reference"/>
    <w:basedOn w:val="DefaultParagraphFont"/>
    <w:uiPriority w:val="99"/>
    <w:semiHidden/>
    <w:unhideWhenUsed/>
    <w:rsid w:val="00B61D95"/>
    <w:rPr>
      <w:sz w:val="16"/>
      <w:szCs w:val="16"/>
    </w:rPr>
  </w:style>
  <w:style w:type="paragraph" w:styleId="CommentText">
    <w:name w:val="annotation text"/>
    <w:basedOn w:val="Normal"/>
    <w:link w:val="CommentTextChar"/>
    <w:uiPriority w:val="99"/>
    <w:semiHidden/>
    <w:unhideWhenUsed/>
    <w:rsid w:val="00B61D95"/>
    <w:pPr>
      <w:spacing w:after="0" w:line="240" w:lineRule="auto"/>
    </w:pPr>
    <w:rPr>
      <w:rFonts w:eastAsia="Times New Roman" w:cs="Times New Roman"/>
      <w:sz w:val="20"/>
      <w:szCs w:val="20"/>
    </w:rPr>
  </w:style>
  <w:style w:type="character" w:customStyle="1" w:styleId="CommentTextChar">
    <w:name w:val="Comment Text Char"/>
    <w:basedOn w:val="DefaultParagraphFont"/>
    <w:link w:val="CommentText"/>
    <w:uiPriority w:val="99"/>
    <w:semiHidden/>
    <w:rsid w:val="00B61D95"/>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B61D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1D95"/>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631B9"/>
    <w:pPr>
      <w:spacing w:after="160"/>
    </w:pPr>
    <w:rPr>
      <w:rFonts w:eastAsiaTheme="minorHAnsi" w:cstheme="minorBidi"/>
      <w:b/>
      <w:bCs/>
    </w:rPr>
  </w:style>
  <w:style w:type="character" w:customStyle="1" w:styleId="CommentSubjectChar">
    <w:name w:val="Comment Subject Char"/>
    <w:basedOn w:val="CommentTextChar"/>
    <w:link w:val="CommentSubject"/>
    <w:uiPriority w:val="99"/>
    <w:semiHidden/>
    <w:rsid w:val="00A631B9"/>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168381">
      <w:bodyDiv w:val="1"/>
      <w:marLeft w:val="0"/>
      <w:marRight w:val="0"/>
      <w:marTop w:val="0"/>
      <w:marBottom w:val="0"/>
      <w:divBdr>
        <w:top w:val="none" w:sz="0" w:space="0" w:color="auto"/>
        <w:left w:val="none" w:sz="0" w:space="0" w:color="auto"/>
        <w:bottom w:val="none" w:sz="0" w:space="0" w:color="auto"/>
        <w:right w:val="none" w:sz="0" w:space="0" w:color="auto"/>
      </w:divBdr>
    </w:div>
    <w:div w:id="67580877">
      <w:bodyDiv w:val="1"/>
      <w:marLeft w:val="0"/>
      <w:marRight w:val="0"/>
      <w:marTop w:val="0"/>
      <w:marBottom w:val="0"/>
      <w:divBdr>
        <w:top w:val="none" w:sz="0" w:space="0" w:color="auto"/>
        <w:left w:val="none" w:sz="0" w:space="0" w:color="auto"/>
        <w:bottom w:val="none" w:sz="0" w:space="0" w:color="auto"/>
        <w:right w:val="none" w:sz="0" w:space="0" w:color="auto"/>
      </w:divBdr>
    </w:div>
    <w:div w:id="121776340">
      <w:bodyDiv w:val="1"/>
      <w:marLeft w:val="0"/>
      <w:marRight w:val="0"/>
      <w:marTop w:val="0"/>
      <w:marBottom w:val="0"/>
      <w:divBdr>
        <w:top w:val="none" w:sz="0" w:space="0" w:color="auto"/>
        <w:left w:val="none" w:sz="0" w:space="0" w:color="auto"/>
        <w:bottom w:val="none" w:sz="0" w:space="0" w:color="auto"/>
        <w:right w:val="none" w:sz="0" w:space="0" w:color="auto"/>
      </w:divBdr>
    </w:div>
    <w:div w:id="218589502">
      <w:bodyDiv w:val="1"/>
      <w:marLeft w:val="0"/>
      <w:marRight w:val="0"/>
      <w:marTop w:val="0"/>
      <w:marBottom w:val="0"/>
      <w:divBdr>
        <w:top w:val="none" w:sz="0" w:space="0" w:color="auto"/>
        <w:left w:val="none" w:sz="0" w:space="0" w:color="auto"/>
        <w:bottom w:val="none" w:sz="0" w:space="0" w:color="auto"/>
        <w:right w:val="none" w:sz="0" w:space="0" w:color="auto"/>
      </w:divBdr>
    </w:div>
    <w:div w:id="439299966">
      <w:bodyDiv w:val="1"/>
      <w:marLeft w:val="0"/>
      <w:marRight w:val="0"/>
      <w:marTop w:val="0"/>
      <w:marBottom w:val="0"/>
      <w:divBdr>
        <w:top w:val="none" w:sz="0" w:space="0" w:color="auto"/>
        <w:left w:val="none" w:sz="0" w:space="0" w:color="auto"/>
        <w:bottom w:val="none" w:sz="0" w:space="0" w:color="auto"/>
        <w:right w:val="none" w:sz="0" w:space="0" w:color="auto"/>
      </w:divBdr>
    </w:div>
    <w:div w:id="594247646">
      <w:bodyDiv w:val="1"/>
      <w:marLeft w:val="0"/>
      <w:marRight w:val="0"/>
      <w:marTop w:val="0"/>
      <w:marBottom w:val="0"/>
      <w:divBdr>
        <w:top w:val="none" w:sz="0" w:space="0" w:color="auto"/>
        <w:left w:val="none" w:sz="0" w:space="0" w:color="auto"/>
        <w:bottom w:val="none" w:sz="0" w:space="0" w:color="auto"/>
        <w:right w:val="none" w:sz="0" w:space="0" w:color="auto"/>
      </w:divBdr>
    </w:div>
    <w:div w:id="1635402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b:Source>
    <b:Tag>Placeholder1</b:Tag>
    <b:SourceType>Book</b:SourceType>
    <b:Guid>{2CDD21FF-C1BE-4402-956A-94578CF932CA}</b:Guid>
    <b:RefOrder>2</b:RefOrder>
  </b:Source>
  <b:Source>
    <b:Tag>Placeholder2</b:Tag>
    <b:SourceType>Book</b:SourceType>
    <b:Guid>{DC3FD0DB-617B-4840-9B80-451D82025562}</b:Guid>
    <b:RefOrder>3</b:RefOrder>
  </b:Source>
  <b:Source>
    <b:Tag>Placeholder3</b:Tag>
    <b:SourceType>Book</b:SourceType>
    <b:Guid>{873FD84A-01BA-4B34-92E3-B17BB529F683}</b:Guid>
    <b:RefOrder>1</b:RefOrder>
  </b:Source>
</b:Sources>
</file>

<file path=customXml/itemProps1.xml><?xml version="1.0" encoding="utf-8"?>
<ds:datastoreItem xmlns:ds="http://schemas.openxmlformats.org/officeDocument/2006/customXml" ds:itemID="{07907131-3768-46E9-A544-24AE52C27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1136</TotalTime>
  <Pages>37</Pages>
  <Words>12645</Words>
  <Characters>72079</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Jacome..</dc:creator>
  <cp:keywords/>
  <dc:description/>
  <cp:lastModifiedBy>Ricardo... Jacome..</cp:lastModifiedBy>
  <cp:revision>27</cp:revision>
  <cp:lastPrinted>2019-05-26T18:43:00Z</cp:lastPrinted>
  <dcterms:created xsi:type="dcterms:W3CDTF">2018-11-25T07:36:00Z</dcterms:created>
  <dcterms:modified xsi:type="dcterms:W3CDTF">2019-06-01T21:33:00Z</dcterms:modified>
</cp:coreProperties>
</file>