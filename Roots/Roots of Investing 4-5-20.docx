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8D6A16" w:rsidRPr="00554005" w:rsidRDefault="008D6A16"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D6A16" w:rsidRDefault="008D6A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8D6A16" w:rsidRPr="00554005" w:rsidRDefault="008D6A16"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8D6A16" w:rsidRDefault="008D6A16"/>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8D6A16" w:rsidRPr="00554005" w:rsidRDefault="008D6A16"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D6A16" w:rsidRPr="00554005" w:rsidRDefault="008D6A16"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D6A16" w:rsidRPr="00554005" w:rsidRDefault="008D6A16" w:rsidP="00C31E52">
                            <w:pPr>
                              <w:jc w:val="center"/>
                              <w:rPr>
                                <w:b/>
                                <w:sz w:val="40"/>
                                <w:szCs w:val="40"/>
                              </w:rPr>
                            </w:pPr>
                          </w:p>
                          <w:p w14:paraId="58F01DED" w14:textId="77777777" w:rsidR="008D6A16" w:rsidRPr="00554005" w:rsidRDefault="008D6A16"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D6A16" w:rsidRDefault="008D6A16"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8D6A16" w:rsidRPr="00554005" w:rsidRDefault="008D6A16"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8D6A16" w:rsidRPr="00554005" w:rsidRDefault="008D6A16"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8D6A16" w:rsidRPr="00554005" w:rsidRDefault="008D6A16" w:rsidP="00C31E52">
                      <w:pPr>
                        <w:jc w:val="center"/>
                        <w:rPr>
                          <w:b/>
                          <w:sz w:val="40"/>
                          <w:szCs w:val="40"/>
                        </w:rPr>
                      </w:pPr>
                    </w:p>
                    <w:p w14:paraId="58F01DED" w14:textId="77777777" w:rsidR="008D6A16" w:rsidRPr="00554005" w:rsidRDefault="008D6A16"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8D6A16" w:rsidRDefault="008D6A16"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6365D253"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F32272">
              <w:rPr>
                <w:noProof/>
                <w:webHidden/>
              </w:rPr>
              <w:t>8</w:t>
            </w:r>
            <w:r w:rsidR="00F32272">
              <w:rPr>
                <w:noProof/>
                <w:webHidden/>
              </w:rPr>
              <w:fldChar w:fldCharType="end"/>
            </w:r>
          </w:hyperlink>
        </w:p>
        <w:p w14:paraId="473021AC" w14:textId="22F01ABA" w:rsidR="00F32272" w:rsidRDefault="008D6A16">
          <w:pPr>
            <w:pStyle w:val="TOC1"/>
            <w:tabs>
              <w:tab w:val="right" w:leader="dot" w:pos="9570"/>
            </w:tabs>
            <w:rPr>
              <w:rFonts w:asciiTheme="minorHAnsi" w:eastAsiaTheme="minorEastAsia" w:hAnsiTheme="minorHAnsi"/>
              <w:noProof/>
              <w:sz w:val="22"/>
            </w:rPr>
          </w:pPr>
          <w:hyperlink w:anchor="_Toc10285463" w:history="1">
            <w:r w:rsidR="00F32272" w:rsidRPr="00630FBC">
              <w:rPr>
                <w:rStyle w:val="Hyperlink"/>
                <w:noProof/>
              </w:rPr>
              <w:t>Overview</w:t>
            </w:r>
            <w:r w:rsidR="00F32272">
              <w:rPr>
                <w:noProof/>
                <w:webHidden/>
              </w:rPr>
              <w:tab/>
            </w:r>
            <w:r w:rsidR="00F32272">
              <w:rPr>
                <w:noProof/>
                <w:webHidden/>
              </w:rPr>
              <w:fldChar w:fldCharType="begin"/>
            </w:r>
            <w:r w:rsidR="00F32272">
              <w:rPr>
                <w:noProof/>
                <w:webHidden/>
              </w:rPr>
              <w:instrText xml:space="preserve"> PAGEREF _Toc10285463 \h </w:instrText>
            </w:r>
            <w:r w:rsidR="00F32272">
              <w:rPr>
                <w:noProof/>
                <w:webHidden/>
              </w:rPr>
            </w:r>
            <w:r w:rsidR="00F32272">
              <w:rPr>
                <w:noProof/>
                <w:webHidden/>
              </w:rPr>
              <w:fldChar w:fldCharType="separate"/>
            </w:r>
            <w:r w:rsidR="00F32272">
              <w:rPr>
                <w:noProof/>
                <w:webHidden/>
              </w:rPr>
              <w:t>9</w:t>
            </w:r>
            <w:r w:rsidR="00F32272">
              <w:rPr>
                <w:noProof/>
                <w:webHidden/>
              </w:rPr>
              <w:fldChar w:fldCharType="end"/>
            </w:r>
          </w:hyperlink>
        </w:p>
        <w:p w14:paraId="1C889D8D" w14:textId="4D63A426" w:rsidR="00F32272" w:rsidRDefault="008D6A16">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4010EA70" w14:textId="165260D3" w:rsidR="00F32272" w:rsidRDefault="008D6A16">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63FE97B6" w14:textId="6D5D8054" w:rsidR="00F32272" w:rsidRDefault="008D6A16">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F32272">
              <w:rPr>
                <w:noProof/>
                <w:webHidden/>
              </w:rPr>
              <w:t>10</w:t>
            </w:r>
            <w:r w:rsidR="00F32272">
              <w:rPr>
                <w:noProof/>
                <w:webHidden/>
              </w:rPr>
              <w:fldChar w:fldCharType="end"/>
            </w:r>
          </w:hyperlink>
        </w:p>
        <w:p w14:paraId="390F16D5" w14:textId="1C88D01B" w:rsidR="00F32272" w:rsidRDefault="008D6A16">
          <w:pPr>
            <w:pStyle w:val="TOC2"/>
            <w:tabs>
              <w:tab w:val="right" w:leader="dot" w:pos="9570"/>
            </w:tabs>
            <w:rPr>
              <w:rFonts w:asciiTheme="minorHAnsi" w:eastAsiaTheme="minorEastAsia" w:hAnsiTheme="minorHAnsi"/>
              <w:noProof/>
              <w:sz w:val="22"/>
            </w:rPr>
          </w:pPr>
          <w:hyperlink w:anchor="_Toc10285467" w:history="1">
            <w:r w:rsidR="00F32272" w:rsidRPr="00630FBC">
              <w:rPr>
                <w:rStyle w:val="Hyperlink"/>
                <w:noProof/>
              </w:rPr>
              <w:t>Structure of The Guide</w:t>
            </w:r>
            <w:r w:rsidR="00F32272">
              <w:rPr>
                <w:noProof/>
                <w:webHidden/>
              </w:rPr>
              <w:tab/>
            </w:r>
            <w:r w:rsidR="00F32272">
              <w:rPr>
                <w:noProof/>
                <w:webHidden/>
              </w:rPr>
              <w:fldChar w:fldCharType="begin"/>
            </w:r>
            <w:r w:rsidR="00F32272">
              <w:rPr>
                <w:noProof/>
                <w:webHidden/>
              </w:rPr>
              <w:instrText xml:space="preserve"> PAGEREF _Toc10285467 \h </w:instrText>
            </w:r>
            <w:r w:rsidR="00F32272">
              <w:rPr>
                <w:noProof/>
                <w:webHidden/>
              </w:rPr>
            </w:r>
            <w:r w:rsidR="00F32272">
              <w:rPr>
                <w:noProof/>
                <w:webHidden/>
              </w:rPr>
              <w:fldChar w:fldCharType="separate"/>
            </w:r>
            <w:r w:rsidR="00F32272">
              <w:rPr>
                <w:noProof/>
                <w:webHidden/>
              </w:rPr>
              <w:t>11</w:t>
            </w:r>
            <w:r w:rsidR="00F32272">
              <w:rPr>
                <w:noProof/>
                <w:webHidden/>
              </w:rPr>
              <w:fldChar w:fldCharType="end"/>
            </w:r>
          </w:hyperlink>
        </w:p>
        <w:p w14:paraId="12EBAA92" w14:textId="1EFF684C" w:rsidR="00F32272" w:rsidRDefault="008D6A16">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F32272">
              <w:rPr>
                <w:noProof/>
                <w:webHidden/>
              </w:rPr>
              <w:t>12</w:t>
            </w:r>
            <w:r w:rsidR="00F32272">
              <w:rPr>
                <w:noProof/>
                <w:webHidden/>
              </w:rPr>
              <w:fldChar w:fldCharType="end"/>
            </w:r>
          </w:hyperlink>
        </w:p>
        <w:p w14:paraId="75FB5790" w14:textId="584F6352" w:rsidR="00F32272" w:rsidRDefault="008D6A16">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465B15D0" w14:textId="1F4761C0" w:rsidR="00F32272" w:rsidRDefault="008D6A16">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F32272">
              <w:rPr>
                <w:noProof/>
                <w:webHidden/>
              </w:rPr>
              <w:t>13</w:t>
            </w:r>
            <w:r w:rsidR="00F32272">
              <w:rPr>
                <w:noProof/>
                <w:webHidden/>
              </w:rPr>
              <w:fldChar w:fldCharType="end"/>
            </w:r>
          </w:hyperlink>
        </w:p>
        <w:p w14:paraId="2F60B8FC" w14:textId="0E8C468C" w:rsidR="00F32272" w:rsidRDefault="008D6A16">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F32272">
              <w:rPr>
                <w:noProof/>
                <w:webHidden/>
              </w:rPr>
              <w:t>15</w:t>
            </w:r>
            <w:r w:rsidR="00F32272">
              <w:rPr>
                <w:noProof/>
                <w:webHidden/>
              </w:rPr>
              <w:fldChar w:fldCharType="end"/>
            </w:r>
          </w:hyperlink>
        </w:p>
        <w:p w14:paraId="2CA56F05" w14:textId="21662C0F" w:rsidR="00F32272" w:rsidRDefault="008D6A16">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61A0D3A1" w14:textId="54336C29" w:rsidR="00F32272" w:rsidRDefault="008D6A16">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F32272">
              <w:rPr>
                <w:noProof/>
                <w:webHidden/>
              </w:rPr>
              <w:t>17</w:t>
            </w:r>
            <w:r w:rsidR="00F32272">
              <w:rPr>
                <w:noProof/>
                <w:webHidden/>
              </w:rPr>
              <w:fldChar w:fldCharType="end"/>
            </w:r>
          </w:hyperlink>
        </w:p>
        <w:p w14:paraId="71E3A5E5" w14:textId="6BC17444" w:rsidR="00F32272" w:rsidRDefault="008D6A16">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F32272">
              <w:rPr>
                <w:noProof/>
                <w:webHidden/>
              </w:rPr>
              <w:t>21</w:t>
            </w:r>
            <w:r w:rsidR="00F32272">
              <w:rPr>
                <w:noProof/>
                <w:webHidden/>
              </w:rPr>
              <w:fldChar w:fldCharType="end"/>
            </w:r>
          </w:hyperlink>
        </w:p>
        <w:p w14:paraId="45603D4C" w14:textId="0BD967EE" w:rsidR="00F32272" w:rsidRDefault="008D6A16">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F32272">
              <w:rPr>
                <w:noProof/>
                <w:webHidden/>
              </w:rPr>
              <w:t>25</w:t>
            </w:r>
            <w:r w:rsidR="00F32272">
              <w:rPr>
                <w:noProof/>
                <w:webHidden/>
              </w:rPr>
              <w:fldChar w:fldCharType="end"/>
            </w:r>
          </w:hyperlink>
        </w:p>
        <w:p w14:paraId="181C773C" w14:textId="5D0E13D5" w:rsidR="00F32272" w:rsidRDefault="008D6A16">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F32272">
              <w:rPr>
                <w:noProof/>
                <w:webHidden/>
              </w:rPr>
              <w:t>27</w:t>
            </w:r>
            <w:r w:rsidR="00F32272">
              <w:rPr>
                <w:noProof/>
                <w:webHidden/>
              </w:rPr>
              <w:fldChar w:fldCharType="end"/>
            </w:r>
          </w:hyperlink>
        </w:p>
        <w:p w14:paraId="1716FE7C" w14:textId="4E44CABC" w:rsidR="00F32272" w:rsidRDefault="008D6A16">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F32272">
              <w:rPr>
                <w:noProof/>
                <w:webHidden/>
              </w:rPr>
              <w:t>29</w:t>
            </w:r>
            <w:r w:rsidR="00F32272">
              <w:rPr>
                <w:noProof/>
                <w:webHidden/>
              </w:rPr>
              <w:fldChar w:fldCharType="end"/>
            </w:r>
          </w:hyperlink>
        </w:p>
        <w:p w14:paraId="682D8BAC" w14:textId="085C6F13" w:rsidR="00F32272" w:rsidRDefault="008D6A16">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36544144" w14:textId="704C9438" w:rsidR="00F32272" w:rsidRDefault="008D6A16">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F32272">
              <w:rPr>
                <w:noProof/>
                <w:webHidden/>
              </w:rPr>
              <w:t>33</w:t>
            </w:r>
            <w:r w:rsidR="00F32272">
              <w:rPr>
                <w:noProof/>
                <w:webHidden/>
              </w:rPr>
              <w:fldChar w:fldCharType="end"/>
            </w:r>
          </w:hyperlink>
        </w:p>
        <w:p w14:paraId="5958AA3D" w14:textId="4B67B831" w:rsidR="00F32272" w:rsidRDefault="008D6A16">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3987CC83" w14:textId="7EA855C4" w:rsidR="00F32272" w:rsidRDefault="008D6A16">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F32272">
              <w:rPr>
                <w:noProof/>
                <w:webHidden/>
              </w:rPr>
              <w:t>34</w:t>
            </w:r>
            <w:r w:rsidR="00F32272">
              <w:rPr>
                <w:noProof/>
                <w:webHidden/>
              </w:rPr>
              <w:fldChar w:fldCharType="end"/>
            </w:r>
          </w:hyperlink>
        </w:p>
        <w:p w14:paraId="29BD9C13" w14:textId="0D84AED4" w:rsidR="00F32272" w:rsidRDefault="008D6A16">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F32272">
              <w:rPr>
                <w:noProof/>
                <w:webHidden/>
              </w:rPr>
              <w:t>35</w:t>
            </w:r>
            <w:r w:rsidR="00F32272">
              <w:rPr>
                <w:noProof/>
                <w:webHidden/>
              </w:rPr>
              <w:fldChar w:fldCharType="end"/>
            </w:r>
          </w:hyperlink>
        </w:p>
        <w:p w14:paraId="6A19609D" w14:textId="4CC5BF20" w:rsidR="00F32272" w:rsidRDefault="008D6A16">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F32272">
              <w:rPr>
                <w:noProof/>
                <w:webHidden/>
              </w:rPr>
              <w:t>36</w:t>
            </w:r>
            <w:r w:rsidR="00F32272">
              <w:rPr>
                <w:noProof/>
                <w:webHidden/>
              </w:rPr>
              <w:fldChar w:fldCharType="end"/>
            </w:r>
          </w:hyperlink>
        </w:p>
        <w:p w14:paraId="6A9C4D76" w14:textId="5DA16059" w:rsidR="00F32272" w:rsidRDefault="008D6A16">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9548D53" w14:textId="76A12BA3" w:rsidR="00F32272" w:rsidRDefault="008D6A16">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F32272">
              <w:rPr>
                <w:noProof/>
                <w:webHidden/>
              </w:rPr>
              <w:t>38</w:t>
            </w:r>
            <w:r w:rsidR="00F32272">
              <w:rPr>
                <w:noProof/>
                <w:webHidden/>
              </w:rPr>
              <w:fldChar w:fldCharType="end"/>
            </w:r>
          </w:hyperlink>
        </w:p>
        <w:p w14:paraId="0BBE5A62" w14:textId="56507944" w:rsidR="00F32272" w:rsidRDefault="008D6A16">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F32272">
              <w:rPr>
                <w:noProof/>
                <w:webHidden/>
              </w:rPr>
              <w:t>40</w:t>
            </w:r>
            <w:r w:rsidR="00F32272">
              <w:rPr>
                <w:noProof/>
                <w:webHidden/>
              </w:rPr>
              <w:fldChar w:fldCharType="end"/>
            </w:r>
          </w:hyperlink>
        </w:p>
        <w:p w14:paraId="209E220B" w14:textId="7B3FA2D9" w:rsidR="00F32272" w:rsidRDefault="008D6A16">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6D8CBB90" w14:textId="5E25CEB4" w:rsidR="00F32272" w:rsidRDefault="008D6A16">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F32272">
              <w:rPr>
                <w:noProof/>
                <w:webHidden/>
              </w:rPr>
              <w:t>41</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0" w:author="Ricardo... Jacome.." w:date="2019-05-25T21:15:00Z"/>
        </w:rPr>
      </w:pPr>
      <w:bookmarkStart w:id="1" w:name="_Toc10285462"/>
      <w:bookmarkStart w:id="2" w:name="_Hlk9770721"/>
      <w:r>
        <w:lastRenderedPageBreak/>
        <w:t>Preface</w:t>
      </w:r>
      <w:bookmarkEnd w:id="1"/>
    </w:p>
    <w:p w14:paraId="689F8B8B" w14:textId="29C3FC8B" w:rsidR="00BA6D5E" w:rsidRPr="00A71BD8" w:rsidRDefault="00BA6D5E" w:rsidP="00BA6D5E">
      <w:pPr>
        <w:jc w:val="both"/>
        <w:rPr>
          <w:ins w:id="3" w:author="Ricardo... Jacome.." w:date="2019-05-25T21:15:00Z"/>
          <w:rPrChange w:id="4" w:author="Ricardo... Jacome.." w:date="2019-05-26T13:44:00Z">
            <w:rPr>
              <w:ins w:id="5" w:author="Ricardo... Jacome.." w:date="2019-05-25T21:15:00Z"/>
              <w:color w:val="FF0000"/>
            </w:rPr>
          </w:rPrChange>
        </w:rPr>
      </w:pPr>
      <w:ins w:id="6" w:author="Ricardo... Jacome.." w:date="2019-05-25T21:15:00Z">
        <w:r w:rsidRPr="00A71BD8">
          <w:rPr>
            <w:rPrChange w:id="7" w:author="Ricardo... Jacome.." w:date="2019-05-26T13:44:00Z">
              <w:rPr>
                <w:color w:val="FF0000"/>
              </w:rPr>
            </w:rPrChange>
          </w:rPr>
          <w:t>This book is my personal attempt to make a difference in</w:t>
        </w:r>
      </w:ins>
      <w:r w:rsidR="0080653B">
        <w:t xml:space="preserve"> the current problem</w:t>
      </w:r>
      <w:ins w:id="8" w:author="Ricardo... Jacome.." w:date="2019-05-25T21:15:00Z">
        <w:r w:rsidRPr="00A71BD8">
          <w:rPr>
            <w:rPrChange w:id="9" w:author="Ricardo... Jacome.." w:date="2019-05-26T13:44:00Z">
              <w:rPr>
                <w:color w:val="FF0000"/>
              </w:rPr>
            </w:rPrChange>
          </w:rPr>
          <w:t xml:space="preserve"> that exists when it comes to investing in stocks. </w:t>
        </w:r>
      </w:ins>
      <w:r w:rsidR="0080653B">
        <w:t xml:space="preserve">The problem is how to start investing successfully? </w:t>
      </w:r>
      <w:ins w:id="10" w:author="Ricardo... Jacome.." w:date="2019-05-25T21:15:00Z">
        <w:r w:rsidRPr="00A71BD8">
          <w:rPr>
            <w:rPrChange w:id="11" w:author="Ricardo... Jacome.." w:date="2019-05-26T13:44:00Z">
              <w:rPr>
                <w:color w:val="FF0000"/>
              </w:rPr>
            </w:rPrChange>
          </w:rPr>
          <w:t xml:space="preserve">If you believe that investing is not for you, keep this book. If you think it is hard to understand, read this book. If you want to start building your wealth, start with this book. </w:t>
        </w:r>
      </w:ins>
    </w:p>
    <w:p w14:paraId="4BB94251" w14:textId="4376F53C" w:rsidR="00BA6D5E" w:rsidRPr="00A71BD8" w:rsidRDefault="00BA6D5E" w:rsidP="00BA6D5E">
      <w:pPr>
        <w:jc w:val="both"/>
        <w:rPr>
          <w:ins w:id="12" w:author="Ricardo... Jacome.." w:date="2019-05-25T21:15:00Z"/>
          <w:rPrChange w:id="13" w:author="Ricardo... Jacome.." w:date="2019-05-26T13:44:00Z">
            <w:rPr>
              <w:ins w:id="14" w:author="Ricardo... Jacome.." w:date="2019-05-25T21:15:00Z"/>
              <w:color w:val="FF0000"/>
            </w:rPr>
          </w:rPrChange>
        </w:rPr>
      </w:pPr>
      <w:ins w:id="15" w:author="Ricardo... Jacome.." w:date="2019-05-25T21:15:00Z">
        <w:r w:rsidRPr="00A71BD8">
          <w:rPr>
            <w:rPrChange w:id="16" w:author="Ricardo... Jacome.." w:date="2019-05-26T13:44:00Z">
              <w:rPr>
                <w:color w:val="FF0000"/>
              </w:rPr>
            </w:rPrChange>
          </w:rPr>
          <w:t>Investing is something that every individual should have some degree of knowledge. Regardless of your profession, income level, or even age (as soon as you learn basic algebra, investing is something you can pick up quickly).  Everyone’s goal, I would assume</w:t>
        </w:r>
      </w:ins>
      <w:r w:rsidR="0080653B">
        <w:t>,</w:t>
      </w:r>
      <w:ins w:id="17" w:author="Ricardo... Jacome.." w:date="2019-05-25T21:15:00Z">
        <w:r w:rsidRPr="00A71BD8">
          <w:rPr>
            <w:rPrChange w:id="18" w:author="Ricardo... Jacome.." w:date="2019-05-26T13:44:00Z">
              <w:rPr>
                <w:color w:val="FF0000"/>
              </w:rPr>
            </w:rPrChange>
          </w:rPr>
          <w:t xml:space="preserve"> is to become successful, to obtain higher salaries, to obtain a better quality of life. Whether is for you or your 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19" w:author="Ricardo... Jacome.." w:date="2019-05-25T21:15:00Z"/>
          <w:rPrChange w:id="20" w:author="Ricardo... Jacome.." w:date="2019-05-26T13:44:00Z">
            <w:rPr>
              <w:ins w:id="21" w:author="Ricardo... Jacome.." w:date="2019-05-25T21:15:00Z"/>
              <w:color w:val="FF0000"/>
            </w:rPr>
          </w:rPrChange>
        </w:rPr>
      </w:pPr>
      <w:ins w:id="22" w:author="Ricardo... Jacome.." w:date="2019-05-25T21:15:00Z">
        <w:r w:rsidRPr="00A71BD8">
          <w:rPr>
            <w:rPrChange w:id="23"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68F421D" w14:textId="77777777" w:rsidR="008D6A16" w:rsidRDefault="00BA6D5E" w:rsidP="00BA6D5E">
      <w:pPr>
        <w:jc w:val="both"/>
      </w:pPr>
      <w:ins w:id="24" w:author="Ricardo... Jacome.." w:date="2019-05-25T21:15:00Z">
        <w:r w:rsidRPr="00A71BD8">
          <w:rPr>
            <w:rPrChange w:id="25"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w:t>
        </w:r>
      </w:ins>
    </w:p>
    <w:p w14:paraId="1E626A62" w14:textId="196B7B3B" w:rsidR="00BA6D5E" w:rsidRPr="00BA6D5E" w:rsidRDefault="00BA6D5E">
      <w:pPr>
        <w:jc w:val="both"/>
        <w:pPrChange w:id="26" w:author="Ricardo... Jacome.." w:date="2019-05-25T21:15:00Z">
          <w:pPr>
            <w:pStyle w:val="Heading1"/>
          </w:pPr>
        </w:pPrChange>
      </w:pPr>
      <w:ins w:id="27"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10E80D6F" w:rsidR="00F43A33" w:rsidRDefault="00F43A33" w:rsidP="00803FBB">
      <w:pPr>
        <w:jc w:val="both"/>
      </w:pPr>
    </w:p>
    <w:p w14:paraId="315805F6" w14:textId="18E96F68" w:rsidR="008D6A16" w:rsidRDefault="008D6A16" w:rsidP="00803FBB">
      <w:pPr>
        <w:jc w:val="both"/>
      </w:pPr>
    </w:p>
    <w:p w14:paraId="4E63B5BB" w14:textId="73F35DD4" w:rsidR="008D6A16" w:rsidRDefault="008D6A16" w:rsidP="00803FBB">
      <w:pPr>
        <w:jc w:val="both"/>
      </w:pPr>
    </w:p>
    <w:p w14:paraId="5A63780A" w14:textId="77777777" w:rsidR="008D6A16" w:rsidRPr="00803FBB" w:rsidRDefault="008D6A16" w:rsidP="00803FBB">
      <w:pPr>
        <w:jc w:val="both"/>
      </w:pPr>
    </w:p>
    <w:p w14:paraId="7468AEBE" w14:textId="4D25F2F5" w:rsidR="00E1403D" w:rsidRDefault="00E1403D" w:rsidP="00E1403D">
      <w:pPr>
        <w:pStyle w:val="Heading1"/>
      </w:pPr>
      <w:bookmarkStart w:id="28" w:name="_Toc10285463"/>
      <w:r>
        <w:lastRenderedPageBreak/>
        <w:t>Overview</w:t>
      </w:r>
      <w:bookmarkEnd w:id="28"/>
    </w:p>
    <w:p w14:paraId="210C00CB" w14:textId="4CD4085A" w:rsidR="00464F71" w:rsidRPr="00464F71" w:rsidDel="00493FA2" w:rsidRDefault="00464F71" w:rsidP="00464F71">
      <w:pPr>
        <w:jc w:val="both"/>
        <w:rPr>
          <w:del w:id="29" w:author="Ricardo... Jacome.." w:date="2019-05-25T21:16:00Z"/>
          <w:rFonts w:cs="Times New Roman"/>
          <w:szCs w:val="24"/>
        </w:rPr>
      </w:pPr>
      <w:del w:id="30"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D56868D" w14:textId="005B6544" w:rsidR="00464F71" w:rsidRDefault="00464F71" w:rsidP="00464F71">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sidR="00F32272">
        <w:rPr>
          <w:rFonts w:cs="Times New Roman"/>
          <w:i/>
          <w:sz w:val="20"/>
          <w:szCs w:val="20"/>
        </w:rPr>
        <w:t>.</w:t>
      </w:r>
    </w:p>
    <w:p w14:paraId="4D48A01E" w14:textId="76338480" w:rsidR="00F32272" w:rsidRDefault="00F32272" w:rsidP="00464F71">
      <w:pPr>
        <w:jc w:val="both"/>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03E80C0E" w:rsidR="009859AD" w:rsidRDefault="00DF3E2B" w:rsidP="00D91E74">
      <w:pPr>
        <w:pStyle w:val="Heading1"/>
      </w:pPr>
      <w:del w:id="31" w:author="Ricardo... Jacome.." w:date="2019-05-26T12:34:00Z">
        <w:r w:rsidDel="00B80A0C">
          <w:lastRenderedPageBreak/>
          <w:delText xml:space="preserve">Chapter 1: </w:delText>
        </w:r>
      </w:del>
      <w:bookmarkStart w:id="32" w:name="_Toc10285464"/>
      <w:r w:rsidR="00753A05">
        <w:t>Introduction</w:t>
      </w:r>
      <w:bookmarkEnd w:id="32"/>
    </w:p>
    <w:p w14:paraId="2D47B20C" w14:textId="77777777" w:rsidR="00AC3FE7" w:rsidRPr="00AC3FE7" w:rsidRDefault="00AC3FE7" w:rsidP="00AC3FE7"/>
    <w:p w14:paraId="0A92BD26" w14:textId="118DD2BB" w:rsidR="00B914BF" w:rsidRDefault="00B914BF" w:rsidP="00B914BF">
      <w:pPr>
        <w:pStyle w:val="Heading2"/>
      </w:pPr>
      <w:bookmarkStart w:id="33" w:name="_Toc10285465"/>
      <w:r>
        <w:t>Why use this?</w:t>
      </w:r>
      <w:bookmarkEnd w:id="33"/>
    </w:p>
    <w:p w14:paraId="17DDD250" w14:textId="418C9CF9" w:rsidR="00840931" w:rsidRDefault="00840931" w:rsidP="005732AF">
      <w:pPr>
        <w:jc w:val="both"/>
        <w:rPr>
          <w:rFonts w:eastAsia="Times New Roman" w:cs="Times New Roman"/>
          <w:szCs w:val="24"/>
        </w:rPr>
      </w:pPr>
      <w:del w:id="34"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35" w:author="Ricardo... Jacome.." w:date="2019-05-27T16:30:00Z">
        <w:r w:rsidDel="00400363">
          <w:rPr>
            <w:rFonts w:eastAsia="Times New Roman" w:cs="Times New Roman"/>
            <w:szCs w:val="24"/>
          </w:rPr>
          <w:delText>being financial security</w:delText>
        </w:r>
      </w:del>
      <w:ins w:id="36"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459344DC" w14:textId="0A9D4648" w:rsidR="00087633"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w:t>
      </w:r>
      <w:r w:rsidR="008D6A16">
        <w:rPr>
          <w:rFonts w:eastAsia="Times New Roman" w:cs="Times New Roman"/>
          <w:szCs w:val="24"/>
        </w:rPr>
        <w:t>,</w:t>
      </w:r>
      <w:r w:rsidRPr="005732AF">
        <w:rPr>
          <w:rFonts w:eastAsia="Times New Roman" w:cs="Times New Roman"/>
          <w:szCs w:val="24"/>
        </w:rPr>
        <w:t xml:space="preserve"> is based </w:t>
      </w:r>
      <w:r w:rsidR="00087633">
        <w:rPr>
          <w:rFonts w:eastAsia="Times New Roman" w:cs="Times New Roman"/>
          <w:szCs w:val="24"/>
        </w:rPr>
        <w:t>offering an updated guide to teach not</w:t>
      </w:r>
      <w:r w:rsidR="008D6A16">
        <w:rPr>
          <w:rFonts w:eastAsia="Times New Roman" w:cs="Times New Roman"/>
          <w:szCs w:val="24"/>
        </w:rPr>
        <w:t xml:space="preserve"> only</w:t>
      </w:r>
      <w:r w:rsidR="00087633">
        <w:rPr>
          <w:rFonts w:eastAsia="Times New Roman" w:cs="Times New Roman"/>
          <w:szCs w:val="24"/>
        </w:rPr>
        <w:t xml:space="preserve"> how to invest, but how to think like an investor</w:t>
      </w:r>
      <w:r w:rsidR="008D6A16">
        <w:rPr>
          <w:rFonts w:eastAsia="Times New Roman" w:cs="Times New Roman"/>
          <w:szCs w:val="24"/>
        </w:rPr>
        <w:t xml:space="preserve"> as well</w:t>
      </w:r>
      <w:r w:rsidRPr="005732AF">
        <w:rPr>
          <w:rFonts w:eastAsia="Times New Roman" w:cs="Times New Roman"/>
          <w:szCs w:val="24"/>
        </w:rPr>
        <w:t>. When I first started buying stocks, back in university, I found that many definitions were confusing, tutorials were mainly just people rambling on stuff that did not help, and if you really wanted to get professional education you needed to pay a lot.</w:t>
      </w:r>
    </w:p>
    <w:p w14:paraId="7D34C00D" w14:textId="6BB8BB77" w:rsidR="00087633" w:rsidRDefault="00087633" w:rsidP="005732AF">
      <w:pPr>
        <w:jc w:val="both"/>
        <w:rPr>
          <w:rFonts w:eastAsia="Times New Roman" w:cs="Times New Roman"/>
          <w:szCs w:val="24"/>
        </w:rPr>
      </w:pPr>
      <w:r>
        <w:rPr>
          <w:rFonts w:eastAsia="Times New Roman" w:cs="Times New Roman"/>
          <w:szCs w:val="24"/>
        </w:rPr>
        <w:t>After</w:t>
      </w:r>
      <w:r w:rsidR="005732AF" w:rsidRPr="005732AF">
        <w:rPr>
          <w:rFonts w:eastAsia="Times New Roman" w:cs="Times New Roman"/>
          <w:szCs w:val="24"/>
        </w:rPr>
        <w:t xml:space="preserve"> research</w:t>
      </w:r>
      <w:r>
        <w:rPr>
          <w:rFonts w:eastAsia="Times New Roman" w:cs="Times New Roman"/>
          <w:szCs w:val="24"/>
        </w:rPr>
        <w:t>ing</w:t>
      </w:r>
      <w:r w:rsidR="005732AF" w:rsidRPr="005732AF">
        <w:rPr>
          <w:rFonts w:eastAsia="Times New Roman" w:cs="Times New Roman"/>
          <w:szCs w:val="24"/>
        </w:rPr>
        <w:t xml:space="preserve"> for many years in books and I believe that there is still not a</w:t>
      </w:r>
      <w:r>
        <w:rPr>
          <w:rFonts w:eastAsia="Times New Roman" w:cs="Times New Roman"/>
          <w:szCs w:val="24"/>
        </w:rPr>
        <w:t xml:space="preserve">n </w:t>
      </w:r>
      <w:r w:rsidRPr="00087633">
        <w:rPr>
          <w:rFonts w:eastAsia="Times New Roman" w:cs="Times New Roman"/>
          <w:b/>
          <w:bCs/>
          <w:szCs w:val="24"/>
        </w:rPr>
        <w:t>updated,</w:t>
      </w:r>
      <w:r w:rsidR="005732AF" w:rsidRPr="00087633">
        <w:rPr>
          <w:rFonts w:eastAsia="Times New Roman" w:cs="Times New Roman"/>
          <w:b/>
          <w:bCs/>
          <w:szCs w:val="24"/>
        </w:rPr>
        <w:t xml:space="preserve"> quick,</w:t>
      </w:r>
      <w:r>
        <w:rPr>
          <w:rFonts w:eastAsia="Times New Roman" w:cs="Times New Roman"/>
          <w:b/>
          <w:bCs/>
          <w:szCs w:val="24"/>
        </w:rPr>
        <w:t xml:space="preserve"> cheap, and</w:t>
      </w:r>
      <w:r w:rsidR="005732AF" w:rsidRPr="00087633">
        <w:rPr>
          <w:rFonts w:eastAsia="Times New Roman" w:cs="Times New Roman"/>
          <w:b/>
          <w:bCs/>
          <w:szCs w:val="24"/>
        </w:rPr>
        <w:t xml:space="preserve"> straight to the point </w:t>
      </w:r>
      <w:r w:rsidR="005732AF" w:rsidRPr="005732AF">
        <w:rPr>
          <w:rFonts w:eastAsia="Times New Roman" w:cs="Times New Roman"/>
          <w:szCs w:val="24"/>
        </w:rPr>
        <w:t>guide in how to buy or sell stocks.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w:t>
      </w:r>
    </w:p>
    <w:p w14:paraId="3F9E5A0C" w14:textId="76950720" w:rsidR="00087633" w:rsidRDefault="00087633" w:rsidP="005732AF">
      <w:pPr>
        <w:jc w:val="both"/>
        <w:rPr>
          <w:rFonts w:eastAsia="Times New Roman" w:cs="Times New Roman"/>
          <w:szCs w:val="24"/>
        </w:rPr>
      </w:pPr>
      <w:r>
        <w:rPr>
          <w:rFonts w:eastAsia="Times New Roman" w:cs="Times New Roman"/>
          <w:szCs w:val="24"/>
        </w:rPr>
        <w:t xml:space="preserve">The biggest misconception that I have seen in between investors is that apparently there is two only options: Buy or Sell. Because of this rather “simple” approach to stocks, people overlook the underlying details that are needed to take a decision about purchasing stock. In order to be a successful investor, you need to dedicate to the following: Time and Learning. </w:t>
      </w:r>
    </w:p>
    <w:p w14:paraId="28FCB11A" w14:textId="6D4E92B0" w:rsidR="00087633" w:rsidRDefault="008D6A16" w:rsidP="005732AF">
      <w:pPr>
        <w:jc w:val="both"/>
        <w:rPr>
          <w:rFonts w:eastAsia="Times New Roman" w:cs="Times New Roman"/>
          <w:szCs w:val="24"/>
        </w:rPr>
      </w:pPr>
      <w:r>
        <w:rPr>
          <w:rFonts w:eastAsia="Times New Roman" w:cs="Times New Roman"/>
          <w:szCs w:val="24"/>
        </w:rPr>
        <w:t>Buy</w:t>
      </w:r>
      <w:r w:rsidR="00087633">
        <w:rPr>
          <w:rFonts w:eastAsia="Times New Roman" w:cs="Times New Roman"/>
          <w:szCs w:val="24"/>
        </w:rPr>
        <w:t xml:space="preserve"> or </w:t>
      </w:r>
      <w:r>
        <w:rPr>
          <w:rFonts w:eastAsia="Times New Roman" w:cs="Times New Roman"/>
          <w:szCs w:val="24"/>
        </w:rPr>
        <w:t>s</w:t>
      </w:r>
      <w:r w:rsidR="00087633">
        <w:rPr>
          <w:rFonts w:eastAsia="Times New Roman" w:cs="Times New Roman"/>
          <w:szCs w:val="24"/>
        </w:rPr>
        <w:t xml:space="preserve">ell stocks should be one of the very last </w:t>
      </w:r>
      <w:r>
        <w:rPr>
          <w:rFonts w:eastAsia="Times New Roman" w:cs="Times New Roman"/>
          <w:szCs w:val="24"/>
        </w:rPr>
        <w:t>thoughts</w:t>
      </w:r>
      <w:r w:rsidR="00087633">
        <w:rPr>
          <w:rFonts w:eastAsia="Times New Roman" w:cs="Times New Roman"/>
          <w:szCs w:val="24"/>
        </w:rPr>
        <w:t xml:space="preserve"> into stock investment. However, many individuals treat the market as a horse race where you should be either selling or buying at an outrageous pace. This idea of stocks is not how the market should be analyzed. Before investing money, you need to invest your time into your brain.</w:t>
      </w:r>
    </w:p>
    <w:p w14:paraId="54E3D1F4" w14:textId="5CCA546F" w:rsidR="0053465B" w:rsidRDefault="00840931" w:rsidP="005732AF">
      <w:pPr>
        <w:jc w:val="both"/>
        <w:rPr>
          <w:rFonts w:eastAsia="Times New Roman" w:cs="Times New Roman"/>
          <w:szCs w:val="24"/>
        </w:rPr>
      </w:pPr>
      <w:r>
        <w:rPr>
          <w:rFonts w:eastAsia="Times New Roman" w:cs="Times New Roman"/>
          <w:szCs w:val="24"/>
        </w:rPr>
        <w:t xml:space="preserve">In case you did not know, buying learning tools such as this one, is a great investment. And this will be the </w:t>
      </w:r>
      <w:r w:rsidR="0053465B">
        <w:rPr>
          <w:rFonts w:eastAsia="Times New Roman" w:cs="Times New Roman"/>
          <w:szCs w:val="24"/>
        </w:rPr>
        <w:t>steppingstone</w:t>
      </w:r>
      <w:r>
        <w:rPr>
          <w:rFonts w:eastAsia="Times New Roman" w:cs="Times New Roman"/>
          <w:szCs w:val="24"/>
        </w:rPr>
        <w:t xml:space="preserve"> you need in order to reach your desired wealth. </w:t>
      </w:r>
      <w:r w:rsidR="0053465B">
        <w:rPr>
          <w:rFonts w:eastAsia="Times New Roman" w:cs="Times New Roman"/>
          <w:szCs w:val="24"/>
        </w:rPr>
        <w:t xml:space="preserve"> </w:t>
      </w:r>
      <w:r w:rsidR="009C43CD">
        <w:rPr>
          <w:rFonts w:eastAsia="Times New Roman" w:cs="Times New Roman"/>
          <w:szCs w:val="24"/>
        </w:rPr>
        <w:t>Learning about the stock market is filled with definitions and information that is often not needed to understand a conce</w:t>
      </w:r>
      <w:r w:rsidR="0053465B">
        <w:rPr>
          <w:rFonts w:eastAsia="Times New Roman" w:cs="Times New Roman"/>
          <w:szCs w:val="24"/>
        </w:rPr>
        <w:t xml:space="preserve">pt. Even worse, I have read many stories that tend go farther on the storytelling rather than concept-explaining. I am personally a fan of examples so you will find some exuberant ones to understand this guide. </w:t>
      </w:r>
    </w:p>
    <w:p w14:paraId="35578CB7" w14:textId="170898D6" w:rsidR="009C43CD" w:rsidRDefault="00C21172" w:rsidP="005732AF">
      <w:pPr>
        <w:jc w:val="both"/>
        <w:rPr>
          <w:rFonts w:eastAsia="Times New Roman" w:cs="Times New Roman"/>
          <w:szCs w:val="24"/>
        </w:rPr>
      </w:pPr>
      <w:ins w:id="37" w:author="Ricardo... Jacome.." w:date="2019-05-26T11:12:00Z">
        <w:r>
          <w:rPr>
            <w:rFonts w:eastAsia="Times New Roman" w:cs="Times New Roman"/>
            <w:szCs w:val="24"/>
          </w:rPr>
          <w:t>I have often read</w:t>
        </w:r>
      </w:ins>
      <w:del w:id="38" w:author="Ricardo... Jacome.." w:date="2019-05-26T11:12:00Z">
        <w:r w:rsidR="009C43CD" w:rsidDel="00C21172">
          <w:rPr>
            <w:rFonts w:eastAsia="Times New Roman" w:cs="Times New Roman"/>
            <w:szCs w:val="24"/>
          </w:rPr>
          <w:delText>There is one author that says tha</w:delText>
        </w:r>
      </w:del>
      <w:del w:id="39" w:author="Ricardo... Jacome.." w:date="2019-05-26T11:13:00Z">
        <w:r w:rsidR="009C43CD" w:rsidDel="00C21172">
          <w:rPr>
            <w:rFonts w:eastAsia="Times New Roman" w:cs="Times New Roman"/>
            <w:szCs w:val="24"/>
          </w:rPr>
          <w:delText>t</w:delText>
        </w:r>
      </w:del>
      <w:r w:rsidR="009C43CD">
        <w:rPr>
          <w:rFonts w:eastAsia="Times New Roman" w:cs="Times New Roman"/>
          <w:szCs w:val="24"/>
        </w:rPr>
        <w:t xml:space="preserve"> </w:t>
      </w:r>
      <w:ins w:id="40" w:author="Ricardo... Jacome.." w:date="2019-05-26T11:13:00Z">
        <w:r>
          <w:rPr>
            <w:rFonts w:eastAsia="Times New Roman" w:cs="Times New Roman"/>
            <w:szCs w:val="24"/>
          </w:rPr>
          <w:t xml:space="preserve">that </w:t>
        </w:r>
      </w:ins>
      <w:r w:rsidR="008D6A16">
        <w:rPr>
          <w:rFonts w:eastAsia="Times New Roman" w:cs="Times New Roman"/>
          <w:szCs w:val="24"/>
        </w:rPr>
        <w:t>“</w:t>
      </w:r>
      <w:r w:rsidR="009C43CD">
        <w:rPr>
          <w:rFonts w:eastAsia="Times New Roman" w:cs="Times New Roman"/>
          <w:szCs w:val="24"/>
        </w:rPr>
        <w:t>a couple of monkeys playing darts can predict the stock market better than average people</w:t>
      </w:r>
      <w:r w:rsidR="008D6A16">
        <w:rPr>
          <w:rFonts w:eastAsia="Times New Roman" w:cs="Times New Roman"/>
          <w:szCs w:val="24"/>
        </w:rPr>
        <w:t>”</w:t>
      </w:r>
      <w:r w:rsidR="009C43CD">
        <w:rPr>
          <w:rFonts w:eastAsia="Times New Roman" w:cs="Times New Roman"/>
          <w:szCs w:val="24"/>
        </w:rPr>
        <w:t>. Guess what? I am here to tell you the right mentality and the right approach to understand, visualize, rationalize stocks</w:t>
      </w:r>
      <w:r w:rsidR="00970FA1">
        <w:rPr>
          <w:rFonts w:eastAsia="Times New Roman" w:cs="Times New Roman"/>
          <w:szCs w:val="24"/>
        </w:rPr>
        <w:t>, and beat monkeys</w:t>
      </w:r>
      <w:r w:rsidR="009C43CD">
        <w:rPr>
          <w:rFonts w:eastAsia="Times New Roman" w:cs="Times New Roman"/>
          <w:szCs w:val="24"/>
        </w:rPr>
        <w:t xml:space="preserve">. </w:t>
      </w:r>
    </w:p>
    <w:p w14:paraId="70E21ACD" w14:textId="77777777" w:rsidR="0053465B" w:rsidRPr="005732AF" w:rsidRDefault="0053465B" w:rsidP="005732AF">
      <w:pPr>
        <w:jc w:val="both"/>
        <w:rPr>
          <w:rFonts w:eastAsia="Times New Roman" w:cs="Times New Roman"/>
          <w:szCs w:val="24"/>
        </w:rPr>
      </w:pPr>
    </w:p>
    <w:p w14:paraId="08DA1399" w14:textId="77777777" w:rsidR="005732AF" w:rsidRPr="005732AF" w:rsidRDefault="005732AF" w:rsidP="005732AF"/>
    <w:p w14:paraId="74253A8B" w14:textId="36BA6238" w:rsidR="00102124" w:rsidRDefault="00753A05" w:rsidP="00D91E74">
      <w:pPr>
        <w:pStyle w:val="Heading2"/>
      </w:pPr>
      <w:del w:id="41" w:author="Ricardo... Jacome.." w:date="2019-05-25T21:18:00Z">
        <w:r w:rsidDel="00493FA2">
          <w:lastRenderedPageBreak/>
          <w:delText>How to read this</w:delText>
        </w:r>
      </w:del>
      <w:bookmarkStart w:id="42" w:name="_Toc10285466"/>
      <w:ins w:id="43" w:author="Ricardo... Jacome.." w:date="2019-05-25T21:18:00Z">
        <w:r w:rsidR="00493FA2">
          <w:t>Keep in Mind</w:t>
        </w:r>
      </w:ins>
      <w:r>
        <w:t>.</w:t>
      </w:r>
      <w:bookmarkEnd w:id="42"/>
    </w:p>
    <w:p w14:paraId="6B727D66" w14:textId="229BF503" w:rsid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w:t>
      </w:r>
      <w:r w:rsidR="008D6A16">
        <w:rPr>
          <w:rFonts w:cs="Times New Roman"/>
          <w:szCs w:val="24"/>
        </w:rPr>
        <w:t xml:space="preserve"> (it is indeed, my style of writing and thinking)</w:t>
      </w:r>
      <w:r w:rsidRPr="005732AF">
        <w:rPr>
          <w:rFonts w:cs="Times New Roman"/>
          <w:szCs w:val="24"/>
        </w:rPr>
        <w: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w:t>
      </w:r>
      <w:r w:rsidR="008D6A16">
        <w:rPr>
          <w:rFonts w:cs="Times New Roman"/>
          <w:szCs w:val="24"/>
        </w:rPr>
        <w:t>s</w:t>
      </w:r>
      <w:r w:rsidRPr="005732AF">
        <w:rPr>
          <w:rFonts w:cs="Times New Roman"/>
          <w:szCs w:val="24"/>
        </w:rPr>
        <w:t xml:space="preserve"> to have this guide with </w:t>
      </w:r>
      <w:r w:rsidR="008D6A16">
        <w:rPr>
          <w:rFonts w:cs="Times New Roman"/>
          <w:szCs w:val="24"/>
        </w:rPr>
        <w:t>them</w:t>
      </w:r>
      <w:r w:rsidRPr="005732AF">
        <w:rPr>
          <w:rFonts w:cs="Times New Roman"/>
          <w:szCs w:val="24"/>
        </w:rPr>
        <w:t xml:space="preserve"> while making initial purchases</w:t>
      </w:r>
      <w:del w:id="44" w:author="Ricardo... Jacome.." w:date="2019-05-25T21:18:00Z">
        <w:r w:rsidRPr="005732AF" w:rsidDel="00493FA2">
          <w:rPr>
            <w:rFonts w:cs="Times New Roman"/>
            <w:szCs w:val="24"/>
          </w:rPr>
          <w:delText xml:space="preserve"> For example</w:delText>
        </w:r>
      </w:del>
      <w:r w:rsidR="00CF08E2">
        <w:rPr>
          <w:rFonts w:cs="Times New Roman"/>
          <w:szCs w:val="24"/>
        </w:rPr>
        <w:t xml:space="preserve">. In fact, I would strongly recommend reading this guide more than once. </w:t>
      </w:r>
      <w:del w:id="45" w:author="Ricardo... Jacome.." w:date="2019-05-25T21:18:00Z">
        <w:r w:rsidRPr="005732AF" w:rsidDel="00493FA2">
          <w:rPr>
            <w:rFonts w:cs="Times New Roman"/>
            <w:szCs w:val="24"/>
          </w:rPr>
          <w:delText xml:space="preserve">So, </w:delText>
        </w:r>
      </w:del>
      <w:r w:rsidR="00CF08E2">
        <w:rPr>
          <w:rFonts w:cs="Times New Roman"/>
          <w:szCs w:val="24"/>
        </w:rPr>
        <w:t>T</w:t>
      </w:r>
      <w:r w:rsidRPr="005732AF">
        <w:rPr>
          <w:rFonts w:cs="Times New Roman"/>
          <w:szCs w:val="24"/>
        </w:rPr>
        <w:t xml:space="preserve">his guide also has some </w:t>
      </w:r>
      <w:r w:rsidR="00CF08E2" w:rsidRPr="005732AF">
        <w:rPr>
          <w:rFonts w:cs="Times New Roman"/>
          <w:szCs w:val="24"/>
        </w:rPr>
        <w:t>quick examples</w:t>
      </w:r>
      <w:r w:rsidRPr="005732AF">
        <w:rPr>
          <w:rFonts w:cs="Times New Roman"/>
          <w:szCs w:val="24"/>
        </w:rPr>
        <w:t xml:space="preserve"> where you can see how different stocks behave and what is the appropriate mentality when looking at them. This guide is a kick-start for stock investing and is aimed to provide a background from the very early groun</w:t>
      </w:r>
      <w:r w:rsidR="00CF08E2">
        <w:rPr>
          <w:rFonts w:cs="Times New Roman"/>
          <w:szCs w:val="24"/>
        </w:rPr>
        <w:t xml:space="preserve">d. </w:t>
      </w:r>
      <w:r w:rsidRPr="005732AF">
        <w:rPr>
          <w:rFonts w:cs="Times New Roman"/>
          <w:szCs w:val="24"/>
        </w:rPr>
        <w:t>Literally starting on what an investment is, and how there are many types of investments</w:t>
      </w:r>
      <w:r w:rsidR="001377E1">
        <w:rPr>
          <w:rFonts w:cs="Times New Roman"/>
          <w:szCs w:val="24"/>
        </w:rPr>
        <w:t>. Once you have all the right tools, it will be just matter of time to start growing your wealth.</w:t>
      </w:r>
      <w:r w:rsidR="00CF08E2">
        <w:rPr>
          <w:rFonts w:cs="Times New Roman"/>
          <w:szCs w:val="24"/>
        </w:rPr>
        <w:t xml:space="preserve"> You will be more than surprised to see how many investors do not know the basic ideas behind investment. We delve into many characteristics that investors usually do not consider, and why are those important. Some examples include: </w:t>
      </w:r>
      <w:r w:rsidR="00CF08E2" w:rsidRPr="00CF08E2">
        <w:rPr>
          <w:rFonts w:cs="Times New Roman"/>
          <w:szCs w:val="24"/>
          <w:highlight w:val="yellow"/>
        </w:rPr>
        <w:t xml:space="preserve">Why companies use Stock, why economy matters in stock selection, </w:t>
      </w:r>
      <w:r w:rsidR="00CF08E2">
        <w:rPr>
          <w:rFonts w:cs="Times New Roman"/>
          <w:szCs w:val="24"/>
          <w:highlight w:val="yellow"/>
        </w:rPr>
        <w:t>w</w:t>
      </w:r>
      <w:r w:rsidR="00CF08E2" w:rsidRPr="00CF08E2">
        <w:rPr>
          <w:rFonts w:cs="Times New Roman"/>
          <w:szCs w:val="24"/>
          <w:highlight w:val="yellow"/>
        </w:rPr>
        <w:t>hy psychology plays a decisive role in investors and many more.</w:t>
      </w:r>
      <w:r w:rsidR="00CF08E2">
        <w:rPr>
          <w:rFonts w:cs="Times New Roman"/>
          <w:szCs w:val="24"/>
        </w:rPr>
        <w:t xml:space="preserve"> </w:t>
      </w:r>
    </w:p>
    <w:p w14:paraId="3E1F08ED" w14:textId="77777777" w:rsidR="00CF08E2" w:rsidRDefault="00CF08E2" w:rsidP="005732AF">
      <w:pPr>
        <w:jc w:val="both"/>
        <w:rPr>
          <w:ins w:id="46" w:author="Ricardo... Jacome.." w:date="2019-05-26T11:37:00Z"/>
          <w:rFonts w:cs="Times New Roman"/>
          <w:szCs w:val="24"/>
        </w:rPr>
      </w:pPr>
    </w:p>
    <w:p w14:paraId="773C6740" w14:textId="77777777" w:rsidR="00A631B9" w:rsidRDefault="00A631B9" w:rsidP="00A631B9">
      <w:pPr>
        <w:jc w:val="both"/>
        <w:rPr>
          <w:ins w:id="47" w:author="Ricardo... Jacome.." w:date="2019-05-26T11:37:00Z"/>
        </w:rPr>
      </w:pPr>
      <w:ins w:id="48" w:author="Ricardo... Jacome.." w:date="2019-05-26T11:37:00Z">
        <w:r>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49"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50" w:author="Ricardo... Jacome.." w:date="2019-05-25T21:20:00Z"/>
          <w:rFonts w:cs="Times New Roman"/>
          <w:szCs w:val="24"/>
        </w:rPr>
      </w:pPr>
    </w:p>
    <w:p w14:paraId="4349057B" w14:textId="2A76A8EC" w:rsidR="00CF08E4" w:rsidRPr="008D6A16" w:rsidRDefault="00CF08E4">
      <w:pPr>
        <w:pStyle w:val="Heading2"/>
        <w:rPr>
          <w:color w:val="FF0000"/>
        </w:rPr>
        <w:pPrChange w:id="51" w:author="Ricardo... Jacome.." w:date="2019-05-25T21:21:00Z">
          <w:pPr>
            <w:jc w:val="both"/>
          </w:pPr>
        </w:pPrChange>
      </w:pPr>
      <w:bookmarkStart w:id="52" w:name="_Toc10285467"/>
      <w:ins w:id="53" w:author="Ricardo... Jacome.." w:date="2019-05-25T21:20:00Z">
        <w:r w:rsidRPr="008D6A16">
          <w:rPr>
            <w:color w:val="FF0000"/>
          </w:rPr>
          <w:t>Structure of Th</w:t>
        </w:r>
      </w:ins>
      <w:ins w:id="54" w:author="Ricardo... Jacome.." w:date="2019-05-25T21:21:00Z">
        <w:r w:rsidRPr="008D6A16">
          <w:rPr>
            <w:color w:val="FF0000"/>
          </w:rPr>
          <w:t>e Guide</w:t>
        </w:r>
      </w:ins>
      <w:bookmarkEnd w:id="52"/>
    </w:p>
    <w:p w14:paraId="607E45DC" w14:textId="13CDBFBD" w:rsidR="005732AF" w:rsidRPr="008D6A16" w:rsidDel="00A631B9" w:rsidRDefault="005732AF" w:rsidP="000C72B5">
      <w:pPr>
        <w:jc w:val="both"/>
        <w:rPr>
          <w:del w:id="55" w:author="Ricardo... Jacome.." w:date="2019-05-25T21:20:00Z"/>
          <w:rFonts w:cs="Times New Roman"/>
          <w:color w:val="FF0000"/>
          <w:szCs w:val="24"/>
        </w:rPr>
      </w:pPr>
      <w:del w:id="56" w:author="Ricardo... Jacome.." w:date="2019-05-25T21:20:00Z">
        <w:r w:rsidRPr="008D6A16" w:rsidDel="00CF08E4">
          <w:rPr>
            <w:rFonts w:cs="Times New Roman"/>
            <w:color w:val="FF0000"/>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0E2118A2" w14:textId="7AA10B30" w:rsidR="00CF08E2" w:rsidRPr="008D6A16" w:rsidRDefault="00A631B9" w:rsidP="00CF08E2">
      <w:pPr>
        <w:jc w:val="both"/>
        <w:rPr>
          <w:color w:val="FF0000"/>
          <w:u w:val="single"/>
        </w:rPr>
      </w:pPr>
      <w:ins w:id="57" w:author="Ricardo... Jacome.." w:date="2019-05-26T11:37:00Z">
        <w:r w:rsidRPr="008D6A16">
          <w:rPr>
            <w:color w:val="FF0000"/>
          </w:rPr>
          <w:t>E</w:t>
        </w:r>
      </w:ins>
      <w:ins w:id="58" w:author="Ricardo... Jacome.." w:date="2019-05-26T11:48:00Z">
        <w:r w:rsidR="00055D81" w:rsidRPr="008D6A16">
          <w:rPr>
            <w:color w:val="FF0000"/>
          </w:rPr>
          <w:t xml:space="preserve">very subsequent </w:t>
        </w:r>
      </w:ins>
      <w:ins w:id="59" w:author="Ricardo... Jacome.." w:date="2019-05-26T11:37:00Z">
        <w:r w:rsidRPr="008D6A16">
          <w:rPr>
            <w:color w:val="FF0000"/>
          </w:rPr>
          <w:t xml:space="preserve">chapter of this book will be divided into 2 sections called “The </w:t>
        </w:r>
      </w:ins>
      <w:ins w:id="60" w:author="Ricardo... Jacome.." w:date="2019-05-26T11:38:00Z">
        <w:r w:rsidRPr="008D6A16">
          <w:rPr>
            <w:color w:val="FF0000"/>
          </w:rPr>
          <w:t>B</w:t>
        </w:r>
      </w:ins>
      <w:ins w:id="61" w:author="Ricardo... Jacome.." w:date="2019-05-26T11:37:00Z">
        <w:r w:rsidRPr="008D6A16">
          <w:rPr>
            <w:color w:val="FF0000"/>
          </w:rPr>
          <w:t xml:space="preserve">asics”, and “The Mindset”. The </w:t>
        </w:r>
      </w:ins>
      <w:ins w:id="62" w:author="Ricardo... Jacome.." w:date="2019-05-26T11:38:00Z">
        <w:r w:rsidRPr="008D6A16">
          <w:rPr>
            <w:color w:val="FF0000"/>
          </w:rPr>
          <w:t>B</w:t>
        </w:r>
      </w:ins>
      <w:ins w:id="63" w:author="Ricardo... Jacome.." w:date="2019-05-26T11:37:00Z">
        <w:r w:rsidRPr="008D6A16">
          <w:rPr>
            <w:color w:val="FF0000"/>
          </w:rP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64" w:author="Ricardo... Jacome.." w:date="2019-05-27T16:31:00Z">
        <w:r w:rsidR="00400363" w:rsidRPr="008D6A16">
          <w:rPr>
            <w:color w:val="FF0000"/>
          </w:rPr>
          <w:t>go</w:t>
        </w:r>
      </w:ins>
      <w:ins w:id="65" w:author="Ricardo... Jacome.." w:date="2019-05-26T11:37:00Z">
        <w:r w:rsidRPr="008D6A16">
          <w:rPr>
            <w:color w:val="FF0000"/>
          </w:rPr>
          <w:t xml:space="preserve"> straight for the Mindset section. </w:t>
        </w:r>
        <w:r w:rsidRPr="008D6A16">
          <w:rPr>
            <w:color w:val="FF0000"/>
            <w:u w:val="single"/>
            <w:rPrChange w:id="66" w:author="Ricardo... Jacome.." w:date="2019-05-26T11:41:00Z">
              <w:rPr>
                <w:highlight w:val="yellow"/>
              </w:rPr>
            </w:rPrChange>
          </w:rPr>
          <w:t>Beware that you can always learn something new out of something old!</w:t>
        </w:r>
      </w:ins>
    </w:p>
    <w:p w14:paraId="5416EEC5" w14:textId="77777777" w:rsidR="00CF08E2" w:rsidRPr="008D6A16" w:rsidRDefault="00CF08E2" w:rsidP="00CF08E2">
      <w:pPr>
        <w:jc w:val="both"/>
        <w:rPr>
          <w:color w:val="FF0000"/>
          <w:u w:val="single"/>
        </w:rPr>
      </w:pPr>
    </w:p>
    <w:p w14:paraId="20C81F2A" w14:textId="77777777" w:rsidR="00F32272" w:rsidRDefault="00F32272">
      <w:pPr>
        <w:rPr>
          <w:u w:val="single"/>
        </w:rPr>
      </w:pPr>
      <w:r>
        <w:rPr>
          <w:u w:val="single"/>
        </w:rPr>
        <w:br w:type="page"/>
      </w:r>
    </w:p>
    <w:p w14:paraId="370DA8D9" w14:textId="384725D8" w:rsidR="00A16AFC" w:rsidDel="00493FA2" w:rsidRDefault="00A16AFC" w:rsidP="00D91E74">
      <w:pPr>
        <w:pStyle w:val="Heading2"/>
        <w:rPr>
          <w:del w:id="67" w:author="Ricardo... Jacome.." w:date="2019-05-25T21:19:00Z"/>
        </w:rPr>
      </w:pPr>
      <w:del w:id="68" w:author="Ricardo... Jacome.." w:date="2019-05-25T21:19:00Z">
        <w:r w:rsidDel="00493FA2">
          <w:lastRenderedPageBreak/>
          <w:delText>Why Robinhood?</w:delText>
        </w:r>
      </w:del>
    </w:p>
    <w:p w14:paraId="4C603B09" w14:textId="483DC7E6" w:rsidR="005732AF" w:rsidRPr="005732AF" w:rsidDel="00493FA2" w:rsidRDefault="005732AF" w:rsidP="005732AF">
      <w:pPr>
        <w:spacing w:before="28" w:after="0"/>
        <w:ind w:left="100" w:right="78"/>
        <w:jc w:val="both"/>
        <w:rPr>
          <w:del w:id="69" w:author="Ricardo... Jacome.." w:date="2019-05-25T21:19:00Z"/>
          <w:rFonts w:eastAsia="Times New Roman" w:cs="Times New Roman"/>
          <w:szCs w:val="24"/>
        </w:rPr>
        <w:sectPr w:rsidR="005732AF" w:rsidRPr="005732AF" w:rsidDel="00493FA2" w:rsidSect="00E16E50">
          <w:type w:val="continuous"/>
          <w:pgSz w:w="12240" w:h="15840" w:code="1"/>
          <w:pgMar w:top="1380" w:right="1320" w:bottom="280" w:left="1340" w:header="0" w:footer="1040" w:gutter="0"/>
          <w:cols w:space="720"/>
        </w:sectPr>
      </w:pPr>
      <w:del w:id="70"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71" w:name="_Toc10285468"/>
      <w:r>
        <w:t xml:space="preserve">Chapter </w:t>
      </w:r>
      <w:ins w:id="72" w:author="Ricardo... Jacome.." w:date="2019-05-26T12:35:00Z">
        <w:r w:rsidR="00B80A0C">
          <w:t>1</w:t>
        </w:r>
      </w:ins>
      <w:del w:id="73"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1"/>
    </w:p>
    <w:p w14:paraId="5AA930A4" w14:textId="70B3B64A" w:rsidR="000D21AE" w:rsidRDefault="000D21AE" w:rsidP="000D21AE">
      <w:pPr>
        <w:rPr>
          <w:ins w:id="74" w:author="Ricardo... Jacome.." w:date="2019-05-26T11:48:00Z"/>
        </w:rPr>
      </w:pPr>
    </w:p>
    <w:p w14:paraId="39652460" w14:textId="6D34C7E2" w:rsidR="00055D81" w:rsidRPr="00055D81" w:rsidRDefault="00055D81" w:rsidP="000D21AE">
      <w:pPr>
        <w:rPr>
          <w:sz w:val="36"/>
          <w:szCs w:val="36"/>
          <w:rPrChange w:id="75" w:author="Ricardo... Jacome.." w:date="2019-05-26T11:48:00Z">
            <w:rPr/>
          </w:rPrChange>
        </w:rPr>
      </w:pPr>
      <w:ins w:id="76" w:author="Ricardo... Jacome.." w:date="2019-05-26T11:48:00Z">
        <w:r w:rsidRPr="00055D81">
          <w:rPr>
            <w:sz w:val="36"/>
            <w:szCs w:val="36"/>
            <w:rPrChange w:id="77" w:author="Ricardo... Jacome.." w:date="2019-05-26T11:48:00Z">
              <w:rPr/>
            </w:rPrChange>
          </w:rPr>
          <w:t xml:space="preserve">The Basics </w:t>
        </w:r>
      </w:ins>
    </w:p>
    <w:p w14:paraId="24B0C94E" w14:textId="0A86E960" w:rsidR="0066404C" w:rsidRDefault="008D6A16" w:rsidP="005732AF">
      <w:pPr>
        <w:jc w:val="both"/>
        <w:rPr>
          <w:ins w:id="78" w:author="Ricardo... Jacome.." w:date="2019-05-26T12:13:00Z"/>
        </w:rPr>
      </w:pPr>
      <w:r>
        <w:rPr>
          <w:rFonts w:cs="Times New Roman"/>
          <w:szCs w:val="24"/>
        </w:rPr>
        <w:t xml:space="preserve">In simple words: Investing is putting your money in something (stocks, gold, currency, cars, etc.). that will retain its original value and give you extra money (called interest, dividends, etc.) after certain time.  </w:t>
      </w:r>
      <w:r w:rsidR="005732AF" w:rsidRPr="005732AF">
        <w:rPr>
          <w:rFonts w:cs="Times New Roman"/>
          <w:szCs w:val="24"/>
        </w:rPr>
        <w:t xml:space="preserve">When you begin investing, you need to understand that there are many types of investments. Many people believe that investing refers to </w:t>
      </w:r>
      <w:ins w:id="79" w:author="Ricardo... Jacome.." w:date="2019-05-26T11:43:00Z">
        <w:r w:rsidR="00A631B9">
          <w:rPr>
            <w:rFonts w:cs="Times New Roman"/>
            <w:szCs w:val="24"/>
          </w:rPr>
          <w:t>a certain thing</w:t>
        </w:r>
      </w:ins>
      <w:ins w:id="80" w:author="Ricardo... Jacome.." w:date="2019-05-26T11:56:00Z">
        <w:r w:rsidR="00E30327">
          <w:rPr>
            <w:rFonts w:cs="Times New Roman"/>
            <w:szCs w:val="24"/>
          </w:rPr>
          <w:t xml:space="preserve"> </w:t>
        </w:r>
      </w:ins>
      <w:del w:id="81" w:author="Ricardo... Jacome.." w:date="2019-05-26T11:43:00Z">
        <w:r w:rsidR="005732AF" w:rsidRPr="005732AF" w:rsidDel="00A631B9">
          <w:rPr>
            <w:rFonts w:cs="Times New Roman"/>
            <w:szCs w:val="24"/>
          </w:rPr>
          <w:delText xml:space="preserve">stocks </w:delText>
        </w:r>
      </w:del>
      <w:r w:rsidR="005732AF" w:rsidRPr="005732AF">
        <w:rPr>
          <w:rFonts w:cs="Times New Roman"/>
          <w:szCs w:val="24"/>
        </w:rPr>
        <w:t>only, and that is not the case.</w:t>
      </w:r>
      <w:ins w:id="82" w:author="Ricardo... Jacome.." w:date="2019-05-26T11:46:00Z">
        <w:r w:rsidR="00055D81">
          <w:rPr>
            <w:rFonts w:cs="Times New Roman"/>
            <w:szCs w:val="24"/>
          </w:rPr>
          <w:t xml:space="preserve"> </w:t>
        </w:r>
      </w:ins>
      <w:ins w:id="83" w:author="Ricardo... Jacome.." w:date="2019-05-26T11:49:00Z">
        <w:r w:rsidR="00055D81">
          <w:rPr>
            <w:rFonts w:cs="Times New Roman"/>
            <w:szCs w:val="24"/>
          </w:rPr>
          <w:t>One of my favorite definit</w:t>
        </w:r>
      </w:ins>
      <w:ins w:id="84"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rsidRPr="008D6A16">
          <w:rPr>
            <w:i/>
            <w:iCs/>
          </w:rPr>
          <w:t xml:space="preserve">I view investing as a method of purchasing assets to gain profit in the form of reasonably predictable income (dividends, interest, or rentals) and/or appreciation over the long </w:t>
        </w:r>
      </w:ins>
      <w:ins w:id="85" w:author="Ricardo... Jacome.." w:date="2019-05-26T11:51:00Z">
        <w:r w:rsidR="00055D81" w:rsidRPr="008D6A16">
          <w:rPr>
            <w:i/>
            <w:iCs/>
          </w:rPr>
          <w:t>term</w:t>
        </w:r>
        <w:r w:rsidR="00055D81">
          <w:t>” [2]</w:t>
        </w:r>
      </w:ins>
      <w:ins w:id="86" w:author="Ricardo... Jacome.." w:date="2019-05-26T11:50:00Z">
        <w:r w:rsidR="00055D81">
          <w:t xml:space="preserve">. </w:t>
        </w:r>
      </w:ins>
      <w:ins w:id="87" w:author="Ricardo... Jacome.." w:date="2019-05-26T11:53:00Z">
        <w:r w:rsidR="00055D81">
          <w:t>Many examples come to mind that can serve as an investment. Real state, if you</w:t>
        </w:r>
      </w:ins>
      <w:ins w:id="88" w:author="Ricardo... Jacome.." w:date="2019-05-26T11:54:00Z">
        <w:r w:rsidR="00055D81">
          <w:t xml:space="preserve"> invest money to obtain a property and rent it out, in the long term you will generate income</w:t>
        </w:r>
        <w:r w:rsidR="00E30327">
          <w:t>.</w:t>
        </w:r>
      </w:ins>
      <w:ins w:id="89" w:author="Ricardo... Jacome.." w:date="2019-05-26T11:55:00Z">
        <w:r w:rsidR="00E30327">
          <w:t xml:space="preserve"> Invest in gold, wait a couple of years and sell it for a higher price that you originally bought it for. Invest in stocks, and in the long term you will end up with many d</w:t>
        </w:r>
      </w:ins>
      <w:ins w:id="90" w:author="Ricardo... Jacome.." w:date="2019-05-26T11:56:00Z">
        <w:r w:rsidR="00E30327">
          <w:t xml:space="preserve">ividends that will come from the company. The </w:t>
        </w:r>
      </w:ins>
      <w:ins w:id="91" w:author="Ricardo... Jacome.." w:date="2019-05-26T11:57:00Z">
        <w:r w:rsidR="00E30327">
          <w:t xml:space="preserve">more investments you have, the higher the rate of return will be. Think about it as </w:t>
        </w:r>
      </w:ins>
      <w:r w:rsidR="00F02B93">
        <w:t>plating fruits</w:t>
      </w:r>
      <w:ins w:id="92" w:author="Ricardo... Jacome.." w:date="2019-05-26T11:57:00Z">
        <w:r w:rsidR="00E30327">
          <w:t xml:space="preserve">, the more seeds you plant, and the different variety of fruits you choose, the more </w:t>
        </w:r>
      </w:ins>
      <w:ins w:id="93" w:author="Ricardo... Jacome.." w:date="2019-05-26T11:58:00Z">
        <w:r w:rsidR="00E30327">
          <w:t>fructiferous your results will be. The best thing about multiple investments, is the fact that if one is not being successful, you c</w:t>
        </w:r>
      </w:ins>
      <w:ins w:id="94" w:author="Ricardo... Jacome.." w:date="2019-05-26T11:59:00Z">
        <w:r w:rsidR="00E30327">
          <w:t>an still profit from others.</w:t>
        </w:r>
      </w:ins>
      <w:ins w:id="95" w:author="Ricardo... Jacome.." w:date="2019-05-26T12:10:00Z">
        <w:r w:rsidR="0066404C">
          <w:t xml:space="preserve"> </w:t>
        </w:r>
      </w:ins>
      <w:ins w:id="96" w:author="Ricardo... Jacome.." w:date="2019-05-26T12:13:00Z">
        <w:r w:rsidR="0066404C">
          <w:t xml:space="preserve">Some </w:t>
        </w:r>
      </w:ins>
      <w:ins w:id="97" w:author="Ricardo... Jacome.." w:date="2019-05-26T12:14:00Z">
        <w:r w:rsidR="0066404C">
          <w:t xml:space="preserve">forms of </w:t>
        </w:r>
      </w:ins>
      <w:ins w:id="98" w:author="Ricardo... Jacome.." w:date="2019-05-26T12:13:00Z">
        <w:r w:rsidR="0066404C">
          <w:t>investments are:</w:t>
        </w:r>
      </w:ins>
    </w:p>
    <w:p w14:paraId="3671C24B" w14:textId="7FF6A876" w:rsidR="0066404C" w:rsidRDefault="0066404C" w:rsidP="005732AF">
      <w:pPr>
        <w:jc w:val="both"/>
        <w:rPr>
          <w:ins w:id="99" w:author="Ricardo... Jacome.." w:date="2019-05-26T12:11:00Z"/>
        </w:rPr>
      </w:pPr>
      <w:ins w:id="100"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101" w:author="Ricardo... Jacome.." w:date="2019-05-26T12:12:00Z"/>
          <w:rFonts w:eastAsia="Times New Roman" w:cs="Times New Roman"/>
          <w:szCs w:val="24"/>
        </w:rPr>
      </w:pPr>
      <w:ins w:id="102"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103" w:author="Ricardo... Jacome.." w:date="2019-05-26T12:12:00Z"/>
        </w:rPr>
      </w:pPr>
      <w:ins w:id="104"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This type of investments involves buying a currency (or money from other countries). The value of foreign exchanges depends heavily on economy, and also offers a slow growth. Recently it is a method not highly recommended.</w:t>
        </w:r>
      </w:ins>
    </w:p>
    <w:p w14:paraId="73824AFB" w14:textId="63DD29B4" w:rsidR="0066404C" w:rsidRPr="00B80A0C" w:rsidRDefault="0066404C" w:rsidP="005732AF">
      <w:pPr>
        <w:jc w:val="both"/>
        <w:rPr>
          <w:ins w:id="105" w:author="Ricardo... Jacome.." w:date="2019-05-26T11:59:00Z"/>
          <w:rFonts w:eastAsia="Times New Roman" w:cs="Times New Roman"/>
          <w:szCs w:val="24"/>
          <w:rPrChange w:id="106" w:author="Ricardo... Jacome.." w:date="2019-05-26T12:32:00Z">
            <w:rPr>
              <w:ins w:id="107" w:author="Ricardo... Jacome.." w:date="2019-05-26T11:59:00Z"/>
            </w:rPr>
          </w:rPrChange>
        </w:rPr>
      </w:pPr>
      <w:ins w:id="108"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109" w:author="Ricardo... Jacome.." w:date="2019-05-26T12:09:00Z"/>
        </w:rPr>
      </w:pPr>
      <w:bookmarkStart w:id="110" w:name="_Hlk9764963"/>
      <w:ins w:id="111" w:author="Ricardo... Jacome.." w:date="2019-05-26T12:09:00Z">
        <w:r>
          <w:lastRenderedPageBreak/>
          <w:t>If you are interested in investing on any of those categories, I have provided at the end of the book many recommendations on other types of investments to keep growing from multiple income sources</w:t>
        </w:r>
      </w:ins>
      <w:ins w:id="112" w:author="Ricardo... Jacome.." w:date="2019-05-26T12:32:00Z">
        <w:r w:rsidR="00B80A0C">
          <w:t>.</w:t>
        </w:r>
      </w:ins>
    </w:p>
    <w:p w14:paraId="29399C10" w14:textId="77777777" w:rsidR="00B80A0C" w:rsidRPr="00E30327" w:rsidRDefault="00B80A0C" w:rsidP="005732AF">
      <w:pPr>
        <w:jc w:val="both"/>
        <w:rPr>
          <w:ins w:id="113" w:author="Ricardo... Jacome.." w:date="2019-05-26T12:32:00Z"/>
        </w:rPr>
      </w:pPr>
    </w:p>
    <w:bookmarkEnd w:id="110"/>
    <w:p w14:paraId="493605EC" w14:textId="75810C9F" w:rsidR="005C69DA" w:rsidDel="00E30327" w:rsidRDefault="007F02D3" w:rsidP="00102124">
      <w:pPr>
        <w:jc w:val="both"/>
        <w:rPr>
          <w:del w:id="114" w:author="Ricardo... Jacome.." w:date="2019-05-26T11:43:00Z"/>
          <w:rFonts w:cs="Times New Roman"/>
          <w:szCs w:val="24"/>
        </w:rPr>
      </w:pPr>
      <w:del w:id="115"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116" w:author="Ricardo... Jacome.." w:date="2019-05-26T12:01:00Z"/>
          <w:rFonts w:cs="Times New Roman"/>
          <w:sz w:val="36"/>
          <w:szCs w:val="36"/>
          <w:rPrChange w:id="117" w:author="Ricardo... Jacome.." w:date="2019-05-26T12:01:00Z">
            <w:rPr>
              <w:ins w:id="118" w:author="Ricardo... Jacome.." w:date="2019-05-26T12:01:00Z"/>
              <w:rFonts w:cs="Times New Roman"/>
              <w:szCs w:val="24"/>
            </w:rPr>
          </w:rPrChange>
        </w:rPr>
      </w:pPr>
      <w:ins w:id="119" w:author="Ricardo... Jacome.." w:date="2019-05-26T12:01:00Z">
        <w:r w:rsidRPr="00E30327">
          <w:rPr>
            <w:rFonts w:cs="Times New Roman"/>
            <w:sz w:val="36"/>
            <w:szCs w:val="36"/>
            <w:rPrChange w:id="120"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121"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122" w:author="Ricardo... Jacome.." w:date="2019-05-26T12:03:00Z">
        <w:r w:rsidR="00E30327">
          <w:rPr>
            <w:rFonts w:cs="Times New Roman"/>
            <w:szCs w:val="24"/>
          </w:rPr>
          <w:t xml:space="preserve"> For this and many more reasons, companies can sell their ownership in the form of stocks and repurchase it back as t</w:t>
        </w:r>
      </w:ins>
      <w:ins w:id="123" w:author="Ricardo... Jacome.." w:date="2019-05-26T12:04:00Z">
        <w:r w:rsidR="00E30327">
          <w:rPr>
            <w:rFonts w:cs="Times New Roman"/>
            <w:szCs w:val="24"/>
          </w:rPr>
          <w:t>hey need.</w:t>
        </w:r>
      </w:ins>
      <w:del w:id="124"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125" w:author="Ricardo... Jacome.." w:date="2019-05-26T12:04:00Z">
        <w:r w:rsidR="00E30327">
          <w:rPr>
            <w:rFonts w:cs="Times New Roman"/>
            <w:szCs w:val="24"/>
          </w:rPr>
          <w:t xml:space="preserve"> </w:t>
        </w:r>
      </w:ins>
    </w:p>
    <w:p w14:paraId="12C81DDF" w14:textId="18815365" w:rsidR="00CD7F87" w:rsidRDefault="00CD7F87" w:rsidP="00102124">
      <w:pPr>
        <w:jc w:val="both"/>
        <w:rPr>
          <w:ins w:id="126"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127" w:author="Ricardo... Jacome.." w:date="2019-05-26T12:05:00Z"/>
        </w:rPr>
      </w:pPr>
      <w:bookmarkStart w:id="128" w:name="_Toc10285469"/>
      <w:ins w:id="129" w:author="Ricardo... Jacome.." w:date="2019-05-26T12:05:00Z">
        <w:r w:rsidRPr="00B914BF">
          <w:t>W</w:t>
        </w:r>
        <w:r>
          <w:t>here are Stock Transactions made?</w:t>
        </w:r>
        <w:bookmarkEnd w:id="128"/>
      </w:ins>
    </w:p>
    <w:p w14:paraId="2C41733A" w14:textId="4EC0448E" w:rsidR="00F02B93" w:rsidRDefault="00E30327" w:rsidP="00102124">
      <w:pPr>
        <w:jc w:val="both"/>
        <w:rPr>
          <w:ins w:id="130" w:author="Ricardo... Jacome.." w:date="2019-05-26T12:19:00Z"/>
        </w:rPr>
      </w:pPr>
      <w:ins w:id="131" w:author="Ricardo... Jacome.." w:date="2019-05-26T12:05:00Z">
        <w:r>
          <w:t>Finally, let us clarify what is “the market.”</w:t>
        </w:r>
      </w:ins>
      <w:r w:rsidR="00F02B93">
        <w:t xml:space="preserve"> Before, it used to be a physical place where physical (paper) transactions occurred. Now everything is done digitally, so the idea of the “market” doesn’t really have to mean a physical place.</w:t>
      </w:r>
      <w:ins w:id="132" w:author="Ricardo... Jacome.." w:date="2019-05-26T12:05:00Z">
        <w:r>
          <w:t xml:space="preserve"> There exist many markets in the world. Many countries have different markets. In the United States, the most famous one is the New York Stock Exchange (NYSE).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Pr="00F02B93" w:rsidRDefault="001D4ACB" w:rsidP="00102124">
      <w:pPr>
        <w:jc w:val="both"/>
        <w:rPr>
          <w:ins w:id="133" w:author="Ricardo... Jacome.." w:date="2019-05-26T12:19:00Z"/>
          <w:color w:val="FF0000"/>
          <w:sz w:val="36"/>
          <w:szCs w:val="36"/>
        </w:rPr>
      </w:pPr>
      <w:ins w:id="134" w:author="Ricardo... Jacome.." w:date="2019-05-26T12:19:00Z">
        <w:r w:rsidRPr="00F02B93">
          <w:rPr>
            <w:color w:val="FF0000"/>
            <w:sz w:val="36"/>
            <w:szCs w:val="36"/>
            <w:rPrChange w:id="135" w:author="Ricardo... Jacome.." w:date="2019-05-26T12:19:00Z">
              <w:rPr/>
            </w:rPrChange>
          </w:rPr>
          <w:t>The Mindset</w:t>
        </w:r>
      </w:ins>
    </w:p>
    <w:p w14:paraId="638F361B" w14:textId="7F8D6CF4" w:rsidR="001D4ACB" w:rsidRPr="001D4ACB" w:rsidRDefault="001D4ACB" w:rsidP="00102124">
      <w:pPr>
        <w:jc w:val="both"/>
        <w:rPr>
          <w:szCs w:val="24"/>
        </w:rPr>
      </w:pPr>
      <w:ins w:id="136" w:author="Ricardo... Jacome.." w:date="2019-05-26T12:19:00Z">
        <w:r>
          <w:rPr>
            <w:szCs w:val="24"/>
          </w:rPr>
          <w:lastRenderedPageBreak/>
          <w:t xml:space="preserve">Now that we have </w:t>
        </w:r>
      </w:ins>
      <w:ins w:id="137" w:author="Ricardo... Jacome.." w:date="2019-05-26T12:20:00Z">
        <w:r>
          <w:rPr>
            <w:szCs w:val="24"/>
          </w:rPr>
          <w:t xml:space="preserve">all the basics for stock investment, we need to swim into the idea of why stocks </w:t>
        </w:r>
      </w:ins>
      <w:ins w:id="138" w:author="Ricardo... Jacome.." w:date="2019-05-26T12:21:00Z">
        <w:r>
          <w:rPr>
            <w:szCs w:val="24"/>
          </w:rPr>
          <w:t>exist</w:t>
        </w:r>
      </w:ins>
      <w:ins w:id="139" w:author="Ricardo... Jacome.." w:date="2019-05-26T12:20:00Z">
        <w:r>
          <w:rPr>
            <w:szCs w:val="24"/>
          </w:rPr>
          <w:t xml:space="preserve"> on the first place. If we understand the necessity of stocks for a company, we start to understand </w:t>
        </w:r>
      </w:ins>
      <w:ins w:id="140" w:author="Ricardo... Jacome.." w:date="2019-05-26T12:21:00Z">
        <w:r>
          <w:rPr>
            <w:szCs w:val="24"/>
          </w:rPr>
          <w:t xml:space="preserve">how </w:t>
        </w:r>
      </w:ins>
      <w:r w:rsidR="00AB3B11">
        <w:rPr>
          <w:szCs w:val="24"/>
        </w:rPr>
        <w:t>to choose from these</w:t>
      </w:r>
      <w:ins w:id="141"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142" w:name="_Toc10285470"/>
      <w:r w:rsidRPr="00B914BF">
        <w:t>Why do stocks exist?</w:t>
      </w:r>
      <w:bookmarkEnd w:id="142"/>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w:t>
      </w:r>
      <w:bookmarkStart w:id="143" w:name="_GoBack"/>
      <w:bookmarkEnd w:id="143"/>
      <w:r w:rsidR="00FC3728">
        <w:rPr>
          <w:rFonts w:cs="Times New Roman"/>
          <w:szCs w:val="24"/>
        </w:rPr>
        <w: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144" w:author="Ricardo... Jacome.." w:date="2019-05-26T12:26:00Z">
        <w:r w:rsidR="00B80A0C">
          <w:rPr>
            <w:rFonts w:cs="Times New Roman"/>
            <w:szCs w:val="24"/>
          </w:rPr>
          <w:t>While</w:t>
        </w:r>
      </w:ins>
      <w:ins w:id="145" w:author="Ricardo... Jacome.." w:date="2019-05-26T12:23:00Z">
        <w:r w:rsidR="001D4ACB">
          <w:rPr>
            <w:rFonts w:cs="Times New Roman"/>
            <w:szCs w:val="24"/>
          </w:rPr>
          <w:t xml:space="preserve"> Assets</w:t>
        </w:r>
      </w:ins>
      <w:ins w:id="146" w:author="Ricardo... Jacome.." w:date="2019-05-26T12:26:00Z">
        <w:r w:rsidR="00B80A0C">
          <w:rPr>
            <w:rFonts w:cs="Times New Roman"/>
            <w:szCs w:val="24"/>
          </w:rPr>
          <w:t xml:space="preserve"> </w:t>
        </w:r>
      </w:ins>
      <w:ins w:id="147"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148"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149"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150" w:author="Ricardo... Jacome.." w:date="2019-05-26T12:27:00Z">
        <w:r w:rsidR="00B80A0C">
          <w:rPr>
            <w:rFonts w:cs="Times New Roman"/>
            <w:szCs w:val="24"/>
          </w:rPr>
          <w:t>loans is that</w:t>
        </w:r>
      </w:ins>
      <w:del w:id="151"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152" w:author="Ricardo... Jacome.." w:date="2019-05-26T12:28:00Z">
        <w:r w:rsidR="00B80A0C">
          <w:rPr>
            <w:rFonts w:cs="Times New Roman"/>
            <w:szCs w:val="24"/>
          </w:rPr>
          <w:t xml:space="preserve">There are many definitions that are given for Stock Prices, some are simple, and some are complicated. </w:t>
        </w:r>
      </w:ins>
      <w:ins w:id="153" w:author="Ricardo... Jacome.." w:date="2019-05-26T12:29:00Z">
        <w:r w:rsidR="00B80A0C">
          <w:rPr>
            <w:rFonts w:cs="Times New Roman"/>
            <w:szCs w:val="24"/>
          </w:rPr>
          <w:t xml:space="preserve">Let us start with the simple one first </w:t>
        </w:r>
      </w:ins>
      <w:del w:id="154"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155"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156" w:author="Ricardo... Jacome.." w:date="2019-05-26T12:30:00Z">
        <w:r w:rsidR="00B80A0C">
          <w:rPr>
            <w:rFonts w:eastAsiaTheme="minorEastAsia" w:cs="Times New Roman"/>
            <w:szCs w:val="24"/>
          </w:rPr>
          <w:t xml:space="preserve"> so each </w:t>
        </w:r>
        <w:r w:rsidR="00B80A0C">
          <w:rPr>
            <w:rFonts w:eastAsiaTheme="minorEastAsia" w:cs="Times New Roman"/>
            <w:szCs w:val="24"/>
          </w:rPr>
          <w:lastRenderedPageBreak/>
          <w:t>company will make as many shares available to the public as they need</w:t>
        </w:r>
      </w:ins>
      <w:del w:id="157"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158" w:author="Ricardo... Jacome.." w:date="2019-05-26T12:31:00Z">
        <w:r w:rsidR="00B80A0C" w:rsidRPr="00B80A0C">
          <w:rPr>
            <w:rFonts w:eastAsiaTheme="minorEastAsia" w:cs="Times New Roman"/>
            <w:szCs w:val="24"/>
            <w:highlight w:val="cyan"/>
            <w:rPrChange w:id="159"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160" w:author="Ricardo... Jacome.." w:date="2019-05-26T12:09:00Z"/>
        </w:rPr>
      </w:pPr>
      <w:del w:id="161" w:author="Ricardo... Jacome.." w:date="2019-05-26T12:09:00Z">
        <w:r w:rsidRPr="00B914BF" w:rsidDel="0066404C">
          <w:delText>W</w:delText>
        </w:r>
        <w:r w:rsidDel="0066404C">
          <w:delText>here are Stock Transactions made?</w:delText>
        </w:r>
      </w:del>
    </w:p>
    <w:p w14:paraId="31060BA0" w14:textId="35A13E90" w:rsidR="00EF71F8" w:rsidDel="0066404C" w:rsidRDefault="00EF71F8" w:rsidP="00FC3728">
      <w:pPr>
        <w:jc w:val="both"/>
        <w:rPr>
          <w:del w:id="162" w:author="Ricardo... Jacome.." w:date="2019-05-26T12:09:00Z"/>
        </w:rPr>
      </w:pPr>
      <w:del w:id="163"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164" w:name="_Toc10285471"/>
      <w:r>
        <w:t>Different</w:t>
      </w:r>
      <w:ins w:id="165" w:author="Ricardo... Jacome.." w:date="2019-05-26T12:14:00Z">
        <w:r w:rsidR="0066404C">
          <w:t xml:space="preserve"> Stock</w:t>
        </w:r>
      </w:ins>
      <w:r>
        <w:t xml:space="preserve"> </w:t>
      </w:r>
      <w:r w:rsidR="0048764D">
        <w:t>I</w:t>
      </w:r>
      <w:r>
        <w:t xml:space="preserve">nvestment </w:t>
      </w:r>
      <w:r w:rsidR="0048764D">
        <w:t>T</w:t>
      </w:r>
      <w:r>
        <w:t>ypes</w:t>
      </w:r>
      <w:bookmarkEnd w:id="164"/>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166" w:author="Ricardo... Jacome.." w:date="2019-05-26T12:15:00Z">
        <w:r w:rsidR="0066404C">
          <w:rPr>
            <w:rFonts w:cs="Times New Roman"/>
            <w:szCs w:val="24"/>
          </w:rPr>
          <w:t>kinds of stock exists</w:t>
        </w:r>
      </w:ins>
      <w:del w:id="167" w:author="Ricardo... Jacome.." w:date="2019-05-26T12:15:00Z">
        <w:r w:rsidR="0069355C" w:rsidDel="0066404C">
          <w:rPr>
            <w:rFonts w:cs="Times New Roman"/>
            <w:szCs w:val="24"/>
          </w:rPr>
          <w:delText>els</w:delText>
        </w:r>
      </w:del>
      <w:del w:id="168"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169" w:author="Ricardo... Jacome.." w:date="2019-05-27T16:32:00Z">
        <w:r w:rsidR="008B49BC">
          <w:rPr>
            <w:rFonts w:cs="Times New Roman"/>
            <w:b/>
            <w:szCs w:val="24"/>
          </w:rPr>
          <w:t xml:space="preserve">an </w:t>
        </w:r>
      </w:ins>
      <w:r w:rsidR="0007066B">
        <w:rPr>
          <w:rFonts w:cs="Times New Roman"/>
          <w:b/>
          <w:szCs w:val="24"/>
        </w:rPr>
        <w:t xml:space="preserve">early </w:t>
      </w:r>
      <w:ins w:id="170" w:author="Ricardo... Jacome.." w:date="2019-05-27T16:32:00Z">
        <w:r w:rsidR="008B49BC">
          <w:rPr>
            <w:rFonts w:cs="Times New Roman"/>
            <w:b/>
            <w:szCs w:val="24"/>
          </w:rPr>
          <w:t>st</w:t>
        </w:r>
      </w:ins>
      <w:r w:rsidR="0007066B">
        <w:rPr>
          <w:rFonts w:cs="Times New Roman"/>
          <w:b/>
          <w:szCs w:val="24"/>
        </w:rPr>
        <w:t>age</w:t>
      </w:r>
      <w:ins w:id="171"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172" w:author="Ricardo... Jacome.." w:date="2019-05-26T12:14:00Z"/>
          <w:i/>
          <w:iCs/>
          <w:highlight w:val="yellow"/>
        </w:rPr>
      </w:pPr>
      <w:del w:id="173"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174"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175"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176" w:author="Ricardo... Jacome.." w:date="2019-05-26T12:12:00Z"/>
        </w:rPr>
      </w:pPr>
      <w:del w:id="177"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178"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are in charge of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w:t>
      </w:r>
      <w:r w:rsidRPr="6F6A6322">
        <w:rPr>
          <w:rFonts w:eastAsia="Times New Roman" w:cs="Times New Roman"/>
          <w:szCs w:val="24"/>
        </w:rPr>
        <w:lastRenderedPageBreak/>
        <w:t xml:space="preserve">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179" w:author="Ricardo... Jacome.." w:date="2019-05-26T13:42:00Z">
        <w:r w:rsidR="00840931" w:rsidDel="00A71BD8">
          <w:rPr>
            <w:rFonts w:eastAsia="Times New Roman" w:cs="Times New Roman"/>
            <w:szCs w:val="24"/>
          </w:rPr>
          <w:delText>So</w:delText>
        </w:r>
      </w:del>
      <w:ins w:id="180"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181"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182" w:author="Ricardo... Jacome.." w:date="2019-05-26T12:12:00Z"/>
        </w:rPr>
      </w:pPr>
      <w:del w:id="183"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184" w:author="Ricardo... Jacome.." w:date="2019-05-26T12:12:00Z"/>
        </w:rPr>
      </w:pPr>
      <w:del w:id="185"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186" w:author="Ricardo... Jacome.." w:date="2019-05-26T12:11:00Z"/>
          <w:rFonts w:cs="Times New Roman"/>
          <w:szCs w:val="24"/>
        </w:rPr>
      </w:pPr>
      <w:del w:id="187"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188"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know really well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189"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190"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ins w:id="191" w:author="Ricardo... Jacome.." w:date="2019-05-26T12:17:00Z"/>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ins w:id="192" w:author="Ricardo... Jacome.." w:date="2019-05-26T12:17:00Z">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ins w:id="193"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p>
    <w:p w14:paraId="785C5B04" w14:textId="02013DE5" w:rsidR="000D21AE" w:rsidRPr="00F32272" w:rsidRDefault="00F32272" w:rsidP="00F32272">
      <w:r>
        <w:br w:type="page"/>
      </w:r>
    </w:p>
    <w:p w14:paraId="3753C5E7" w14:textId="782D8FC3" w:rsidR="006B6BE8" w:rsidRDefault="006B6BE8" w:rsidP="006B6BE8">
      <w:pPr>
        <w:pStyle w:val="Heading1"/>
      </w:pPr>
      <w:bookmarkStart w:id="194" w:name="_Toc10285472"/>
      <w:r>
        <w:lastRenderedPageBreak/>
        <w:t xml:space="preserve">Chapter </w:t>
      </w:r>
      <w:ins w:id="195" w:author="Ricardo... Jacome.." w:date="2019-05-26T12:35:00Z">
        <w:r w:rsidR="00B80A0C">
          <w:t>2</w:t>
        </w:r>
      </w:ins>
      <w:del w:id="196" w:author="Ricardo... Jacome.." w:date="2019-05-26T12:35:00Z">
        <w:r w:rsidDel="00B80A0C">
          <w:delText>3</w:delText>
        </w:r>
      </w:del>
      <w:r>
        <w:t xml:space="preserve">: </w:t>
      </w:r>
      <w:ins w:id="197" w:author="Ricardo... Jacome.." w:date="2019-05-26T12:35:00Z">
        <w:r w:rsidR="00B80A0C">
          <w:t xml:space="preserve">Stock </w:t>
        </w:r>
      </w:ins>
      <w:r w:rsidR="00FF2942">
        <w:t>Investing</w:t>
      </w:r>
      <w:ins w:id="198" w:author="Ricardo... Jacome.." w:date="2019-05-26T12:35:00Z">
        <w:r w:rsidR="00B80A0C">
          <w:t xml:space="preserve"> in a Nutshell</w:t>
        </w:r>
      </w:ins>
      <w:bookmarkEnd w:id="194"/>
      <w:del w:id="199" w:author="Ricardo... Jacome.." w:date="2019-05-26T12:35:00Z">
        <w:r w:rsidDel="00B80A0C">
          <w:delText>Classification of Trends</w:delText>
        </w:r>
      </w:del>
      <w:r>
        <w:t xml:space="preserve"> </w:t>
      </w:r>
    </w:p>
    <w:p w14:paraId="1908E63F" w14:textId="0AF6DC14" w:rsidR="00DA3180" w:rsidRDefault="00DA3180" w:rsidP="00DA3180">
      <w:pPr>
        <w:rPr>
          <w:ins w:id="200" w:author="Ricardo... Jacome.." w:date="2019-05-26T12:35:00Z"/>
        </w:rPr>
      </w:pPr>
    </w:p>
    <w:p w14:paraId="3B65B00D" w14:textId="34C75554" w:rsidR="00B80A0C" w:rsidRPr="00B80A0C" w:rsidRDefault="00B80A0C" w:rsidP="00DA3180">
      <w:pPr>
        <w:rPr>
          <w:sz w:val="36"/>
          <w:szCs w:val="36"/>
          <w:rPrChange w:id="201" w:author="Ricardo... Jacome.." w:date="2019-05-26T12:36:00Z">
            <w:rPr/>
          </w:rPrChange>
        </w:rPr>
      </w:pPr>
      <w:ins w:id="202" w:author="Ricardo... Jacome.." w:date="2019-05-26T12:35:00Z">
        <w:r w:rsidRPr="00B80A0C">
          <w:rPr>
            <w:sz w:val="36"/>
            <w:szCs w:val="36"/>
            <w:rPrChange w:id="203" w:author="Ricardo... Jacome.." w:date="2019-05-26T12:36:00Z">
              <w:rPr/>
            </w:rPrChange>
          </w:rPr>
          <w:t>The Ba</w:t>
        </w:r>
      </w:ins>
      <w:ins w:id="204" w:author="Ricardo... Jacome.." w:date="2019-05-26T12:36:00Z">
        <w:r w:rsidRPr="00B80A0C">
          <w:rPr>
            <w:sz w:val="36"/>
            <w:szCs w:val="36"/>
            <w:rPrChange w:id="205"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206" w:author="Ricardo... Jacome.." w:date="2019-05-26T12:38:00Z">
        <w:r w:rsidR="005127D8">
          <w:t xml:space="preserve"> </w:t>
        </w:r>
      </w:ins>
      <w:r w:rsidR="00FF2942">
        <w:t>“</w:t>
      </w:r>
      <w:ins w:id="207" w:author="Ricardo... Jacome.." w:date="2019-05-26T12:38:00Z">
        <w:r w:rsidR="005127D8">
          <w:t>How to understand stocks</w:t>
        </w:r>
      </w:ins>
      <w:r w:rsidR="00FF2942">
        <w:t>”</w:t>
      </w:r>
      <w:ins w:id="208" w:author="Ricardo... Jacome.." w:date="2019-05-26T12:38:00Z">
        <w:r w:rsidR="005127D8">
          <w:t xml:space="preserve">. Some investment books claim that </w:t>
        </w:r>
      </w:ins>
      <w:ins w:id="209" w:author="Ricardo... Jacome.." w:date="2019-05-26T12:39:00Z">
        <w:r w:rsidR="005127D8">
          <w:t>stocks behave in a random matter</w:t>
        </w:r>
      </w:ins>
      <w:ins w:id="210" w:author="Ricardo... Jacome.." w:date="2019-05-26T12:40:00Z">
        <w:r w:rsidR="005127D8">
          <w:t xml:space="preserve"> [3]</w:t>
        </w:r>
      </w:ins>
      <w:ins w:id="211" w:author="Ricardo... Jacome.." w:date="2019-05-26T12:39:00Z">
        <w:r w:rsidR="005127D8">
          <w:t>.</w:t>
        </w:r>
      </w:ins>
      <w:ins w:id="212" w:author="Ricardo... Jacome.." w:date="2019-05-26T12:40:00Z">
        <w:r w:rsidR="005127D8">
          <w:t xml:space="preserve"> </w:t>
        </w:r>
      </w:ins>
      <w:ins w:id="213" w:author="Ricardo... Jacome.." w:date="2019-05-26T12:39:00Z">
        <w:r w:rsidR="005127D8">
          <w:t>For this same reason, it is pretty much useless to try and predict which companies will go up and by how much</w:t>
        </w:r>
      </w:ins>
      <w:ins w:id="214" w:author="Ricardo... Jacome.." w:date="2019-05-26T12:40:00Z">
        <w:r w:rsidR="005127D8">
          <w:t>.</w:t>
        </w:r>
      </w:ins>
      <w:ins w:id="215" w:author="Ricardo... Jacome.." w:date="2019-05-26T12:42:00Z">
        <w:r w:rsidR="005127D8">
          <w:t xml:space="preserve"> Generally speaking, this is true. Many analysts apply what is called “Technical Analysis</w:t>
        </w:r>
      </w:ins>
      <w:ins w:id="216" w:author="Ricardo... Jacome.." w:date="2019-05-26T12:43:00Z">
        <w:r w:rsidR="005127D8">
          <w:t>”</w:t>
        </w:r>
      </w:ins>
      <w:ins w:id="217" w:author="Ricardo... Jacome.." w:date="2019-05-26T12:42:00Z">
        <w:r w:rsidR="005127D8">
          <w:t xml:space="preserve"> in which stock charts can help forecast the future behavior of the stock.</w:t>
        </w:r>
      </w:ins>
      <w:ins w:id="218" w:author="Ricardo... Jacome.." w:date="2019-05-26T12:43:00Z">
        <w:r w:rsidR="005127D8">
          <w:t xml:space="preserve"> In my personal experience</w:t>
        </w:r>
      </w:ins>
      <w:r w:rsidR="00FF2942">
        <w:t>, and based off research,</w:t>
      </w:r>
      <w:ins w:id="219" w:author="Ricardo... Jacome.." w:date="2019-05-26T12:43:00Z">
        <w:r w:rsidR="005127D8">
          <w:t xml:space="preserve"> technical analysis</w:t>
        </w:r>
      </w:ins>
      <w:ins w:id="220" w:author="Ricardo... Jacome.." w:date="2019-05-26T12:45:00Z">
        <w:r w:rsidR="005127D8">
          <w:t xml:space="preserve"> (</w:t>
        </w:r>
      </w:ins>
      <w:ins w:id="221" w:author="Ricardo... Jacome.." w:date="2019-05-26T12:46:00Z">
        <w:r w:rsidR="005127D8">
          <w:t>also known as charting)</w:t>
        </w:r>
      </w:ins>
      <w:ins w:id="222" w:author="Ricardo... Jacome.." w:date="2019-05-26T12:43:00Z">
        <w:r w:rsidR="005127D8">
          <w:t xml:space="preserve"> </w:t>
        </w:r>
        <w:r w:rsidR="005127D8" w:rsidRPr="005127D8">
          <w:rPr>
            <w:b/>
            <w:u w:val="single"/>
            <w:rPrChange w:id="223" w:author="Ricardo... Jacome.." w:date="2019-05-26T12:46:00Z">
              <w:rPr/>
            </w:rPrChange>
          </w:rPr>
          <w:t>will not provide</w:t>
        </w:r>
        <w:r w:rsidR="005127D8">
          <w:t xml:space="preserve"> you with any insightful information about the </w:t>
        </w:r>
      </w:ins>
      <w:ins w:id="224" w:author="Ricardo... Jacome.." w:date="2019-05-26T12:44:00Z">
        <w:r w:rsidR="005127D8">
          <w:t>companies’</w:t>
        </w:r>
      </w:ins>
      <w:ins w:id="225" w:author="Ricardo... Jacome.." w:date="2019-05-26T12:43:00Z">
        <w:r w:rsidR="005127D8">
          <w:t xml:space="preserve"> future performance. However,</w:t>
        </w:r>
      </w:ins>
      <w:ins w:id="226" w:author="Ricardo... Jacome.." w:date="2019-05-26T12:44:00Z">
        <w:r w:rsidR="005127D8">
          <w:t xml:space="preserve"> (you</w:t>
        </w:r>
      </w:ins>
      <w:ins w:id="227" w:author="Ricardo... Jacome.." w:date="2019-05-26T12:48:00Z">
        <w:r w:rsidR="000F7B97">
          <w:t xml:space="preserve"> should</w:t>
        </w:r>
      </w:ins>
      <w:ins w:id="228" w:author="Ricardo... Jacome.." w:date="2019-05-26T12:44:00Z">
        <w:r w:rsidR="005127D8">
          <w:t xml:space="preserve"> confir</w:t>
        </w:r>
      </w:ins>
      <w:ins w:id="229" w:author="Ricardo... Jacome.." w:date="2019-05-26T12:45:00Z">
        <w:r w:rsidR="005127D8">
          <w:t>m this yourself</w:t>
        </w:r>
      </w:ins>
      <w:r w:rsidR="00FF2942">
        <w:t xml:space="preserve"> if you don’t believe it</w:t>
      </w:r>
      <w:ins w:id="230" w:author="Ricardo... Jacome.." w:date="2019-05-26T12:45:00Z">
        <w:r w:rsidR="005127D8">
          <w:t xml:space="preserve">), there is </w:t>
        </w:r>
        <w:r w:rsidR="005127D8" w:rsidRPr="00466F62">
          <w:rPr>
            <w:b/>
            <w:u w:val="single"/>
          </w:rPr>
          <w:t>one</w:t>
        </w:r>
        <w:r w:rsidR="005127D8">
          <w:t xml:space="preserve"> thing that charts will help you</w:t>
        </w:r>
      </w:ins>
      <w:ins w:id="231" w:author="Ricardo... Jacome.." w:date="2019-05-26T12:48:00Z">
        <w:r w:rsidR="000F7B97">
          <w:t xml:space="preserve"> on. That is,</w:t>
        </w:r>
      </w:ins>
      <w:ins w:id="232" w:author="Ricardo... Jacome.." w:date="2019-05-26T12:45:00Z">
        <w:r w:rsidR="005127D8">
          <w:t xml:space="preserve"> on selecting a stock as good candidate for investing or not.</w:t>
        </w:r>
      </w:ins>
      <w:del w:id="233" w:author="Ricardo... Jacome.." w:date="2019-05-26T12:36:00Z">
        <w:r w:rsidDel="005127D8">
          <w:delText xml:space="preserve"> How to understand what you are investi</w:delText>
        </w:r>
      </w:del>
      <w:r>
        <w:t xml:space="preserve"> </w:t>
      </w:r>
      <w:del w:id="234"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235" w:author="Ricardo... Jacome.." w:date="2019-05-26T12:48:00Z">
        <w:r w:rsidR="000F7B97">
          <w:t xml:space="preserve">In order to do this, we will </w:t>
        </w:r>
      </w:ins>
      <w:ins w:id="236" w:author="Ricardo... Jacome.." w:date="2019-05-27T20:18:00Z">
        <w:r w:rsidR="00F57E36">
          <w:t>look</w:t>
        </w:r>
      </w:ins>
      <w:ins w:id="237"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238" w:name="_Toc10285473"/>
      <w:r>
        <w:t>Upwards Trends</w:t>
      </w:r>
      <w:r w:rsidR="00840931">
        <w:t xml:space="preserve"> or “Bullish” Trends</w:t>
      </w:r>
      <w:bookmarkEnd w:id="238"/>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w:t>
      </w:r>
      <w:r w:rsidR="0048764D">
        <w:lastRenderedPageBreak/>
        <w:t xml:space="preserve">and </w:t>
      </w:r>
      <w:r w:rsidR="00FF2942">
        <w:t>their</w:t>
      </w:r>
      <w:r w:rsidR="0048764D">
        <w:t xml:space="preserve"> “linear approximation”</w:t>
      </w:r>
      <w:ins w:id="239" w:author="Ricardo... Jacome.." w:date="2019-05-26T12:50:00Z">
        <w:r w:rsidR="000F7B97">
          <w:t xml:space="preserve"> (a single line that tries to follow the pattern</w:t>
        </w:r>
        <w:del w:id="240"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241" w:author="Ricardo Jacome" w:date="2019-05-30T21:59:00Z">
        <w:r w:rsidR="0048764D" w:rsidDel="002C7BE5">
          <w:delText>each one of</w:delText>
        </w:r>
        <w:r w:rsidR="00BC0BC2" w:rsidDel="002C7BE5">
          <w:delText xml:space="preserve"> them is</w:delText>
        </w:r>
      </w:del>
      <w:ins w:id="242" w:author="Ricardo Jacome" w:date="2019-05-30T21:59:00Z">
        <w:r>
          <w:t>lines are</w:t>
        </w:r>
      </w:ins>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68DAD5CF" w:rsidR="006A7F43" w:rsidRDefault="00617EBC" w:rsidP="00617EBC">
      <w:pPr>
        <w:jc w:val="both"/>
      </w:pPr>
      <w:r>
        <w:t>This type of images should not discourage the early investors</w:t>
      </w:r>
      <w:r w:rsidR="00926D01">
        <w:t>.</w:t>
      </w:r>
      <w:ins w:id="243" w:author="Ricardo... Jacome.." w:date="2019-05-26T12:51:00Z">
        <w:r w:rsidR="000F7B97">
          <w:t xml:space="preserve"> </w:t>
        </w:r>
      </w:ins>
      <w:r w:rsidR="00FF2942">
        <w:t>These types of charts</w:t>
      </w:r>
      <w:ins w:id="244" w:author="Ricardo... Jacome.." w:date="2019-05-26T12:51:00Z">
        <w:r w:rsidR="000F7B97">
          <w:t xml:space="preserve"> </w:t>
        </w:r>
      </w:ins>
      <w:r w:rsidR="006A7F43">
        <w:t>offer</w:t>
      </w:r>
      <w:ins w:id="245" w:author="Ricardo... Jacome.." w:date="2019-05-26T12:51:00Z">
        <w:r w:rsidR="000F7B97">
          <w:t xml:space="preserve"> many “charting tools” tha</w:t>
        </w:r>
      </w:ins>
      <w:r w:rsidR="00FF2942">
        <w:t>t</w:t>
      </w:r>
      <w:ins w:id="246" w:author="Ricardo... Jacome.." w:date="2019-05-26T12:51:00Z">
        <w:r w:rsidR="000F7B97">
          <w:t xml:space="preserve"> are trying to be used to </w:t>
        </w:r>
      </w:ins>
      <w:ins w:id="247"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p>
    <w:p w14:paraId="5DAC841F" w14:textId="695435D5" w:rsidR="00617EBC" w:rsidRDefault="00926D01" w:rsidP="00617EBC">
      <w:pPr>
        <w:jc w:val="both"/>
        <w:rPr>
          <w:ins w:id="248" w:author="Ricardo... Jacome.." w:date="2019-05-26T12:52:00Z"/>
        </w:rPr>
      </w:pPr>
      <w:r>
        <w:t>When in doubt,</w:t>
      </w:r>
      <w:r w:rsidR="00617EBC">
        <w:t xml:space="preserve"> always go back to the basics </w:t>
      </w:r>
      <w:r>
        <w:t>of</w:t>
      </w:r>
      <w:r w:rsidR="00617EBC">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249"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250"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4391FAD"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in reality has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ins w:id="251" w:author="Ricardo... Jacome.." w:date="2019-05-26T12:53:00Z">
        <w:r w:rsidR="000F7B97">
          <w:t xml:space="preserve">. </w:t>
        </w:r>
      </w:ins>
      <w:del w:id="252"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685F8CF0"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stock </w:t>
      </w:r>
      <w:r>
        <w:lastRenderedPageBreak/>
        <w:t>market, it is unlikely</w:t>
      </w:r>
      <w:r w:rsidR="00AC771C">
        <w:t>,</w:t>
      </w:r>
      <w:r>
        <w:t xml:space="preserve"> and hard to achieve. So, the strategies and layouts on this guide serve </w:t>
      </w:r>
      <w:del w:id="253" w:author="Ricardo... Jacome.." w:date="2019-05-26T12:54:00Z">
        <w:r w:rsidDel="000F7B97">
          <w:delText xml:space="preserve">again, </w:delText>
        </w:r>
      </w:del>
      <w:r>
        <w:t xml:space="preserve">for long-term investments. </w:t>
      </w:r>
    </w:p>
    <w:p w14:paraId="3D7201A3" w14:textId="00308AB6"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254" w:author="Ricardo... Jacome.." w:date="2019-05-26T13:21:00Z"/>
        </w:rPr>
      </w:pPr>
      <w:del w:id="255" w:author="Ricardo... Jacome.." w:date="2019-05-26T13:21:00Z">
        <w:r w:rsidDel="005018BD">
          <w:delText>Downward Trends</w:delText>
        </w:r>
        <w:r w:rsidR="00840931" w:rsidDel="005018BD">
          <w:delText xml:space="preserve"> or “Bearish” Trends</w:delText>
        </w:r>
      </w:del>
    </w:p>
    <w:p w14:paraId="30CC4EC3" w14:textId="584157F0" w:rsidR="00602E66" w:rsidDel="005018BD" w:rsidRDefault="00DA3180" w:rsidP="00135BBE">
      <w:pPr>
        <w:jc w:val="both"/>
        <w:rPr>
          <w:del w:id="256" w:author="Ricardo... Jacome.." w:date="2019-05-26T13:21:00Z"/>
        </w:rPr>
      </w:pPr>
      <w:del w:id="257"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258" w:author="Ricardo... Jacome.." w:date="2019-05-26T13:21:00Z"/>
        </w:rPr>
      </w:pPr>
      <w:del w:id="259"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260" w:author="Ricardo... Jacome.." w:date="2019-05-26T13:21:00Z"/>
        </w:rPr>
      </w:pPr>
      <w:del w:id="261" w:author="Ricardo... Jacome.." w:date="2019-05-26T13:21:00Z">
        <w:r w:rsidDel="005018BD">
          <w:delText>Downward Trend Examples</w:delText>
        </w:r>
      </w:del>
    </w:p>
    <w:p w14:paraId="76DE7F81" w14:textId="175BB1C2" w:rsidR="00DA3180" w:rsidDel="005018BD" w:rsidRDefault="00DA3180" w:rsidP="00135BBE">
      <w:pPr>
        <w:jc w:val="both"/>
        <w:rPr>
          <w:del w:id="262" w:author="Ricardo... Jacome.." w:date="2019-05-26T13:21:00Z"/>
        </w:rPr>
      </w:pPr>
      <w:del w:id="263"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264" w:author="Ricardo... Jacome.." w:date="2019-05-26T13:21:00Z"/>
        </w:rPr>
      </w:pPr>
      <w:del w:id="265"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266" w:author="Ricardo... Jacome.." w:date="2019-05-26T13:21:00Z"/>
        </w:rPr>
      </w:pPr>
      <w:del w:id="267"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268" w:author="Ricardo... Jacome.." w:date="2019-05-26T13:21:00Z"/>
        </w:rPr>
      </w:pPr>
      <w:del w:id="269"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270" w:author="Ricardo... Jacome.." w:date="2019-05-26T13:21:00Z"/>
        </w:rPr>
      </w:pPr>
      <w:del w:id="271"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272" w:author="Ricardo... Jacome.." w:date="2019-05-26T13:21:00Z"/>
        </w:rPr>
      </w:pPr>
      <w:del w:id="273"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274" w:author="Ricardo... Jacome.." w:date="2019-05-26T13:21:00Z"/>
        </w:rPr>
      </w:pPr>
      <w:del w:id="275"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276" w:author="Ricardo... Jacome.." w:date="2019-05-26T13:21:00Z"/>
        </w:rPr>
      </w:pPr>
      <w:del w:id="277"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278" w:author="Ricardo... Jacome.." w:date="2019-05-26T13:07:00Z">
        <w:r w:rsidR="00233194" w:rsidDel="004A6564">
          <w:delText xml:space="preserve"> </w:delText>
        </w:r>
      </w:del>
    </w:p>
    <w:p w14:paraId="4F8431A5" w14:textId="7216FF24" w:rsidR="004A6564" w:rsidDel="005018BD" w:rsidRDefault="0007066B" w:rsidP="008C4649">
      <w:pPr>
        <w:jc w:val="both"/>
        <w:rPr>
          <w:del w:id="279" w:author="Ricardo... Jacome.." w:date="2019-05-26T13:21:00Z"/>
        </w:rPr>
      </w:pPr>
      <w:del w:id="280"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281" w:author="Ricardo... Jacome.." w:date="2019-05-26T13:01:00Z">
        <w:r w:rsidDel="004A6564">
          <w:delText>.</w:delText>
        </w:r>
      </w:del>
      <w:del w:id="282" w:author="Ricardo... Jacome.." w:date="2019-05-26T13:00:00Z">
        <w:r w:rsidDel="004A6564">
          <w:delText xml:space="preserve"> </w:delText>
        </w:r>
      </w:del>
    </w:p>
    <w:p w14:paraId="6CEBB45C" w14:textId="77470BCD" w:rsidR="00ED09F2" w:rsidRPr="0007066B" w:rsidDel="005018BD" w:rsidRDefault="00ED09F2" w:rsidP="008C4649">
      <w:pPr>
        <w:jc w:val="both"/>
        <w:rPr>
          <w:del w:id="283" w:author="Ricardo... Jacome.." w:date="2019-05-26T13:21:00Z"/>
        </w:rPr>
      </w:pPr>
    </w:p>
    <w:p w14:paraId="16D2DE02" w14:textId="22A80F2D" w:rsidR="00DA3180" w:rsidDel="004A6564" w:rsidRDefault="00DA3180" w:rsidP="008C4649">
      <w:pPr>
        <w:pStyle w:val="Heading2"/>
        <w:jc w:val="both"/>
        <w:rPr>
          <w:del w:id="284" w:author="Ricardo... Jacome.." w:date="2019-05-26T13:00:00Z"/>
        </w:rPr>
      </w:pPr>
      <w:del w:id="285" w:author="Ricardo... Jacome.." w:date="2019-05-26T13:00:00Z">
        <w:r w:rsidDel="004A6564">
          <w:delText>Horizontal Trends</w:delText>
        </w:r>
      </w:del>
    </w:p>
    <w:p w14:paraId="64446DA1" w14:textId="3D1C8885" w:rsidR="00BD019E" w:rsidRPr="00BD019E" w:rsidDel="004A6564" w:rsidRDefault="00BD019E" w:rsidP="008C4649">
      <w:pPr>
        <w:jc w:val="both"/>
        <w:rPr>
          <w:del w:id="286" w:author="Ricardo... Jacome.." w:date="2019-05-26T13:00:00Z"/>
        </w:rPr>
      </w:pPr>
      <w:del w:id="287"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288" w:author="Ricardo... Jacome.." w:date="2019-05-26T13:00:00Z"/>
        </w:rPr>
      </w:pPr>
      <w:del w:id="289"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290" w:author="Ricardo... Jacome.." w:date="2019-05-26T13:00:00Z"/>
        </w:rPr>
      </w:pPr>
      <w:del w:id="291"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292" w:author="Ricardo... Jacome.." w:date="2019-05-26T13:00:00Z"/>
        </w:rPr>
      </w:pPr>
      <w:del w:id="293"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294" w:author="Ricardo... Jacome.." w:date="2019-05-26T13:00:00Z"/>
          <w:rFonts w:eastAsiaTheme="minorEastAsia"/>
        </w:rPr>
      </w:pPr>
      <w:del w:id="295"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296" w:author="Ricardo... Jacome.." w:date="2019-05-26T13:00:00Z"/>
        </w:rPr>
      </w:pPr>
      <w:del w:id="297"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298" w:author="Ricardo... Jacome.." w:date="2019-05-26T13:00:00Z"/>
        </w:rPr>
      </w:pPr>
      <w:del w:id="299" w:author="Ricardo... Jacome.." w:date="2019-05-26T13:00:00Z">
        <w:r w:rsidDel="004A6564">
          <w:delText>Horizontal Trends for Vanguard and Exxon Mobil</w:delText>
        </w:r>
      </w:del>
    </w:p>
    <w:p w14:paraId="55253285" w14:textId="10D3B2F7" w:rsidR="004E5DCE" w:rsidDel="004A6564" w:rsidRDefault="000735A4" w:rsidP="000735A4">
      <w:pPr>
        <w:jc w:val="both"/>
        <w:rPr>
          <w:del w:id="300" w:author="Ricardo... Jacome.." w:date="2019-05-26T13:00:00Z"/>
        </w:rPr>
      </w:pPr>
      <w:del w:id="301"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302" w:author="Ricardo... Jacome.." w:date="2019-05-26T13:21:00Z"/>
        </w:rPr>
      </w:pPr>
    </w:p>
    <w:p w14:paraId="13F87E58" w14:textId="696E4BEB" w:rsidR="00ED09F2" w:rsidDel="005018BD" w:rsidRDefault="00ED09F2" w:rsidP="000735A4">
      <w:pPr>
        <w:jc w:val="both"/>
        <w:rPr>
          <w:del w:id="303" w:author="Ricardo... Jacome.." w:date="2019-05-26T13:21:00Z"/>
        </w:rPr>
      </w:pPr>
    </w:p>
    <w:p w14:paraId="7E23BC05" w14:textId="47636D48" w:rsidR="00ED09F2" w:rsidDel="005018BD" w:rsidRDefault="00ED09F2" w:rsidP="000735A4">
      <w:pPr>
        <w:jc w:val="both"/>
        <w:rPr>
          <w:del w:id="304" w:author="Ricardo... Jacome.." w:date="2019-05-26T13:21:00Z"/>
        </w:rPr>
      </w:pPr>
    </w:p>
    <w:p w14:paraId="4C64471C" w14:textId="77777777" w:rsidR="005018BD" w:rsidRDefault="005018BD" w:rsidP="005018BD">
      <w:pPr>
        <w:pStyle w:val="Heading2"/>
        <w:rPr>
          <w:ins w:id="305" w:author="Ricardo... Jacome.." w:date="2019-05-26T13:21:00Z"/>
        </w:rPr>
      </w:pPr>
      <w:bookmarkStart w:id="306" w:name="_Toc10285474"/>
      <w:ins w:id="307" w:author="Ricardo... Jacome.." w:date="2019-05-26T13:21:00Z">
        <w:r>
          <w:t>Downward Trends or “Bearish” Trends</w:t>
        </w:r>
        <w:bookmarkEnd w:id="306"/>
      </w:ins>
    </w:p>
    <w:p w14:paraId="3E08E2DA" w14:textId="36F56E7A" w:rsidR="005018BD" w:rsidRDefault="005018BD" w:rsidP="005018BD">
      <w:pPr>
        <w:jc w:val="both"/>
        <w:rPr>
          <w:ins w:id="308" w:author="Ricardo... Jacome.." w:date="2019-05-26T13:21:00Z"/>
        </w:rPr>
      </w:pPr>
      <w:ins w:id="309" w:author="Ricardo... Jacome.." w:date="2019-05-26T13:21:00Z">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ins>
      <w:r w:rsidR="006A7F43">
        <w:t>shown below.</w:t>
      </w:r>
    </w:p>
    <w:p w14:paraId="75F38B53" w14:textId="77777777" w:rsidR="005018BD" w:rsidRDefault="005018BD" w:rsidP="005018BD">
      <w:pPr>
        <w:jc w:val="center"/>
        <w:rPr>
          <w:ins w:id="310" w:author="Ricardo... Jacome.." w:date="2019-05-26T13:21:00Z"/>
        </w:rPr>
      </w:pPr>
      <w:ins w:id="311"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312" w:author="Ricardo... Jacome.." w:date="2019-05-26T13:21:00Z"/>
        </w:rPr>
      </w:pPr>
      <w:ins w:id="313" w:author="Ricardo... Jacome.." w:date="2019-05-26T13:21:00Z">
        <w:r>
          <w:t>Downward Trend Examples</w:t>
        </w:r>
      </w:ins>
    </w:p>
    <w:p w14:paraId="58E646C5" w14:textId="15B1392E" w:rsidR="005018BD" w:rsidRDefault="005018BD" w:rsidP="005018BD">
      <w:pPr>
        <w:jc w:val="both"/>
        <w:rPr>
          <w:ins w:id="314" w:author="Ricardo... Jacome.." w:date="2019-05-26T13:21:00Z"/>
        </w:rPr>
      </w:pPr>
      <w:ins w:id="315"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w:t>
        </w:r>
      </w:ins>
      <w:r w:rsidR="006A7F43">
        <w:t>Others</w:t>
      </w:r>
      <w:ins w:id="316" w:author="Ricardo... Jacome.." w:date="2019-05-26T13:21:00Z">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317"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318" w:author="Ricardo... Jacome.." w:date="2019-05-26T13:21:00Z">
        <w:r>
          <w:t xml:space="preserve"> </w:t>
        </w:r>
      </w:ins>
    </w:p>
    <w:p w14:paraId="1535D952" w14:textId="09A72CBF" w:rsidR="005018BD" w:rsidRDefault="005018BD" w:rsidP="005018BD">
      <w:pPr>
        <w:jc w:val="both"/>
        <w:rPr>
          <w:ins w:id="319" w:author="Ricardo... Jacome.." w:date="2019-05-26T13:21:00Z"/>
        </w:rPr>
      </w:pPr>
      <w:ins w:id="320" w:author="Ricardo... Jacome.." w:date="2019-05-26T13:21:00Z">
        <w:r>
          <w:t xml:space="preserve">This obstinate behavior is true for either long-term or short-term investments. </w:t>
        </w:r>
      </w:ins>
      <w:r w:rsidR="00BD785B">
        <w:t xml:space="preserve">Let us look at an example </w:t>
      </w:r>
      <w:ins w:id="321" w:author="Ricardo... Jacome.." w:date="2019-05-26T13:21:00Z">
        <w:r>
          <w:t xml:space="preserve">given </w:t>
        </w:r>
      </w:ins>
      <w:r w:rsidR="00BD785B">
        <w:t>by</w:t>
      </w:r>
      <w:ins w:id="322" w:author="Ricardo... Jacome.." w:date="2019-05-26T13:21:00Z">
        <w:r>
          <w:t xml:space="preserve"> 22</w:t>
        </w:r>
        <w:r w:rsidRPr="00135BBE">
          <w:rPr>
            <w:vertAlign w:val="superscript"/>
          </w:rPr>
          <w:t>nd</w:t>
        </w:r>
        <w:r>
          <w:t xml:space="preserve"> Century Group.</w:t>
        </w:r>
      </w:ins>
    </w:p>
    <w:p w14:paraId="4DDEEBE4" w14:textId="77777777" w:rsidR="005018BD" w:rsidRPr="00DA3180" w:rsidRDefault="005018BD" w:rsidP="005018BD">
      <w:pPr>
        <w:jc w:val="center"/>
        <w:rPr>
          <w:ins w:id="323" w:author="Ricardo... Jacome.." w:date="2019-05-26T13:21:00Z"/>
        </w:rPr>
      </w:pPr>
      <w:ins w:id="324"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325" w:author="Ricardo... Jacome.." w:date="2019-05-26T13:21:00Z"/>
        </w:rPr>
      </w:pPr>
      <w:ins w:id="326" w:author="Ricardo... Jacome.." w:date="2019-05-26T13:21:00Z">
        <w:r>
          <w:t>22</w:t>
        </w:r>
        <w:r w:rsidRPr="00233194">
          <w:rPr>
            <w:vertAlign w:val="superscript"/>
          </w:rPr>
          <w:t>nd</w:t>
        </w:r>
        <w:r>
          <w:t xml:space="preserve"> Century Group in 2013 and 2014</w:t>
        </w:r>
      </w:ins>
    </w:p>
    <w:p w14:paraId="01D14EE0" w14:textId="5810B9BD" w:rsidR="005018BD" w:rsidRDefault="005018BD" w:rsidP="005018BD">
      <w:pPr>
        <w:jc w:val="both"/>
        <w:rPr>
          <w:ins w:id="327" w:author="Ricardo... Jacome.." w:date="2019-05-26T13:21:00Z"/>
        </w:rPr>
      </w:pPr>
      <w:ins w:id="328" w:author="Ricardo... Jacome.." w:date="2019-05-26T13:21:00Z">
        <w:r>
          <w:t xml:space="preserve">If you bought stock in 2013, the value of it was about 1 dollar. After 4 months in 2014, the value of the stock grew 5 times of what it originally was. During this </w:t>
        </w:r>
      </w:ins>
      <w:r w:rsidR="00C10F94">
        <w:t>period</w:t>
      </w:r>
      <w:ins w:id="329" w:author="Ricardo... Jacome.." w:date="2019-05-26T13:21:00Z">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330" w:author="Ricardo... Jacome.." w:date="2019-05-26T13:21:00Z"/>
        </w:rPr>
      </w:pPr>
      <w:ins w:id="331"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332" w:author="Ricardo... Jacome.." w:date="2019-05-26T13:21:00Z"/>
        </w:rPr>
      </w:pPr>
      <w:ins w:id="333"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334" w:author="Ricardo... Jacome.." w:date="2019-05-26T13:21:00Z"/>
        </w:rPr>
      </w:pPr>
      <w:ins w:id="335"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336" w:author="Ricardo... Jacome.." w:date="2019-05-26T13:21:00Z"/>
        </w:rPr>
      </w:pPr>
      <w:ins w:id="337"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338" w:author="Ricardo... Jacome.." w:date="2019-05-26T13:26:00Z"/>
        </w:rPr>
      </w:pPr>
      <w:ins w:id="339"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340" w:author="Ricardo... Jacome.." w:date="2019-05-26T13:24:00Z">
        <w:r>
          <w:t>mindset</w:t>
        </w:r>
      </w:ins>
      <w:ins w:id="341" w:author="Ricardo... Jacome.." w:date="2019-05-26T13:21:00Z">
        <w:r>
          <w:t xml:space="preserve"> section.</w:t>
        </w:r>
      </w:ins>
    </w:p>
    <w:p w14:paraId="120B54AA" w14:textId="3EC321CA" w:rsidR="005018BD" w:rsidRPr="005018BD" w:rsidRDefault="005018BD" w:rsidP="005018BD">
      <w:pPr>
        <w:jc w:val="both"/>
        <w:rPr>
          <w:ins w:id="342" w:author="Ricardo... Jacome.." w:date="2019-05-26T13:24:00Z"/>
          <w:sz w:val="36"/>
          <w:szCs w:val="36"/>
          <w:rPrChange w:id="343" w:author="Ricardo... Jacome.." w:date="2019-05-26T13:26:00Z">
            <w:rPr>
              <w:ins w:id="344" w:author="Ricardo... Jacome.." w:date="2019-05-26T13:24:00Z"/>
            </w:rPr>
          </w:rPrChange>
        </w:rPr>
      </w:pPr>
      <w:ins w:id="345" w:author="Ricardo... Jacome.." w:date="2019-05-26T13:26:00Z">
        <w:r>
          <w:rPr>
            <w:sz w:val="36"/>
            <w:szCs w:val="36"/>
          </w:rPr>
          <w:t>Some</w:t>
        </w:r>
        <w:r w:rsidRPr="005018BD">
          <w:rPr>
            <w:sz w:val="36"/>
            <w:szCs w:val="36"/>
            <w:rPrChange w:id="346" w:author="Ricardo... Jacome.." w:date="2019-05-26T13:26:00Z">
              <w:rPr/>
            </w:rPrChange>
          </w:rPr>
          <w:t xml:space="preserve"> Warning</w:t>
        </w:r>
        <w:r>
          <w:rPr>
            <w:sz w:val="36"/>
            <w:szCs w:val="36"/>
          </w:rPr>
          <w:t>s</w:t>
        </w:r>
      </w:ins>
    </w:p>
    <w:p w14:paraId="2C266D99" w14:textId="52205749" w:rsidR="005018BD" w:rsidRPr="00A46CF8" w:rsidRDefault="005018BD">
      <w:pPr>
        <w:jc w:val="both"/>
        <w:rPr>
          <w:ins w:id="347" w:author="Ricardo... Jacome.." w:date="2019-05-26T13:27:00Z"/>
        </w:rPr>
        <w:pPrChange w:id="348" w:author="Ricardo... Jacome.." w:date="2019-05-26T13:27:00Z">
          <w:pPr>
            <w:pStyle w:val="Heading2"/>
          </w:pPr>
        </w:pPrChange>
      </w:pPr>
      <w:ins w:id="349" w:author="Ricardo... Jacome.." w:date="2019-05-26T13:24:00Z">
        <w:r>
          <w:t xml:space="preserve">For much as I don’t support short-term strategies, it is important to know they exists. </w:t>
        </w:r>
      </w:ins>
      <w:ins w:id="350" w:author="Ricardo... Jacome.." w:date="2019-05-26T13:25:00Z">
        <w:r>
          <w:t>When you research for information abo</w:t>
        </w:r>
      </w:ins>
      <w:ins w:id="351" w:author="Ricardo... Jacome.." w:date="2019-05-26T13:26:00Z">
        <w:r>
          <w:t>ut stocks, you will find words and definitions that are common among investors who use these “trading techniques”. Often coming from charting ideas</w:t>
        </w:r>
      </w:ins>
      <w:ins w:id="352" w:author="Ricardo... Jacome.." w:date="2019-05-26T13:27:00Z">
        <w:r>
          <w:t>, investors make claims about the future performance of many companies. Some examples include:</w:t>
        </w:r>
      </w:ins>
    </w:p>
    <w:p w14:paraId="59474DFD" w14:textId="77777777" w:rsidR="005018BD" w:rsidRDefault="005018BD" w:rsidP="005018BD">
      <w:pPr>
        <w:jc w:val="both"/>
        <w:rPr>
          <w:ins w:id="353" w:author="Ricardo... Jacome.." w:date="2019-05-26T13:27:00Z"/>
        </w:rPr>
      </w:pPr>
      <w:ins w:id="354"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355" w:author="Ricardo... Jacome.." w:date="2019-05-26T13:27:00Z"/>
        </w:rPr>
      </w:pPr>
      <w:ins w:id="356"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357" w:author="Ricardo... Jacome.." w:date="2019-05-26T13:27:00Z"/>
        </w:rPr>
      </w:pPr>
      <w:ins w:id="358"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359" w:author="Ricardo... Jacome.." w:date="2019-05-26T13:27:00Z"/>
        </w:rPr>
      </w:pPr>
      <w:ins w:id="360"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361" w:author="Ricardo... Jacome.." w:date="2019-05-26T13:27:00Z"/>
        </w:rPr>
      </w:pPr>
      <w:ins w:id="362"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363" w:author="Ricardo... Jacome.." w:date="2019-05-26T13:27:00Z"/>
        </w:rPr>
      </w:pPr>
      <w:ins w:id="364"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365" w:author="Ricardo... Jacome.." w:date="2019-05-26T13:28:00Z">
        <w:r>
          <w:t xml:space="preserve"> </w:t>
        </w:r>
        <w:r w:rsidR="00D14D17">
          <w:t xml:space="preserve">When it comes to these trading ideas, I often think </w:t>
        </w:r>
      </w:ins>
      <w:ins w:id="366" w:author="Ricardo... Jacome.." w:date="2019-05-26T13:29:00Z">
        <w:r w:rsidR="00D14D17">
          <w:t xml:space="preserve">of “noise”. Which is just something that comes out naturally out of information and is often undesired.  For example, </w:t>
        </w:r>
      </w:ins>
      <w:ins w:id="367" w:author="Ricardo... Jacome.." w:date="2019-05-26T13:30:00Z">
        <w:r w:rsidR="00D14D17">
          <w:t>sometimes you will hear a beeping sound when you are turning a radio on (happened mo</w:t>
        </w:r>
      </w:ins>
      <w:ins w:id="368" w:author="Ricardo... Jacome.." w:date="2019-05-26T13:33:00Z">
        <w:r w:rsidR="00D14D17">
          <w:t>re o</w:t>
        </w:r>
      </w:ins>
      <w:ins w:id="369"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370" w:author="Ricardo... Jacome.." w:date="2019-05-26T13:37:00Z">
        <w:r w:rsidR="00D14D17">
          <w:t>So,</w:t>
        </w:r>
      </w:ins>
      <w:ins w:id="371" w:author="Ricardo... Jacome.." w:date="2019-05-26T13:35:00Z">
        <w:r w:rsidR="00D14D17">
          <w:t xml:space="preserve"> stocks have also this “noise” to them which </w:t>
        </w:r>
        <w:r w:rsidR="00D14D17">
          <w:lastRenderedPageBreak/>
          <w:t xml:space="preserve">are the small patterns that are presented in the </w:t>
        </w:r>
      </w:ins>
      <w:ins w:id="372" w:author="Ricardo... Jacome.." w:date="2019-05-26T13:37:00Z">
        <w:r w:rsidR="00D14D17">
          <w:t>short-term</w:t>
        </w:r>
      </w:ins>
      <w:ins w:id="373" w:author="Ricardo... Jacome.." w:date="2019-05-26T13:35:00Z">
        <w:r w:rsidR="00D14D17">
          <w:t xml:space="preserve"> duration, but it is the long term what you should </w:t>
        </w:r>
      </w:ins>
      <w:ins w:id="374"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375" w:author="Ricardo... Jacome.." w:date="2019-05-26T13:37:00Z">
        <w:r w:rsidR="00D14D17">
          <w:t xml:space="preserve">t the song was all about. To end this little </w:t>
        </w:r>
      </w:ins>
      <w:ins w:id="376" w:author="Ricardo... Jacome.." w:date="2019-05-26T13:38:00Z">
        <w:r w:rsidR="00D306B7">
          <w:t>warning,</w:t>
        </w:r>
      </w:ins>
      <w:ins w:id="377" w:author="Ricardo... Jacome.." w:date="2019-05-26T13:37:00Z">
        <w:r w:rsidR="00D14D17">
          <w:t xml:space="preserve"> I would like to quote Nate Silver: </w:t>
        </w:r>
      </w:ins>
      <w:bookmarkStart w:id="378" w:name="_Hlk9769174"/>
      <w:ins w:id="379" w:author="Ricardo... Jacome.." w:date="2019-05-26T13:38:00Z">
        <w:r w:rsidR="00D14D17">
          <w:t>“Our brains, wired to detect patterns, are always looking for a signal, when instead we should appreciate how noisy the data is</w:t>
        </w:r>
        <w:bookmarkEnd w:id="378"/>
        <w:r w:rsidR="00D14D17">
          <w:t>”.[3]</w:t>
        </w:r>
      </w:ins>
    </w:p>
    <w:p w14:paraId="48E7B77F" w14:textId="3E447A69" w:rsidR="005018BD" w:rsidRDefault="005018BD" w:rsidP="005018BD">
      <w:pPr>
        <w:jc w:val="both"/>
        <w:rPr>
          <w:ins w:id="380" w:author="Ricardo... Jacome.." w:date="2019-05-26T13:21:00Z"/>
        </w:rPr>
      </w:pPr>
      <w:ins w:id="381" w:author="Ricardo... Jacome.." w:date="2019-05-26T13:26:00Z">
        <w:r>
          <w:t xml:space="preserve"> </w:t>
        </w:r>
      </w:ins>
    </w:p>
    <w:p w14:paraId="0742B114" w14:textId="77777777" w:rsidR="005018BD" w:rsidRDefault="005018BD" w:rsidP="005018BD">
      <w:pPr>
        <w:jc w:val="both"/>
        <w:rPr>
          <w:ins w:id="382" w:author="Ricardo... Jacome.." w:date="2019-05-26T13:21:00Z"/>
          <w:sz w:val="36"/>
          <w:szCs w:val="36"/>
        </w:rPr>
      </w:pPr>
      <w:ins w:id="383" w:author="Ricardo... Jacome.." w:date="2019-05-26T13:21:00Z">
        <w:r w:rsidRPr="00F06AA7">
          <w:rPr>
            <w:sz w:val="36"/>
            <w:szCs w:val="36"/>
          </w:rPr>
          <w:t>The Mindset</w:t>
        </w:r>
      </w:ins>
    </w:p>
    <w:p w14:paraId="248FFACC" w14:textId="21EA76DD" w:rsidR="005018BD" w:rsidRPr="00F54EE4" w:rsidRDefault="005018BD">
      <w:pPr>
        <w:jc w:val="both"/>
        <w:rPr>
          <w:ins w:id="384" w:author="Ricardo... Jacome.." w:date="2019-05-26T13:21:00Z"/>
        </w:rPr>
      </w:pPr>
      <w:ins w:id="385"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386" w:author="Ricardo... Jacome.." w:date="2019-05-26T13:23:00Z">
        <w:r>
          <w:rPr>
            <w:b/>
          </w:rPr>
          <w:t>decisions</w:t>
        </w:r>
      </w:ins>
      <w:ins w:id="387" w:author="Ricardo... Jacome.." w:date="2019-05-26T13:21:00Z">
        <w:r w:rsidRPr="00F06AA7">
          <w:rPr>
            <w:b/>
          </w:rPr>
          <w:t>.</w:t>
        </w:r>
        <w:r>
          <w:t xml:space="preserve"> </w:t>
        </w:r>
      </w:ins>
      <w:r w:rsidR="00CD063C">
        <w:t>That</w:t>
      </w:r>
      <w:ins w:id="388" w:author="Ricardo... Jacome.." w:date="2019-05-26T13:21:00Z">
        <w:r>
          <w:t xml:space="preserve"> is the only “prediction” I can apply from chart data to my stock making decision</w:t>
        </w:r>
      </w:ins>
      <w:r w:rsidR="00CD063C">
        <w:t>s</w:t>
      </w:r>
      <w:ins w:id="389" w:author="Ricardo... Jacome.." w:date="2019-05-26T13:21:00Z">
        <w:r>
          <w:t xml:space="preserve">. Aside from that, everything else is just an empty promise of profits. </w:t>
        </w:r>
      </w:ins>
    </w:p>
    <w:bookmarkEnd w:id="2"/>
    <w:p w14:paraId="5D47BFD1" w14:textId="77777777" w:rsidR="005018BD" w:rsidRDefault="005018BD" w:rsidP="005018BD">
      <w:pPr>
        <w:jc w:val="both"/>
        <w:rPr>
          <w:ins w:id="390" w:author="Ricardo... Jacome.." w:date="2019-05-26T13:21:00Z"/>
        </w:rPr>
      </w:pPr>
    </w:p>
    <w:p w14:paraId="17764136" w14:textId="177E2EB4" w:rsidR="002442BE" w:rsidRDefault="002442BE" w:rsidP="002442BE">
      <w:pPr>
        <w:pStyle w:val="Heading2"/>
      </w:pPr>
      <w:bookmarkStart w:id="391" w:name="_Toc10285475"/>
      <w:r>
        <w:t>Smaller Time Frame Trends</w:t>
      </w:r>
      <w:bookmarkEnd w:id="391"/>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rPr>
          <w:ins w:id="392"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393" w:author="Ricardo... Jacome.." w:date="2019-05-26T13:01:00Z">
        <w:r w:rsidR="004A6564" w:rsidRPr="004A6564">
          <w:rPr>
            <w:b/>
            <w:u w:val="single"/>
          </w:rPr>
          <w:t xml:space="preserve"> This </w:t>
        </w:r>
      </w:ins>
      <w:r w:rsidR="00CD063C">
        <w:rPr>
          <w:b/>
          <w:u w:val="single"/>
        </w:rPr>
        <w:t>should always be avoided</w:t>
      </w:r>
      <w:ins w:id="394" w:author="Ricardo... Jacome.." w:date="2019-05-26T13:02:00Z">
        <w:r w:rsidR="004A6564">
          <w:rPr>
            <w:b/>
            <w:u w:val="single"/>
          </w:rPr>
          <w:t xml:space="preserve">. </w:t>
        </w:r>
        <w:r w:rsidR="004A6564">
          <w:rPr>
            <w:u w:val="single"/>
          </w:rPr>
          <w:t>Trying to predict smaller time frames is what investment is</w:t>
        </w:r>
      </w:ins>
      <w:ins w:id="395" w:author="Ricardo... Jacome.." w:date="2019-05-26T13:03:00Z">
        <w:r w:rsidR="004A6564">
          <w:rPr>
            <w:u w:val="single"/>
          </w:rPr>
          <w:t xml:space="preserve"> </w:t>
        </w:r>
        <w:r w:rsidR="004A6564" w:rsidRPr="00CD063C">
          <w:rPr>
            <w:u w:val="single"/>
          </w:rPr>
          <w:t>not about</w:t>
        </w:r>
        <w:r w:rsidR="004A6564">
          <w:t xml:space="preserve">. </w:t>
        </w:r>
      </w:ins>
    </w:p>
    <w:p w14:paraId="04FF9B09" w14:textId="1640DF78" w:rsidR="00C33FB1" w:rsidRDefault="009430BD" w:rsidP="008C4649">
      <w:pPr>
        <w:jc w:val="both"/>
        <w:rPr>
          <w:ins w:id="396" w:author="Ricardo... Jacome.." w:date="2019-05-27T21:12:00Z"/>
        </w:rPr>
      </w:pPr>
      <w:ins w:id="397"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ins>
      <w:r w:rsidR="00CD063C">
        <w:t>considered</w:t>
      </w:r>
      <w:ins w:id="398" w:author="Ricardo... Jacome.." w:date="2019-05-27T16:41:00Z">
        <w:r>
          <w:t xml:space="preserve"> by solely </w:t>
        </w:r>
      </w:ins>
      <w:ins w:id="399" w:author="Ricardo... Jacome.." w:date="2019-05-27T16:42:00Z">
        <w:r>
          <w:t xml:space="preserve">looking at chart movement. Every company has fluctuations in the smaller time frames, and </w:t>
        </w:r>
      </w:ins>
      <w:ins w:id="400" w:author="Ricardo... Jacome.." w:date="2019-05-27T16:46:00Z">
        <w:r>
          <w:t>these fluctuations</w:t>
        </w:r>
      </w:ins>
      <w:ins w:id="401" w:author="Ricardo... Jacome.." w:date="2019-05-27T16:42:00Z">
        <w:r>
          <w:t xml:space="preserve"> are pretty much </w:t>
        </w:r>
      </w:ins>
      <w:ins w:id="402" w:author="Ricardo... Jacome.." w:date="2019-05-27T16:43:00Z">
        <w:r>
          <w:t xml:space="preserve">unpredictable. Some people might claim to have predicted them, but when asked to predict </w:t>
        </w:r>
      </w:ins>
      <w:r w:rsidR="00CD063C">
        <w:t>multiple times</w:t>
      </w:r>
      <w:ins w:id="403" w:author="Ricardo... Jacome.." w:date="2019-05-27T16:43:00Z">
        <w:r>
          <w:t>, their “methods” will</w:t>
        </w:r>
      </w:ins>
      <w:ins w:id="404" w:author="Ricardo... Jacome.." w:date="2019-05-27T16:44:00Z">
        <w:r>
          <w:t xml:space="preserve"> prove </w:t>
        </w:r>
      </w:ins>
      <w:ins w:id="405" w:author="Ricardo... Jacome.." w:date="2019-05-27T16:43:00Z">
        <w:r>
          <w:t xml:space="preserve">to be unsuccessful. </w:t>
        </w:r>
      </w:ins>
      <w:ins w:id="406" w:author="Ricardo... Jacome.." w:date="2019-05-27T16:44:00Z">
        <w:r>
          <w:t xml:space="preserve">There is an incredible amount of information and books that </w:t>
        </w:r>
      </w:ins>
      <w:ins w:id="407" w:author="Ricardo... Jacome.." w:date="2019-05-27T16:47:00Z">
        <w:r>
          <w:t>mention</w:t>
        </w:r>
      </w:ins>
      <w:ins w:id="408" w:author="Ricardo... Jacome.." w:date="2019-05-27T16:44:00Z">
        <w:r>
          <w:t xml:space="preserve"> people who claim to have a predictive </w:t>
        </w:r>
      </w:ins>
      <w:ins w:id="409" w:author="Ricardo... Jacome.." w:date="2019-05-27T16:48:00Z">
        <w:r>
          <w:t xml:space="preserve">technique and </w:t>
        </w:r>
      </w:ins>
      <w:ins w:id="410" w:author="Ricardo... Jacome.." w:date="2019-05-27T16:44:00Z">
        <w:r>
          <w:t>end up failing in the long run</w:t>
        </w:r>
      </w:ins>
      <w:ins w:id="411" w:author="Ricardo... Jacome.." w:date="2019-05-27T16:48:00Z">
        <w:r>
          <w:t xml:space="preserve"> [1][2]</w:t>
        </w:r>
      </w:ins>
      <w:ins w:id="412" w:author="Ricardo... Jacome.." w:date="2019-05-27T16:44:00Z">
        <w:r>
          <w:t>.</w:t>
        </w:r>
      </w:ins>
      <w:ins w:id="413" w:author="Ricardo... Jacome.." w:date="2019-05-27T21:11:00Z">
        <w:r w:rsidR="00C33FB1">
          <w:t xml:space="preserve"> Most of these methods include mathematical formulations and </w:t>
        </w:r>
      </w:ins>
      <w:ins w:id="414" w:author="Ricardo... Jacome.." w:date="2019-05-27T21:12:00Z">
        <w:r w:rsidR="00C33FB1">
          <w:t>terminology for every type of curve movement you can imagine.</w:t>
        </w:r>
      </w:ins>
      <w:r w:rsidR="006A7F43">
        <w:t xml:space="preserve"> </w:t>
      </w:r>
    </w:p>
    <w:p w14:paraId="1F8243D5" w14:textId="4B9EA665" w:rsidR="009430BD" w:rsidRDefault="00C33FB1" w:rsidP="008C4649">
      <w:pPr>
        <w:jc w:val="both"/>
        <w:rPr>
          <w:ins w:id="415" w:author="Ricardo... Jacome.." w:date="2019-05-27T16:48:00Z"/>
        </w:rPr>
      </w:pPr>
      <w:ins w:id="416" w:author="Ricardo... Jacome.." w:date="2019-05-27T21:12:00Z">
        <w:r>
          <w:t>But now, t</w:t>
        </w:r>
      </w:ins>
      <w:ins w:id="417" w:author="Ricardo... Jacome.." w:date="2019-05-27T16:45:00Z">
        <w:r w:rsidR="009430BD">
          <w:t xml:space="preserve">hink about it in terms of coin tossing, it is possible to predict certain </w:t>
        </w:r>
      </w:ins>
      <w:ins w:id="418" w:author="Ricardo... Jacome.." w:date="2019-05-27T16:46:00Z">
        <w:r w:rsidR="009430BD">
          <w:t>number</w:t>
        </w:r>
      </w:ins>
      <w:ins w:id="419" w:author="Ricardo... Jacome.." w:date="2019-05-27T16:45:00Z">
        <w:r w:rsidR="009430BD">
          <w:t xml:space="preserve"> of outcomes (tails or heads), but after </w:t>
        </w:r>
      </w:ins>
      <w:ins w:id="420" w:author="Ricardo... Jacome.." w:date="2019-05-27T21:12:00Z">
        <w:r>
          <w:t>several</w:t>
        </w:r>
      </w:ins>
      <w:ins w:id="421" w:author="Ricardo... Jacome.." w:date="2019-05-27T16:45:00Z">
        <w:r w:rsidR="009430BD">
          <w:t xml:space="preserve"> times you will eventually fail. That same logic applies to the prediction of a </w:t>
        </w:r>
      </w:ins>
      <w:ins w:id="422" w:author="Ricardo... Jacome.." w:date="2019-05-27T16:46:00Z">
        <w:r w:rsidR="009430BD" w:rsidRPr="009430BD">
          <w:rPr>
            <w:u w:val="single"/>
            <w:rPrChange w:id="423" w:author="Ricardo... Jacome.." w:date="2019-05-27T16:46:00Z">
              <w:rPr/>
            </w:rPrChange>
          </w:rPr>
          <w:t>small-time</w:t>
        </w:r>
      </w:ins>
      <w:ins w:id="424" w:author="Ricardo... Jacome.." w:date="2019-05-27T16:45:00Z">
        <w:r w:rsidR="009430BD" w:rsidRPr="009430BD">
          <w:rPr>
            <w:u w:val="single"/>
            <w:rPrChange w:id="425" w:author="Ricardo... Jacome.." w:date="2019-05-27T16:46:00Z">
              <w:rPr/>
            </w:rPrChange>
          </w:rPr>
          <w:t xml:space="preserve"> frame</w:t>
        </w:r>
        <w:r w:rsidR="009430BD">
          <w:t xml:space="preserve">, some </w:t>
        </w:r>
      </w:ins>
      <w:ins w:id="426" w:author="Ricardo... Jacome.." w:date="2019-05-27T16:46:00Z">
        <w:r w:rsidR="009430BD">
          <w:t xml:space="preserve">people might get it right sometimes, but not all the time. </w:t>
        </w:r>
      </w:ins>
      <w:ins w:id="427" w:author="Ricardo... Jacome.." w:date="2019-05-27T16:45:00Z">
        <w:r w:rsidR="009430BD">
          <w:t xml:space="preserve"> </w:t>
        </w:r>
      </w:ins>
    </w:p>
    <w:p w14:paraId="65C12414" w14:textId="65956E52" w:rsidR="009F7D72" w:rsidRDefault="009430BD" w:rsidP="008C4649">
      <w:pPr>
        <w:jc w:val="both"/>
        <w:rPr>
          <w:ins w:id="428" w:author="Ricardo... Jacome.." w:date="2019-05-27T16:54:00Z"/>
        </w:rPr>
      </w:pPr>
      <w:ins w:id="429" w:author="Ricardo... Jacome.." w:date="2019-05-27T16:48:00Z">
        <w:r>
          <w:t>Individuals who favor mathematical approache</w:t>
        </w:r>
      </w:ins>
      <w:ins w:id="430" w:author="Ricardo... Jacome.." w:date="2019-05-27T16:49:00Z">
        <w:r>
          <w:t>s (as I am one of them) will oppose the idea of now being able to use mathematical formulas for predictions</w:t>
        </w:r>
      </w:ins>
      <w:ins w:id="431" w:author="Ricardo... Jacome.." w:date="2019-05-27T16:50:00Z">
        <w:r w:rsidR="009F7D72">
          <w:t>. B</w:t>
        </w:r>
      </w:ins>
      <w:ins w:id="432" w:author="Ricardo... Jacome.." w:date="2019-05-27T16:51:00Z">
        <w:r w:rsidR="009F7D72">
          <w:t>ut we need to grasp that</w:t>
        </w:r>
      </w:ins>
      <w:ins w:id="433" w:author="Ricardo... Jacome.." w:date="2019-05-27T16:50:00Z">
        <w:r w:rsidR="009F7D72">
          <w:t xml:space="preserve"> the main problem lies </w:t>
        </w:r>
      </w:ins>
      <w:ins w:id="434" w:author="Ricardo... Jacome.." w:date="2019-05-27T16:51:00Z">
        <w:r w:rsidR="009F7D72">
          <w:t>in the data itself. Stoc</w:t>
        </w:r>
      </w:ins>
      <w:ins w:id="435" w:author="Ricardo... Jacome.." w:date="2019-05-27T16:52:00Z">
        <w:r w:rsidR="009F7D72">
          <w:t xml:space="preserve">k price history does not </w:t>
        </w:r>
      </w:ins>
      <w:r w:rsidR="00CD063C">
        <w:t>give</w:t>
      </w:r>
      <w:ins w:id="436" w:author="Ricardo... Jacome.." w:date="2019-05-27T16:52:00Z">
        <w:r w:rsidR="009F7D72">
          <w:t xml:space="preserve"> enough </w:t>
        </w:r>
      </w:ins>
      <w:r w:rsidR="00CD063C">
        <w:t>parameters</w:t>
      </w:r>
      <w:ins w:id="437" w:author="Ricardo... Jacome.." w:date="2019-05-27T16:52:00Z">
        <w:r w:rsidR="009F7D72">
          <w:t xml:space="preserve"> to make accurate predictions. </w:t>
        </w:r>
      </w:ins>
      <w:r w:rsidR="00CD063C">
        <w:t xml:space="preserve">It literally just tells you a price number at a point in time. </w:t>
      </w:r>
      <w:ins w:id="438" w:author="Ricardo... Jacome.." w:date="2019-05-27T16:53:00Z">
        <w:r w:rsidR="009F7D72">
          <w:t>Furthermore,</w:t>
        </w:r>
      </w:ins>
      <w:ins w:id="439" w:author="Ricardo... Jacome.." w:date="2019-05-27T16:52:00Z">
        <w:r w:rsidR="009F7D72">
          <w:t xml:space="preserve"> we have no way of measuring </w:t>
        </w:r>
      </w:ins>
      <w:r w:rsidR="00CD063C">
        <w:t xml:space="preserve">other </w:t>
      </w:r>
      <w:ins w:id="440" w:author="Ricardo... Jacome.." w:date="2019-05-27T16:52:00Z">
        <w:r w:rsidR="009F7D72">
          <w:t>parameters</w:t>
        </w:r>
      </w:ins>
      <w:ins w:id="441" w:author="Ricardo... Jacome.." w:date="2019-05-27T16:53:00Z">
        <w:r w:rsidR="009F7D72">
          <w:t xml:space="preserve"> which bring uncertainty. What do I mean by that?</w:t>
        </w:r>
      </w:ins>
      <w:ins w:id="442" w:author="Ricardo... Jacome.." w:date="2019-05-27T16:54:00Z">
        <w:r w:rsidR="009F7D72">
          <w:t xml:space="preserve"> Let us bring an example.</w:t>
        </w:r>
      </w:ins>
    </w:p>
    <w:p w14:paraId="18462CA8" w14:textId="007A8DB8" w:rsidR="009F7D72" w:rsidRPr="00C33FB1" w:rsidRDefault="00BB0782" w:rsidP="008C4649">
      <w:pPr>
        <w:jc w:val="both"/>
        <w:rPr>
          <w:ins w:id="443" w:author="Ricardo... Jacome.." w:date="2019-05-27T16:54:00Z"/>
          <w:b/>
          <w:rPrChange w:id="444" w:author="Ricardo... Jacome.." w:date="2019-05-27T21:12:00Z">
            <w:rPr>
              <w:ins w:id="445" w:author="Ricardo... Jacome.." w:date="2019-05-27T16:54:00Z"/>
            </w:rPr>
          </w:rPrChange>
        </w:rPr>
      </w:pPr>
      <w:ins w:id="446" w:author="Ricardo... Jacome.." w:date="2019-05-27T19:51:00Z">
        <w:r w:rsidRPr="00C33FB1">
          <w:rPr>
            <w:b/>
            <w:rPrChange w:id="447" w:author="Ricardo... Jacome.." w:date="2019-05-27T21:12:00Z">
              <w:rPr/>
            </w:rPrChange>
          </w:rPr>
          <w:t>Fundamental</w:t>
        </w:r>
      </w:ins>
      <w:ins w:id="448" w:author="Ricardo... Jacome.." w:date="2019-05-27T16:54:00Z">
        <w:r w:rsidR="009F7D72" w:rsidRPr="00C33FB1">
          <w:rPr>
            <w:b/>
            <w:rPrChange w:id="449" w:author="Ricardo... Jacome.." w:date="2019-05-27T21:12:00Z">
              <w:rPr/>
            </w:rPrChange>
          </w:rPr>
          <w:t xml:space="preserve"> Example</w:t>
        </w:r>
      </w:ins>
      <w:ins w:id="450" w:author="Ricardo... Jacome.." w:date="2019-05-27T19:51:00Z">
        <w:r w:rsidRPr="00C33FB1">
          <w:rPr>
            <w:b/>
            <w:rPrChange w:id="451" w:author="Ricardo... Jacome.." w:date="2019-05-27T21:12:00Z">
              <w:rPr/>
            </w:rPrChange>
          </w:rPr>
          <w:t xml:space="preserve"> #1</w:t>
        </w:r>
      </w:ins>
      <w:ins w:id="452" w:author="Ricardo... Jacome.." w:date="2019-05-27T16:54:00Z">
        <w:r w:rsidR="009F7D72" w:rsidRPr="00C33FB1">
          <w:rPr>
            <w:b/>
            <w:rPrChange w:id="453" w:author="Ricardo... Jacome.." w:date="2019-05-27T21:12:00Z">
              <w:rPr/>
            </w:rPrChange>
          </w:rPr>
          <w:t>: Uncertainty, Risk and Measurability</w:t>
        </w:r>
      </w:ins>
    </w:p>
    <w:p w14:paraId="72FF1854" w14:textId="55A17D72" w:rsidR="009F7D72" w:rsidRDefault="009F7D72" w:rsidP="008C4649">
      <w:pPr>
        <w:jc w:val="both"/>
        <w:rPr>
          <w:ins w:id="454" w:author="Ricardo... Jacome.." w:date="2019-05-27T16:56:00Z"/>
        </w:rPr>
      </w:pPr>
      <w:ins w:id="455" w:author="Ricardo... Jacome.." w:date="2019-05-27T16:54:00Z">
        <w:r>
          <w:t>If you toss a coin, there is a 50/50 chance that yo</w:t>
        </w:r>
      </w:ins>
      <w:ins w:id="456" w:author="Ricardo... Jacome.." w:date="2019-05-27T16:55:00Z">
        <w:r>
          <w:t xml:space="preserve">u will obtain heads or tails. So, there is a 50% chance of you winning or losing. This </w:t>
        </w:r>
      </w:ins>
      <w:ins w:id="457" w:author="Ricardo... Jacome.." w:date="2019-05-27T16:56:00Z">
        <w:r>
          <w:t>“chance</w:t>
        </w:r>
      </w:ins>
      <w:ins w:id="458" w:author="Ricardo... Jacome.." w:date="2019-05-27T16:57:00Z">
        <w:r>
          <w:t>”</w:t>
        </w:r>
      </w:ins>
      <w:ins w:id="459" w:author="Ricardo... Jacome.." w:date="2019-05-27T16:56:00Z">
        <w:r>
          <w:t xml:space="preserve"> is a measurement of risk. </w:t>
        </w:r>
      </w:ins>
    </w:p>
    <w:p w14:paraId="6D41A7A1" w14:textId="50308BB4" w:rsidR="004C0468" w:rsidRDefault="009F7D72" w:rsidP="008C4649">
      <w:pPr>
        <w:jc w:val="both"/>
        <w:rPr>
          <w:ins w:id="460" w:author="Ricardo... Jacome.." w:date="2019-05-27T17:05:00Z"/>
        </w:rPr>
      </w:pPr>
      <w:ins w:id="461" w:author="Ricardo... Jacome.." w:date="2019-05-27T16:56:00Z">
        <w:r>
          <w:t xml:space="preserve">All good? Let us make it more interesting. Imagine that you are in </w:t>
        </w:r>
      </w:ins>
      <w:ins w:id="462" w:author="Ricardo... Jacome.." w:date="2019-05-27T16:58:00Z">
        <w:r>
          <w:t>your friend</w:t>
        </w:r>
      </w:ins>
      <w:r w:rsidR="00CD063C">
        <w:t>’</w:t>
      </w:r>
      <w:ins w:id="463" w:author="Ricardo... Jacome.." w:date="2019-05-27T16:58:00Z">
        <w:r>
          <w:t>s house</w:t>
        </w:r>
      </w:ins>
      <w:ins w:id="464" w:author="Ricardo... Jacome.." w:date="2019-05-27T16:57:00Z">
        <w:r>
          <w:t xml:space="preserve"> where you are playing dice. You are given</w:t>
        </w:r>
      </w:ins>
      <w:ins w:id="465" w:author="Ricardo... Jacome.." w:date="2019-05-27T16:59:00Z">
        <w:r>
          <w:t xml:space="preserve"> a </w:t>
        </w:r>
      </w:ins>
      <w:ins w:id="466" w:author="Ricardo... Jacome.." w:date="2019-05-27T16:57:00Z">
        <w:r>
          <w:t xml:space="preserve">die and </w:t>
        </w:r>
      </w:ins>
      <w:r w:rsidR="00CD063C">
        <w:t>must</w:t>
      </w:r>
      <w:ins w:id="467" w:author="Ricardo... Jacome.." w:date="2019-05-27T16:57:00Z">
        <w:r>
          <w:t xml:space="preserve"> guess </w:t>
        </w:r>
      </w:ins>
      <w:ins w:id="468" w:author="Ricardo... Jacome.." w:date="2019-05-27T16:58:00Z">
        <w:r>
          <w:t xml:space="preserve">the number that will appear </w:t>
        </w:r>
      </w:ins>
      <w:ins w:id="469" w:author="Ricardo... Jacome.." w:date="2019-05-27T16:59:00Z">
        <w:r>
          <w:t>after throwing it</w:t>
        </w:r>
      </w:ins>
      <w:ins w:id="470" w:author="Ricardo... Jacome.." w:date="2019-05-27T16:58:00Z">
        <w:r>
          <w:t>. If we want to measure risk,</w:t>
        </w:r>
      </w:ins>
      <w:ins w:id="471" w:author="Ricardo... Jacome.." w:date="2019-05-27T16:59:00Z">
        <w:r>
          <w:t xml:space="preserve"> you will </w:t>
        </w:r>
        <w:r w:rsidR="004C0468">
          <w:t xml:space="preserve">calculate a 1/6 chances or about 16.7% of getting it right. Now </w:t>
        </w:r>
      </w:ins>
      <w:ins w:id="472" w:author="Ricardo... Jacome.." w:date="2019-05-27T17:00:00Z">
        <w:r w:rsidR="004C0468">
          <w:t xml:space="preserve">it is time to add uncertainty to the table. When you are doing </w:t>
        </w:r>
      </w:ins>
      <w:ins w:id="473" w:author="Ricardo... Jacome.." w:date="2019-05-27T17:02:00Z">
        <w:r w:rsidR="004C0468">
          <w:t>this,</w:t>
        </w:r>
      </w:ins>
      <w:ins w:id="474" w:author="Ricardo... Jacome.." w:date="2019-05-27T17:00:00Z">
        <w:r w:rsidR="004C0468">
          <w:t xml:space="preserve"> you can </w:t>
        </w:r>
      </w:ins>
      <w:ins w:id="475" w:author="Ricardo... Jacome.." w:date="2019-05-27T17:02:00Z">
        <w:r w:rsidR="004C0468">
          <w:t>l</w:t>
        </w:r>
      </w:ins>
      <w:ins w:id="476" w:author="Ricardo... Jacome.." w:date="2019-05-27T17:00:00Z">
        <w:r w:rsidR="004C0468">
          <w:t>et your mind turn into</w:t>
        </w:r>
      </w:ins>
      <w:ins w:id="477" w:author="Ricardo... Jacome.." w:date="2019-05-27T17:01:00Z">
        <w:r w:rsidR="004C0468">
          <w:t xml:space="preserve"> a spiral of thoughts. First, </w:t>
        </w:r>
      </w:ins>
      <w:r w:rsidR="00CD063C">
        <w:t>consider</w:t>
      </w:r>
      <w:ins w:id="478" w:author="Ricardo... Jacome.." w:date="2019-05-27T17:01:00Z">
        <w:r w:rsidR="004C0468">
          <w:t xml:space="preserve"> that you know the brand of </w:t>
        </w:r>
      </w:ins>
      <w:r w:rsidR="00CD063C">
        <w:t xml:space="preserve">the </w:t>
      </w:r>
      <w:ins w:id="479" w:author="Ricardo... Jacome.." w:date="2019-05-27T17:01:00Z">
        <w:r w:rsidR="004C0468">
          <w:t>die, and you know from research that this brand is known to produce a smaller dimension in the n</w:t>
        </w:r>
      </w:ins>
      <w:ins w:id="480" w:author="Ricardo... Jacome.." w:date="2019-05-27T17:02:00Z">
        <w:r w:rsidR="004C0468">
          <w:t>umber 4 face (otherwise known as manufacturing error). If that is the case, the die is not a perfect cube</w:t>
        </w:r>
      </w:ins>
      <w:ins w:id="481" w:author="Ricardo... Jacome.." w:date="2019-05-27T17:03:00Z">
        <w:r w:rsidR="004C0468">
          <w:t xml:space="preserve"> anymore</w:t>
        </w:r>
      </w:ins>
      <w:ins w:id="482" w:author="Ricardo... Jacome.." w:date="2019-05-27T17:02:00Z">
        <w:r w:rsidR="004C0468">
          <w:t>, so it</w:t>
        </w:r>
      </w:ins>
      <w:ins w:id="483" w:author="Ricardo... Jacome.." w:date="2019-05-27T17:03:00Z">
        <w:r w:rsidR="004C0468">
          <w:t xml:space="preserve"> </w:t>
        </w:r>
        <w:r w:rsidR="004C0468" w:rsidRPr="00CD063C">
          <w:rPr>
            <w:b/>
          </w:rPr>
          <w:t>creates a</w:t>
        </w:r>
      </w:ins>
      <w:r w:rsidR="00CD063C" w:rsidRPr="00CD063C">
        <w:rPr>
          <w:b/>
        </w:rPr>
        <w:t>n</w:t>
      </w:r>
      <w:ins w:id="484" w:author="Ricardo... Jacome.." w:date="2019-05-27T17:03:00Z">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w:t>
        </w:r>
      </w:ins>
      <w:ins w:id="485" w:author="Ricardo... Jacome.." w:date="2019-05-27T17:04:00Z">
        <w:r w:rsidR="004C0468">
          <w:t xml:space="preserve"> This way your chances of getting it right might be lower to a 15% perhaps. This might not be </w:t>
        </w:r>
      </w:ins>
      <w:ins w:id="486" w:author="Ricardo... Jacome.." w:date="2019-05-27T17:05:00Z">
        <w:r w:rsidR="004C0468">
          <w:t>accurate,</w:t>
        </w:r>
      </w:ins>
      <w:ins w:id="487" w:author="Ricardo... Jacome.." w:date="2019-05-27T17:04:00Z">
        <w:r w:rsidR="004C0468">
          <w:t xml:space="preserve"> but you know as a fact that manufacturing err</w:t>
        </w:r>
      </w:ins>
      <w:ins w:id="488" w:author="Ricardo... Jacome.." w:date="2019-05-27T17:05:00Z">
        <w:r w:rsidR="004C0468">
          <w:t>ors change the outcome of the die.</w:t>
        </w:r>
      </w:ins>
    </w:p>
    <w:p w14:paraId="546A411D" w14:textId="61C9C80E" w:rsidR="004C0468" w:rsidRDefault="004C0468" w:rsidP="008C4649">
      <w:pPr>
        <w:jc w:val="both"/>
        <w:rPr>
          <w:ins w:id="489" w:author="Ricardo... Jacome.." w:date="2019-05-27T17:08:00Z"/>
        </w:rPr>
      </w:pPr>
      <w:ins w:id="490" w:author="Ricardo... Jacome.." w:date="2019-05-27T17:05:00Z">
        <w:r>
          <w:t xml:space="preserve">What else could go wrong? What would happen if your friends dog went ahead a eat the die while you were throwing it? </w:t>
        </w:r>
      </w:ins>
      <w:ins w:id="491" w:author="Ricardo... Jacome.." w:date="2019-05-27T17:06:00Z">
        <w:r>
          <w:t xml:space="preserve">Well, it might be paranoid, but if that happens, you would still lose. How would you “calculate” the chances of your </w:t>
        </w:r>
      </w:ins>
      <w:ins w:id="492" w:author="Ricardo... Jacome.." w:date="2019-05-27T17:07:00Z">
        <w:r>
          <w:t>friend’s</w:t>
        </w:r>
      </w:ins>
      <w:ins w:id="493" w:author="Ricardo... Jacome.." w:date="2019-05-27T17:06:00Z">
        <w:r>
          <w:t xml:space="preserve"> dog munching on your die? Well, this might not </w:t>
        </w:r>
      </w:ins>
      <w:ins w:id="494" w:author="Ricardo... Jacome.." w:date="2019-05-27T17:08:00Z">
        <w:r>
          <w:t xml:space="preserve">seem logical to consider, but it is not impossible for it to happen. </w:t>
        </w:r>
      </w:ins>
    </w:p>
    <w:p w14:paraId="58C4A8A0" w14:textId="07027F1D" w:rsidR="00CD063C" w:rsidRDefault="004C0468" w:rsidP="008C4649">
      <w:pPr>
        <w:jc w:val="both"/>
      </w:pPr>
      <w:ins w:id="495" w:author="Ricardo... Jacome.." w:date="2019-05-27T17:08:00Z">
        <w:r>
          <w:t xml:space="preserve">Stocks works </w:t>
        </w:r>
      </w:ins>
      <w:r w:rsidR="00CD063C">
        <w:t>like</w:t>
      </w:r>
      <w:ins w:id="496" w:author="Ricardo... Jacome.." w:date="2019-05-27T17:08:00Z">
        <w:r>
          <w:t xml:space="preserve"> tha</w:t>
        </w:r>
      </w:ins>
      <w:ins w:id="497" w:author="Ricardo... Jacome.." w:date="2019-05-27T17:09:00Z">
        <w:r>
          <w:t>t</w:t>
        </w:r>
      </w:ins>
      <w:r w:rsidR="00CD063C">
        <w:t>!</w:t>
      </w:r>
      <w:ins w:id="498" w:author="Ricardo... Jacome.." w:date="2019-05-27T17:09:00Z">
        <w:r>
          <w:t xml:space="preserve"> If you are buying stock for a </w:t>
        </w:r>
      </w:ins>
      <w:ins w:id="499" w:author="Ricardo... Jacome.." w:date="2019-05-27T17:10:00Z">
        <w:r w:rsidR="000653DC">
          <w:t>company,</w:t>
        </w:r>
      </w:ins>
      <w:ins w:id="500" w:author="Ricardo... Jacome.." w:date="2019-05-27T17:09:00Z">
        <w:r>
          <w:t xml:space="preserve"> there is a humongous amount of uncertaint</w:t>
        </w:r>
      </w:ins>
      <w:ins w:id="501" w:author="Ricardo... Jacome.." w:date="2019-05-27T17:18:00Z">
        <w:r w:rsidR="000653DC">
          <w:t>ies.</w:t>
        </w:r>
      </w:ins>
      <w:ins w:id="502" w:author="Ricardo... Jacome.." w:date="2019-05-27T17:10:00Z">
        <w:r w:rsidR="000653DC">
          <w:t xml:space="preserve"> How could you </w:t>
        </w:r>
      </w:ins>
      <w:ins w:id="503" w:author="Ricardo... Jacome.." w:date="2019-05-27T17:20:00Z">
        <w:r w:rsidR="00072C8E">
          <w:t xml:space="preserve">measure the likelihood </w:t>
        </w:r>
      </w:ins>
      <w:r w:rsidR="00CD063C">
        <w:t>of</w:t>
      </w:r>
      <w:ins w:id="504" w:author="Ricardo... Jacome.." w:date="2019-05-27T17:20:00Z">
        <w:r w:rsidR="00072C8E">
          <w:t xml:space="preserve"> the company’s CEO stealing money from its own company? How about the likelihood of any member in the top position to be imprisoned for any reason you can thi</w:t>
        </w:r>
      </w:ins>
      <w:ins w:id="505" w:author="Ricardo... Jacome.." w:date="2019-05-27T17:21:00Z">
        <w:r w:rsidR="00072C8E">
          <w:t>nk of?</w:t>
        </w:r>
      </w:ins>
      <w:ins w:id="506" w:author="Ricardo... Jacome.." w:date="2019-05-27T17:22:00Z">
        <w:r w:rsidR="00072C8E">
          <w:t xml:space="preserve"> </w:t>
        </w:r>
      </w:ins>
      <w:ins w:id="507" w:author="Ricardo... Jacome.." w:date="2019-05-27T17:21:00Z">
        <w:r w:rsidR="00072C8E">
          <w:t xml:space="preserve">These questions might sound silly, but they do occur </w:t>
        </w:r>
      </w:ins>
      <w:ins w:id="508" w:author="Ricardo... Jacome.." w:date="2019-05-27T17:22:00Z">
        <w:r w:rsidR="00072C8E">
          <w:t>many times.</w:t>
        </w:r>
      </w:ins>
      <w:ins w:id="509" w:author="Ricardo... Jacome.." w:date="2019-05-27T17:23:00Z">
        <w:r w:rsidR="00072C8E">
          <w:t xml:space="preserve"> </w:t>
        </w:r>
        <w:r w:rsidR="00072C8E">
          <w:lastRenderedPageBreak/>
          <w:t>All these silly factors, if they were to occur, would damage the stock value of any company.</w:t>
        </w:r>
      </w:ins>
      <w:r w:rsidR="00CD063C">
        <w:t xml:space="preserve"> The moment that a situation like this occur, prices sink to incredibly fast, and no mathematical formulation can predict when is that going to happen.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3FB6D476" w14:textId="0B22C3A8" w:rsidR="009F7D72" w:rsidRPr="004A6564" w:rsidDel="00B22A70" w:rsidRDefault="00072C8E" w:rsidP="008C4649">
      <w:pPr>
        <w:jc w:val="both"/>
        <w:rPr>
          <w:del w:id="510" w:author="Ricardo... Jacome.." w:date="2019-05-27T20:32:00Z"/>
          <w:rPrChange w:id="511" w:author="Ricardo... Jacome.." w:date="2019-05-26T13:03:00Z">
            <w:rPr>
              <w:del w:id="512" w:author="Ricardo... Jacome.." w:date="2019-05-27T20:32:00Z"/>
              <w:b/>
              <w:u w:val="single"/>
            </w:rPr>
          </w:rPrChange>
        </w:rPr>
      </w:pPr>
      <w:ins w:id="513" w:author="Ricardo... Jacome.." w:date="2019-05-27T17:23:00Z">
        <w:r>
          <w:t xml:space="preserve"> </w:t>
        </w:r>
      </w:ins>
      <w:ins w:id="514" w:author="Ricardo... Jacome.." w:date="2019-05-27T17:22:00Z">
        <w:r>
          <w:t>Does this mean that you should not invest</w:t>
        </w:r>
      </w:ins>
      <w:ins w:id="515" w:author="Ricardo... Jacome.." w:date="2019-05-27T17:24:00Z">
        <w:r>
          <w:t xml:space="preserve"> because bad things occur</w:t>
        </w:r>
      </w:ins>
      <w:ins w:id="516" w:author="Ricardo... Jacome.." w:date="2019-05-27T17:22:00Z">
        <w:r>
          <w:t xml:space="preserve">? No. It means that should not believe any of the </w:t>
        </w:r>
      </w:ins>
      <w:ins w:id="517" w:author="Ricardo... Jacome.." w:date="2019-05-27T17:23:00Z">
        <w:r>
          <w:t>techniques for predicting stocks in</w:t>
        </w:r>
      </w:ins>
      <w:ins w:id="518" w:author="Ricardo... Jacome.." w:date="2019-05-27T17:24:00Z">
        <w:r>
          <w:t xml:space="preserve"> small time trends and should focus on the </w:t>
        </w:r>
      </w:ins>
      <w:ins w:id="519" w:author="Ricardo... Jacome.." w:date="2019-05-27T17:25:00Z">
        <w:r>
          <w:t>long-term</w:t>
        </w:r>
      </w:ins>
      <w:ins w:id="520" w:author="Ricardo... Jacome.." w:date="2019-05-27T17:24:00Z">
        <w:r>
          <w:t xml:space="preserve"> growth. </w:t>
        </w:r>
      </w:ins>
      <w:ins w:id="521" w:author="Ricardo... Jacome.." w:date="2019-05-27T17:23:00Z">
        <w:r>
          <w:t xml:space="preserve"> </w:t>
        </w:r>
      </w:ins>
      <w:ins w:id="522" w:author="Ricardo... Jacome.." w:date="2019-05-27T17:40:00Z">
        <w:r w:rsidR="002935AA">
          <w:t xml:space="preserve"> </w:t>
        </w:r>
      </w:ins>
    </w:p>
    <w:p w14:paraId="6F99D18E" w14:textId="3062E27F" w:rsidR="0031590F" w:rsidRPr="0031590F" w:rsidDel="009430BD" w:rsidRDefault="0031590F" w:rsidP="008C4649">
      <w:pPr>
        <w:jc w:val="both"/>
        <w:rPr>
          <w:del w:id="523" w:author="Ricardo... Jacome.." w:date="2019-05-27T16:40:00Z"/>
        </w:rPr>
      </w:pPr>
      <w:del w:id="524"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525" w:author="Ricardo... Jacome.." w:date="2019-05-27T16:40:00Z"/>
        </w:rPr>
      </w:pPr>
      <w:del w:id="526"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527" w:author="Ricardo... Jacome.." w:date="2019-05-27T20:29:00Z"/>
        </w:rPr>
      </w:pPr>
    </w:p>
    <w:p w14:paraId="109096D9" w14:textId="0C633801" w:rsidR="00ED09F2" w:rsidDel="00B22A70" w:rsidRDefault="00ED09F2" w:rsidP="008C4649">
      <w:pPr>
        <w:jc w:val="both"/>
        <w:rPr>
          <w:del w:id="528" w:author="Ricardo... Jacome.." w:date="2019-05-27T20:32:00Z"/>
        </w:rPr>
      </w:pPr>
    </w:p>
    <w:p w14:paraId="74BCA53E" w14:textId="2CDB3FC9" w:rsidR="00ED09F2" w:rsidDel="00BB0782" w:rsidRDefault="00ED09F2">
      <w:pPr>
        <w:rPr>
          <w:del w:id="529" w:author="Ricardo... Jacome.." w:date="2019-05-27T19:46:00Z"/>
        </w:rPr>
        <w:pPrChange w:id="530"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531"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532" w:author="Ricardo... Jacome.." w:date="2019-05-27T20:40:00Z">
            <w:rPr/>
          </w:rPrChange>
        </w:rPr>
      </w:pPr>
      <w:bookmarkStart w:id="533" w:name="_Toc10285476"/>
      <w:r w:rsidRPr="002850AF">
        <w:rPr>
          <w:highlight w:val="cyan"/>
          <w:rPrChange w:id="534" w:author="Ricardo... Jacome.." w:date="2019-05-27T20:40:00Z">
            <w:rPr/>
          </w:rPrChange>
        </w:rPr>
        <w:t xml:space="preserve">What </w:t>
      </w:r>
      <w:r w:rsidR="008A7EBA" w:rsidRPr="002850AF">
        <w:rPr>
          <w:highlight w:val="cyan"/>
          <w:rPrChange w:id="535" w:author="Ricardo... Jacome.." w:date="2019-05-27T20:40:00Z">
            <w:rPr/>
          </w:rPrChange>
        </w:rPr>
        <w:t>A</w:t>
      </w:r>
      <w:r w:rsidRPr="002850AF">
        <w:rPr>
          <w:highlight w:val="cyan"/>
          <w:rPrChange w:id="536" w:author="Ricardo... Jacome.." w:date="2019-05-27T20:40:00Z">
            <w:rPr/>
          </w:rPrChange>
        </w:rPr>
        <w:t xml:space="preserve">ffects </w:t>
      </w:r>
      <w:r w:rsidR="008A7EBA" w:rsidRPr="002850AF">
        <w:rPr>
          <w:highlight w:val="cyan"/>
          <w:rPrChange w:id="537" w:author="Ricardo... Jacome.." w:date="2019-05-27T20:40:00Z">
            <w:rPr/>
          </w:rPrChange>
        </w:rPr>
        <w:t>T</w:t>
      </w:r>
      <w:r w:rsidRPr="002850AF">
        <w:rPr>
          <w:highlight w:val="cyan"/>
          <w:rPrChange w:id="538" w:author="Ricardo... Jacome.." w:date="2019-05-27T20:40:00Z">
            <w:rPr/>
          </w:rPrChange>
        </w:rPr>
        <w:t>rends?</w:t>
      </w:r>
      <w:bookmarkEnd w:id="533"/>
      <w:r w:rsidR="00E5230D" w:rsidRPr="002850AF">
        <w:rPr>
          <w:highlight w:val="cyan"/>
          <w:rPrChange w:id="539" w:author="Ricardo... Jacome.." w:date="2019-05-27T20:40:00Z">
            <w:rPr/>
          </w:rPrChange>
        </w:rPr>
        <w:t xml:space="preserve"> </w:t>
      </w:r>
    </w:p>
    <w:p w14:paraId="215C97EE" w14:textId="1DF22DF7" w:rsidR="00006041" w:rsidRPr="002850AF" w:rsidRDefault="00BF7252" w:rsidP="008C4649">
      <w:pPr>
        <w:jc w:val="both"/>
        <w:rPr>
          <w:highlight w:val="cyan"/>
          <w:rPrChange w:id="540" w:author="Ricardo... Jacome.." w:date="2019-05-27T20:40:00Z">
            <w:rPr/>
          </w:rPrChange>
        </w:rPr>
      </w:pPr>
      <w:r w:rsidRPr="002850AF">
        <w:rPr>
          <w:highlight w:val="cyan"/>
          <w:rPrChange w:id="541"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542" w:author="Ricardo... Jacome.." w:date="2019-05-27T20:40:00Z">
            <w:rPr>
              <w:b/>
              <w:u w:val="single"/>
            </w:rPr>
          </w:rPrChange>
        </w:rPr>
        <w:t>It is important to note that a stock’s value reflects how well a company offers services or sell products.</w:t>
      </w:r>
      <w:r w:rsidR="002354FA" w:rsidRPr="002850AF">
        <w:rPr>
          <w:highlight w:val="cyan"/>
          <w:rPrChange w:id="543"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544" w:author="Ricardo... Jacome.." w:date="2019-05-27T20:40:00Z">
            <w:rPr/>
          </w:rPrChange>
        </w:rPr>
        <w:t xml:space="preserve">And now the most important factor in this section: </w:t>
      </w:r>
      <w:r w:rsidR="003B195B" w:rsidRPr="002850AF">
        <w:rPr>
          <w:b/>
          <w:highlight w:val="cyan"/>
          <w:u w:val="single"/>
          <w:rPrChange w:id="545" w:author="Ricardo... Jacome.." w:date="2019-05-27T20:40:00Z">
            <w:rPr>
              <w:b/>
              <w:u w:val="single"/>
            </w:rPr>
          </w:rPrChange>
        </w:rPr>
        <w:t>Not everything about a stock can be predicted by looking only at the graphs.</w:t>
      </w:r>
      <w:r w:rsidR="003B195B" w:rsidRPr="002850AF">
        <w:rPr>
          <w:highlight w:val="cyan"/>
          <w:rPrChange w:id="546" w:author="Ricardo... Jacome.." w:date="2019-05-27T20:40:00Z">
            <w:rPr/>
          </w:rPrChange>
        </w:rPr>
        <w:t xml:space="preserve"> </w:t>
      </w:r>
    </w:p>
    <w:p w14:paraId="29A33948" w14:textId="2AC358BE" w:rsidR="00E35959" w:rsidRPr="002850AF" w:rsidRDefault="00006041" w:rsidP="006B26E9">
      <w:pPr>
        <w:jc w:val="both"/>
        <w:rPr>
          <w:highlight w:val="cyan"/>
          <w:rPrChange w:id="547" w:author="Ricardo... Jacome.." w:date="2019-05-27T20:40:00Z">
            <w:rPr/>
          </w:rPrChange>
        </w:rPr>
      </w:pPr>
      <w:r w:rsidRPr="002850AF">
        <w:rPr>
          <w:b/>
          <w:highlight w:val="cyan"/>
          <w:rPrChange w:id="548" w:author="Ricardo... Jacome.." w:date="2019-05-27T20:40:00Z">
            <w:rPr>
              <w:b/>
            </w:rPr>
          </w:rPrChange>
        </w:rPr>
        <w:t>Quick-Example #1</w:t>
      </w:r>
      <w:r w:rsidR="004F64EB" w:rsidRPr="002850AF">
        <w:rPr>
          <w:b/>
          <w:highlight w:val="cyan"/>
          <w:rPrChange w:id="549" w:author="Ricardo... Jacome.." w:date="2019-05-27T20:40:00Z">
            <w:rPr>
              <w:b/>
            </w:rPr>
          </w:rPrChange>
        </w:rPr>
        <w:t xml:space="preserve"> Popularity and Reputation Matter</w:t>
      </w:r>
      <w:r w:rsidRPr="002850AF">
        <w:rPr>
          <w:highlight w:val="cyan"/>
          <w:rPrChange w:id="550" w:author="Ricardo... Jacome.." w:date="2019-05-27T20:40:00Z">
            <w:rPr/>
          </w:rPrChange>
        </w:rPr>
        <w:t>:</w:t>
      </w:r>
      <w:r w:rsidR="002354FA" w:rsidRPr="002850AF">
        <w:rPr>
          <w:highlight w:val="cyan"/>
          <w:rPrChange w:id="551" w:author="Ricardo... Jacome.." w:date="2019-05-27T20:40:00Z">
            <w:rPr/>
          </w:rPrChange>
        </w:rPr>
        <w:t xml:space="preserve"> </w:t>
      </w:r>
      <w:r w:rsidRPr="002850AF">
        <w:rPr>
          <w:highlight w:val="cyan"/>
          <w:rPrChange w:id="552" w:author="Ricardo... Jacome.." w:date="2019-05-27T20:40:00Z">
            <w:rPr/>
          </w:rPrChange>
        </w:rPr>
        <w:t>I</w:t>
      </w:r>
      <w:r w:rsidR="002354FA" w:rsidRPr="002850AF">
        <w:rPr>
          <w:highlight w:val="cyan"/>
          <w:rPrChange w:id="553"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554" w:author="Ricardo... Jacome.." w:date="2019-05-27T20:40:00Z">
            <w:rPr/>
          </w:rPrChange>
        </w:rPr>
        <w:t xml:space="preserve">good signs of how the stock of company should be doing. </w:t>
      </w:r>
      <w:r w:rsidR="00E35959" w:rsidRPr="002850AF">
        <w:rPr>
          <w:highlight w:val="cyan"/>
          <w:rPrChange w:id="555" w:author="Ricardo... Jacome.." w:date="2019-05-27T20:40:00Z">
            <w:rPr/>
          </w:rPrChange>
        </w:rPr>
        <w:t>On the contrary, if the company you are analyzing, has really bad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556" w:author="Ricardo... Jacome.." w:date="2019-05-27T20:40:00Z">
            <w:rPr/>
          </w:rPrChange>
        </w:rPr>
        <w:t>.</w:t>
      </w:r>
      <w:r w:rsidR="00E35959" w:rsidRPr="002850AF">
        <w:rPr>
          <w:highlight w:val="cyan"/>
          <w:rPrChange w:id="557" w:author="Ricardo... Jacome.." w:date="2019-05-27T20:40:00Z">
            <w:rPr/>
          </w:rPrChange>
        </w:rPr>
        <w:t xml:space="preserve"> </w:t>
      </w:r>
      <w:r w:rsidR="0012639E" w:rsidRPr="002850AF">
        <w:rPr>
          <w:highlight w:val="cyan"/>
          <w:rPrChange w:id="558" w:author="Ricardo... Jacome.." w:date="2019-05-27T20:40:00Z">
            <w:rPr/>
          </w:rPrChange>
        </w:rPr>
        <w:t>M</w:t>
      </w:r>
      <w:r w:rsidR="00E35959" w:rsidRPr="002850AF">
        <w:rPr>
          <w:highlight w:val="cyan"/>
          <w:rPrChange w:id="559" w:author="Ricardo... Jacome.." w:date="2019-05-27T20:40:00Z">
            <w:rPr/>
          </w:rPrChange>
        </w:rPr>
        <w:t>ost people when talk</w:t>
      </w:r>
      <w:r w:rsidR="0012639E" w:rsidRPr="002850AF">
        <w:rPr>
          <w:highlight w:val="cyan"/>
          <w:rPrChange w:id="560" w:author="Ricardo... Jacome.." w:date="2019-05-27T20:40:00Z">
            <w:rPr/>
          </w:rPrChange>
        </w:rPr>
        <w:t>ing</w:t>
      </w:r>
      <w:r w:rsidR="00E35959" w:rsidRPr="002850AF">
        <w:rPr>
          <w:highlight w:val="cyan"/>
          <w:rPrChange w:id="561"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562" w:author="Ricardo... Jacome.." w:date="2019-05-27T20:40:00Z">
            <w:rPr/>
          </w:rPrChange>
        </w:rPr>
      </w:pPr>
      <w:r w:rsidRPr="002850AF">
        <w:rPr>
          <w:b/>
          <w:highlight w:val="cyan"/>
          <w:rPrChange w:id="563" w:author="Ricardo... Jacome.." w:date="2019-05-27T20:40:00Z">
            <w:rPr>
              <w:b/>
            </w:rPr>
          </w:rPrChange>
        </w:rPr>
        <w:t>Quick-Example #2 Some Businesses are Season-Dependent:</w:t>
      </w:r>
      <w:r w:rsidRPr="002850AF">
        <w:rPr>
          <w:highlight w:val="cyan"/>
          <w:rPrChange w:id="564"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565"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566" w:author="Ricardo... Jacome.." w:date="2019-05-27T20:32:00Z"/>
        </w:rPr>
      </w:pPr>
      <w:r w:rsidRPr="002850AF">
        <w:rPr>
          <w:highlight w:val="cyan"/>
          <w:rPrChange w:id="567"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568"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569"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570" w:author="Ricardo... Jacome.." w:date="2019-05-27T20:32:00Z"/>
        </w:rPr>
      </w:pPr>
      <w:ins w:id="571" w:author="Ricardo... Jacome.." w:date="2019-05-27T20:32:00Z">
        <w:r>
          <w:lastRenderedPageBreak/>
          <w:t>Based on our beginning chapters, a good investor</w:t>
        </w:r>
      </w:ins>
      <w:ins w:id="572" w:author="Ricardo... Jacome.." w:date="2019-05-27T20:34:00Z">
        <w:r>
          <w:t xml:space="preserve"> understands</w:t>
        </w:r>
      </w:ins>
      <w:ins w:id="573" w:author="Ricardo... Jacome.." w:date="2019-05-27T20:32:00Z">
        <w:r>
          <w:t>:</w:t>
        </w:r>
      </w:ins>
    </w:p>
    <w:p w14:paraId="6CBCA391" w14:textId="5BF43D7B" w:rsidR="00B22A70" w:rsidRDefault="00B22A70" w:rsidP="00B22A70">
      <w:pPr>
        <w:pStyle w:val="ListParagraph"/>
        <w:numPr>
          <w:ilvl w:val="0"/>
          <w:numId w:val="11"/>
        </w:numPr>
        <w:jc w:val="both"/>
        <w:rPr>
          <w:ins w:id="574" w:author="Ricardo... Jacome.." w:date="2019-05-27T20:32:00Z"/>
        </w:rPr>
      </w:pPr>
      <w:ins w:id="575" w:author="Ricardo... Jacome.." w:date="2019-05-27T20:34:00Z">
        <w:r>
          <w:t>T</w:t>
        </w:r>
      </w:ins>
      <w:ins w:id="576"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577" w:author="Ricardo... Jacome.." w:date="2019-05-27T20:32:00Z"/>
        </w:rPr>
      </w:pPr>
      <w:ins w:id="578" w:author="Ricardo... Jacome.." w:date="2019-05-27T20:34:00Z">
        <w:r>
          <w:t xml:space="preserve">How </w:t>
        </w:r>
      </w:ins>
      <w:ins w:id="579"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580" w:author="Ricardo... Jacome.." w:date="2019-05-27T20:32:00Z"/>
        </w:rPr>
      </w:pPr>
      <w:ins w:id="581" w:author="Ricardo... Jacome.." w:date="2019-05-27T20:34:00Z">
        <w:r>
          <w:t>T</w:t>
        </w:r>
      </w:ins>
      <w:ins w:id="582" w:author="Ricardo... Jacome.." w:date="2019-05-27T20:32:00Z">
        <w:r>
          <w:t>hat smaller time frames provide with too many uncertainties to predict them at all.</w:t>
        </w:r>
      </w:ins>
      <w:ins w:id="583"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158F2AE" w14:textId="36318409" w:rsidR="00C2238E" w:rsidRPr="00C2238E" w:rsidRDefault="006B6BE8" w:rsidP="00C2238E">
      <w:pPr>
        <w:pStyle w:val="Heading1"/>
        <w:rPr>
          <w:ins w:id="584" w:author="Ricardo... Jacome.." w:date="2019-05-27T21:05:00Z"/>
        </w:rPr>
      </w:pPr>
      <w:bookmarkStart w:id="585" w:name="_Toc10285477"/>
      <w:r>
        <w:lastRenderedPageBreak/>
        <w:t xml:space="preserve">Chapter </w:t>
      </w:r>
      <w:ins w:id="586" w:author="Ricardo... Jacome.." w:date="2019-05-27T20:40:00Z">
        <w:r w:rsidR="002850AF">
          <w:t>3</w:t>
        </w:r>
      </w:ins>
      <w:del w:id="587" w:author="Ricardo... Jacome.." w:date="2019-05-27T20:40:00Z">
        <w:r w:rsidDel="002850AF">
          <w:delText>4</w:delText>
        </w:r>
      </w:del>
      <w:r>
        <w:t xml:space="preserve">: </w:t>
      </w:r>
      <w:r w:rsidR="00C135B3">
        <w:t xml:space="preserve">Organizing </w:t>
      </w:r>
      <w:r w:rsidR="00C2238E">
        <w:t xml:space="preserve">Stocks </w:t>
      </w:r>
      <w:bookmarkEnd w:id="585"/>
      <w:del w:id="588" w:author="Ricardo... Jacome.." w:date="2019-05-27T21:03:00Z">
        <w:r w:rsidDel="00CF47FB">
          <w:delText>Classifications of Stocks</w:delText>
        </w:r>
      </w:del>
    </w:p>
    <w:p w14:paraId="3E36D241" w14:textId="77777777" w:rsidR="00880528" w:rsidRPr="00880528" w:rsidRDefault="00880528">
      <w:pPr>
        <w:pPrChange w:id="589" w:author="Ricardo... Jacome.." w:date="2019-05-27T21:05:00Z">
          <w:pPr>
            <w:pStyle w:val="Heading1"/>
          </w:pPr>
        </w:pPrChange>
      </w:pPr>
    </w:p>
    <w:p w14:paraId="5EE8B53E" w14:textId="6CBF9507" w:rsidR="00C33FB1" w:rsidRDefault="00C33FB1">
      <w:pPr>
        <w:jc w:val="both"/>
        <w:rPr>
          <w:ins w:id="590" w:author="Ricardo... Jacome.." w:date="2019-05-27T21:08:00Z"/>
        </w:rPr>
        <w:pPrChange w:id="591" w:author="Ricardo... Jacome.." w:date="2019-05-27T21:13:00Z">
          <w:pPr/>
        </w:pPrChange>
      </w:pPr>
      <w:ins w:id="592" w:author="Ricardo... Jacome.." w:date="2019-05-27T21:13:00Z">
        <w:r>
          <w:t>From</w:t>
        </w:r>
      </w:ins>
      <w:ins w:id="593" w:author="Ricardo... Jacome.." w:date="2019-05-27T21:08:00Z">
        <w:r>
          <w:t xml:space="preserve"> the previous section</w:t>
        </w:r>
      </w:ins>
      <w:ins w:id="594" w:author="Ricardo... Jacome.." w:date="2019-05-27T21:09:00Z">
        <w:r>
          <w:t>,</w:t>
        </w:r>
      </w:ins>
      <w:ins w:id="595" w:author="Ricardo... Jacome.." w:date="2019-05-27T21:08:00Z">
        <w:r>
          <w:t xml:space="preserve"> it will be possible to think that there is nothing that can be done to predict the stock </w:t>
        </w:r>
      </w:ins>
      <w:ins w:id="596" w:author="Ricardo... Jacome.." w:date="2019-05-27T21:09:00Z">
        <w:r>
          <w:t>behavior</w:t>
        </w:r>
      </w:ins>
      <w:ins w:id="597" w:author="Ricardo... Jacome.." w:date="2019-05-27T21:13:00Z">
        <w:r>
          <w:t xml:space="preserve"> because</w:t>
        </w:r>
      </w:ins>
      <w:ins w:id="598" w:author="Ricardo... Jacome.." w:date="2019-05-27T21:09:00Z">
        <w:r>
          <w:t xml:space="preserve"> everything is based off random things that we can’t control. </w:t>
        </w:r>
      </w:ins>
      <w:ins w:id="599" w:author="Ricardo... Jacome.." w:date="2019-05-27T21:10:00Z">
        <w:r>
          <w:t>However</w:t>
        </w:r>
      </w:ins>
      <w:ins w:id="600" w:author="Ricardo... Jacome.." w:date="2019-05-27T21:09:00Z">
        <w:r>
          <w:t>, now we need</w:t>
        </w:r>
      </w:ins>
      <w:ins w:id="601" w:author="Ricardo... Jacome.." w:date="2019-05-27T21:10:00Z">
        <w:r>
          <w:t xml:space="preserve"> to address what information can we rely on to understand some stock prices.</w:t>
        </w:r>
      </w:ins>
      <w:ins w:id="602" w:author="Ricardo... Jacome.." w:date="2019-05-27T21:09:00Z">
        <w:r>
          <w:t xml:space="preserve"> </w:t>
        </w:r>
      </w:ins>
    </w:p>
    <w:p w14:paraId="1B7B972C" w14:textId="44DB0F3B" w:rsidR="00CF47FB" w:rsidRDefault="00CF47FB" w:rsidP="000D21AE">
      <w:pPr>
        <w:rPr>
          <w:ins w:id="603" w:author="Ricardo... Jacome.." w:date="2019-05-27T21:05:00Z"/>
          <w:sz w:val="36"/>
          <w:szCs w:val="36"/>
        </w:rPr>
      </w:pPr>
      <w:ins w:id="604" w:author="Ricardo... Jacome.." w:date="2019-05-27T21:04:00Z">
        <w:r w:rsidRPr="00CF47FB">
          <w:rPr>
            <w:sz w:val="36"/>
            <w:szCs w:val="36"/>
            <w:rPrChange w:id="605" w:author="Ricardo... Jacome.." w:date="2019-05-27T21:05:00Z">
              <w:rPr/>
            </w:rPrChange>
          </w:rPr>
          <w:t>The Basics</w:t>
        </w:r>
      </w:ins>
      <w:r w:rsidR="00C135B3">
        <w:rPr>
          <w:sz w:val="36"/>
          <w:szCs w:val="36"/>
        </w:rPr>
        <w:t xml:space="preserve">: Stocks </w:t>
      </w:r>
      <w:r w:rsidR="00C135B3" w:rsidRPr="00C135B3">
        <w:rPr>
          <w:sz w:val="36"/>
          <w:szCs w:val="36"/>
        </w:rPr>
        <w:t>Hierarchies</w:t>
      </w:r>
    </w:p>
    <w:p w14:paraId="21483E85" w14:textId="5A1E8C3D" w:rsidR="00C33FB1" w:rsidRDefault="00C33FB1" w:rsidP="00D43270">
      <w:pPr>
        <w:jc w:val="both"/>
        <w:rPr>
          <w:ins w:id="606" w:author="Ricardo... Jacome.." w:date="2019-05-27T21:20:00Z"/>
          <w:szCs w:val="24"/>
        </w:rPr>
      </w:pPr>
      <w:ins w:id="607" w:author="Ricardo... Jacome.." w:date="2019-05-27T21:14:00Z">
        <w:r>
          <w:rPr>
            <w:szCs w:val="24"/>
          </w:rPr>
          <w:t xml:space="preserve">There </w:t>
        </w:r>
      </w:ins>
      <w:ins w:id="608" w:author="Ricardo... Jacome.." w:date="2019-05-27T21:15:00Z">
        <w:r>
          <w:rPr>
            <w:szCs w:val="24"/>
          </w:rPr>
          <w:t>exist</w:t>
        </w:r>
      </w:ins>
      <w:ins w:id="609" w:author="Ricardo... Jacome.." w:date="2019-05-27T21:14:00Z">
        <w:r>
          <w:rPr>
            <w:szCs w:val="24"/>
          </w:rPr>
          <w:t xml:space="preserve"> multiple sources of information that are outside of the stock’s chart that will aid into understanding what affects stock pricing. </w:t>
        </w:r>
      </w:ins>
      <w:ins w:id="610" w:author="Ricardo... Jacome.." w:date="2019-05-27T21:15:00Z">
        <w:r>
          <w:rPr>
            <w:szCs w:val="24"/>
          </w:rPr>
          <w:t xml:space="preserve">The first step will be to categorize businesses into different models. </w:t>
        </w:r>
      </w:ins>
      <w:ins w:id="611" w:author="Ricardo... Jacome.." w:date="2019-05-27T21:16:00Z">
        <w:r>
          <w:rPr>
            <w:szCs w:val="24"/>
          </w:rPr>
          <w:t>Businesses have many target customers</w:t>
        </w:r>
      </w:ins>
      <w:r w:rsidR="00225FE2">
        <w:rPr>
          <w:szCs w:val="24"/>
        </w:rPr>
        <w:t>,</w:t>
      </w:r>
      <w:ins w:id="612" w:author="Ricardo... Jacome.." w:date="2019-05-27T21:16:00Z">
        <w:r>
          <w:rPr>
            <w:szCs w:val="24"/>
          </w:rPr>
          <w:t xml:space="preserve"> a</w:t>
        </w:r>
      </w:ins>
      <w:ins w:id="613" w:author="Ricardo... Jacome.." w:date="2019-05-27T21:17:00Z">
        <w:r>
          <w:rPr>
            <w:szCs w:val="24"/>
          </w:rPr>
          <w:t xml:space="preserve">nd many products or services that they can offer. </w:t>
        </w:r>
      </w:ins>
      <w:ins w:id="614" w:author="Ricardo... Jacome.." w:date="2019-05-27T21:19:00Z">
        <w:r w:rsidR="00ED032A">
          <w:rPr>
            <w:szCs w:val="24"/>
          </w:rPr>
          <w:t>For this, the</w:t>
        </w:r>
      </w:ins>
      <w:r w:rsidR="00225FE2">
        <w:rPr>
          <w:szCs w:val="24"/>
        </w:rPr>
        <w:t xml:space="preserve"> tree-chart below</w:t>
      </w:r>
      <w:ins w:id="615" w:author="Ricardo... Jacome.." w:date="2019-05-27T21:20:00Z">
        <w:r w:rsidR="00ED032A">
          <w:rPr>
            <w:szCs w:val="24"/>
          </w:rPr>
          <w:t xml:space="preserve"> will be </w:t>
        </w:r>
      </w:ins>
      <w:r w:rsidR="00225FE2">
        <w:rPr>
          <w:szCs w:val="24"/>
        </w:rPr>
        <w:t>used, and we will keep constructing from it.</w:t>
      </w:r>
    </w:p>
    <w:p w14:paraId="2303CC0B" w14:textId="1FCE267D" w:rsidR="00ED032A" w:rsidRDefault="00ED032A" w:rsidP="00ED032A">
      <w:pPr>
        <w:rPr>
          <w:ins w:id="616" w:author="Ricardo... Jacome.." w:date="2019-05-27T21:20:00Z"/>
          <w:szCs w:val="24"/>
        </w:rPr>
      </w:pPr>
      <w:ins w:id="617"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8D6A16" w:rsidRDefault="008D6A16" w:rsidP="00ED032A">
                              <w:ins w:id="618"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8D6A16" w:rsidRDefault="008D6A16" w:rsidP="00ED032A">
                        <w:ins w:id="619"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620" w:author="Ricardo... Jacome.." w:date="2019-05-27T21:20:00Z"/>
          <w:szCs w:val="24"/>
        </w:rPr>
        <w:pPrChange w:id="621" w:author="Ricardo... Jacome.." w:date="2019-05-27T21:24:00Z">
          <w:pPr/>
        </w:pPrChange>
      </w:pPr>
      <w:ins w:id="622"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8D6A16" w:rsidRDefault="008D6A16">
                              <w:pPr>
                                <w:jc w:val="center"/>
                                <w:pPrChange w:id="623" w:author="Ricardo... Jacome.." w:date="2019-05-27T21:24:00Z">
                                  <w:pPr/>
                                </w:pPrChange>
                              </w:pPr>
                              <w:ins w:id="624"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8D6A16" w:rsidRDefault="008D6A16">
                        <w:pPr>
                          <w:jc w:val="center"/>
                          <w:pPrChange w:id="625" w:author="Ricardo... Jacome.." w:date="2019-05-27T21:24:00Z">
                            <w:pPr/>
                          </w:pPrChange>
                        </w:pPr>
                        <w:ins w:id="626"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8D6A16" w:rsidRDefault="008D6A16" w:rsidP="00ED032A">
                              <w:ins w:id="627"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8D6A16" w:rsidRDefault="008D6A16" w:rsidP="00ED032A">
                        <w:ins w:id="628" w:author="Ricardo... Jacome.." w:date="2019-05-27T21:22:00Z">
                          <w:r>
                            <w:t>Service</w:t>
                          </w:r>
                        </w:ins>
                      </w:p>
                    </w:txbxContent>
                  </v:textbox>
                </v:shape>
              </w:pict>
            </mc:Fallback>
          </mc:AlternateContent>
        </w:r>
      </w:ins>
    </w:p>
    <w:p w14:paraId="4CB163B0" w14:textId="4C4A2F94" w:rsidR="00ED032A" w:rsidRDefault="00ED032A" w:rsidP="00ED032A">
      <w:pPr>
        <w:rPr>
          <w:ins w:id="629" w:author="Ricardo... Jacome.." w:date="2019-05-27T21:20:00Z"/>
          <w:szCs w:val="24"/>
        </w:rPr>
      </w:pPr>
    </w:p>
    <w:p w14:paraId="55101608" w14:textId="39430519" w:rsidR="00ED032A" w:rsidRDefault="00ED032A" w:rsidP="00ED032A">
      <w:pPr>
        <w:rPr>
          <w:ins w:id="630" w:author="Ricardo... Jacome.." w:date="2019-05-27T21:22:00Z"/>
          <w:szCs w:val="24"/>
        </w:rPr>
      </w:pPr>
    </w:p>
    <w:p w14:paraId="5B276EDD" w14:textId="6FB8ECFB" w:rsidR="00ED032A" w:rsidRDefault="00624635" w:rsidP="00D43270">
      <w:pPr>
        <w:jc w:val="both"/>
        <w:rPr>
          <w:ins w:id="631" w:author="Ricardo... Jacome.." w:date="2019-05-27T21:24:00Z"/>
          <w:szCs w:val="24"/>
        </w:rPr>
      </w:pPr>
      <w:ins w:id="632"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8D6A16" w:rsidRDefault="008D6A16"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8D6A16" w:rsidRDefault="008D6A16" w:rsidP="00624635">
                        <w:r>
                          <w:t>Clothing</w:t>
                        </w:r>
                      </w:p>
                    </w:txbxContent>
                  </v:textbox>
                </v:shape>
              </w:pict>
            </mc:Fallback>
          </mc:AlternateContent>
        </w:r>
      </w:ins>
      <w:ins w:id="633" w:author="Ricardo... Jacome.." w:date="2019-05-27T21:23:00Z">
        <w:r w:rsidR="00ED032A">
          <w:rPr>
            <w:szCs w:val="24"/>
          </w:rPr>
          <w:t xml:space="preserve">Now, you can </w:t>
        </w:r>
      </w:ins>
      <w:r w:rsidR="00225FE2">
        <w:rPr>
          <w:szCs w:val="24"/>
        </w:rPr>
        <w:t>select</w:t>
      </w:r>
      <w:ins w:id="634" w:author="Ricardo... Jacome.." w:date="2019-05-27T21:23:00Z">
        <w:r w:rsidR="00ED032A">
          <w:rPr>
            <w:szCs w:val="24"/>
          </w:rPr>
          <w:t xml:space="preserve"> any type of product or service you can think of. In this example, we will have 2 Products and 2 Services</w:t>
        </w:r>
      </w:ins>
      <w:r w:rsidR="00D43270">
        <w:rPr>
          <w:szCs w:val="24"/>
        </w:rPr>
        <w:t xml:space="preserve"> as shown</w:t>
      </w:r>
      <w:r w:rsidR="00225FE2">
        <w:rPr>
          <w:szCs w:val="24"/>
        </w:rPr>
        <w:t xml:space="preserve"> </w:t>
      </w:r>
      <w:r w:rsidR="00D43270">
        <w:rPr>
          <w:szCs w:val="24"/>
        </w:rPr>
        <w:t>below</w:t>
      </w:r>
      <w:ins w:id="635" w:author="Ricardo... Jacome.." w:date="2019-05-27T21:23:00Z">
        <w:r w:rsidR="00ED032A">
          <w:rPr>
            <w:szCs w:val="24"/>
          </w:rPr>
          <w:t>. But remember to investigate many more when you start lo</w:t>
        </w:r>
      </w:ins>
      <w:ins w:id="636" w:author="Ricardo... Jacome.." w:date="2019-05-27T21:24:00Z">
        <w:r w:rsidR="00ED032A">
          <w:rPr>
            <w:szCs w:val="24"/>
          </w:rPr>
          <w:t>oking into companies.</w:t>
        </w:r>
      </w:ins>
    </w:p>
    <w:p w14:paraId="63B974F3" w14:textId="458160F6" w:rsidR="00ED032A" w:rsidRDefault="00ED032A" w:rsidP="00ED032A">
      <w:pPr>
        <w:rPr>
          <w:ins w:id="637" w:author="Ricardo... Jacome.." w:date="2019-05-27T21:24:00Z"/>
          <w:szCs w:val="24"/>
        </w:rPr>
      </w:pPr>
      <w:ins w:id="638"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8D6A16" w:rsidRDefault="008D6A16" w:rsidP="00ED032A">
                              <w:ins w:id="639"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8D6A16" w:rsidRDefault="008D6A16" w:rsidP="00ED032A">
                        <w:ins w:id="640"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641" w:author="Ricardo... Jacome.." w:date="2019-05-27T21:24:00Z"/>
          <w:szCs w:val="24"/>
        </w:rPr>
      </w:pPr>
      <w:ins w:id="642"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8D6A16" w:rsidRDefault="008D6A16"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8D6A16" w:rsidRDefault="008D6A16"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643" w:author="Ricardo... Jacome.." w:date="2019-05-27T21:24:00Z"/>
          <w:szCs w:val="24"/>
        </w:rPr>
      </w:pPr>
      <w:ins w:id="644"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8D6A16" w:rsidRDefault="008D6A16"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8D6A16" w:rsidRDefault="008D6A16"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8D6A16" w:rsidRDefault="008D6A16">
                              <w:pPr>
                                <w:jc w:val="center"/>
                                <w:pPrChange w:id="645" w:author="Ricardo... Jacome.." w:date="2019-05-27T21:24:00Z">
                                  <w:pPr/>
                                </w:pPrChange>
                              </w:pPr>
                              <w:ins w:id="646"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8D6A16" w:rsidRDefault="008D6A16">
                        <w:pPr>
                          <w:jc w:val="center"/>
                          <w:pPrChange w:id="647" w:author="Ricardo... Jacome.." w:date="2019-05-27T21:24:00Z">
                            <w:pPr/>
                          </w:pPrChange>
                        </w:pPr>
                        <w:ins w:id="648" w:author="Ricardo... Jacome.." w:date="2019-05-27T21:21:00Z">
                          <w:r>
                            <w:t>Company</w:t>
                          </w:r>
                        </w:ins>
                      </w:p>
                    </w:txbxContent>
                  </v:textbox>
                </v:shape>
              </w:pict>
            </mc:Fallback>
          </mc:AlternateContent>
        </w:r>
      </w:ins>
    </w:p>
    <w:p w14:paraId="6CC6DFF6" w14:textId="4A5C7890" w:rsidR="00ED032A" w:rsidRDefault="00ED032A" w:rsidP="00ED032A">
      <w:pPr>
        <w:rPr>
          <w:ins w:id="649" w:author="Ricardo... Jacome.." w:date="2019-05-27T21:24:00Z"/>
          <w:szCs w:val="24"/>
        </w:rPr>
      </w:pPr>
      <w:ins w:id="650"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8D6A16" w:rsidRDefault="008D6A16" w:rsidP="00ED032A">
                              <w:ins w:id="651"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8D6A16" w:rsidRDefault="008D6A16" w:rsidP="00ED032A">
                        <w:ins w:id="652"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653" w:author="Ricardo... Jacome.." w:date="2019-05-27T21:05:00Z"/>
          <w:szCs w:val="24"/>
          <w:rPrChange w:id="654" w:author="Ricardo... Jacome.." w:date="2019-05-27T21:13:00Z">
            <w:rPr>
              <w:ins w:id="655" w:author="Ricardo... Jacome.." w:date="2019-05-27T21:05:00Z"/>
              <w:sz w:val="36"/>
              <w:szCs w:val="36"/>
            </w:rPr>
          </w:rPrChange>
        </w:rPr>
      </w:pPr>
      <w:ins w:id="656"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8D6A16" w:rsidRDefault="008D6A16"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8D6A16" w:rsidRDefault="008D6A16" w:rsidP="00624635">
                        <w:r>
                          <w:t>Restaurants</w:t>
                        </w:r>
                      </w:p>
                    </w:txbxContent>
                  </v:textbox>
                </v:shape>
              </w:pict>
            </mc:Fallback>
          </mc:AlternateContent>
        </w:r>
      </w:ins>
    </w:p>
    <w:p w14:paraId="6B81123E" w14:textId="77777777" w:rsidR="0013786B" w:rsidRDefault="0013786B" w:rsidP="000D21AE">
      <w:pPr>
        <w:rPr>
          <w:sz w:val="36"/>
          <w:szCs w:val="36"/>
        </w:rPr>
      </w:pPr>
    </w:p>
    <w:p w14:paraId="172D6071" w14:textId="4E067EBB"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these companies may perform better than usual.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Even though this might seem like common sense, many investors take this behavior as a mathematically predictable pattern or as a reason to buy during </w:t>
      </w:r>
      <w:r w:rsidR="003410AD">
        <w:rPr>
          <w:szCs w:val="24"/>
        </w:rPr>
        <w:lastRenderedPageBreak/>
        <w:t xml:space="preserve">winter and then get paranoid when sales decline on summer.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bling game</w:t>
      </w:r>
      <w:r w:rsidR="0086206A" w:rsidRPr="00CF08E2">
        <w:rPr>
          <w:b/>
          <w:szCs w:val="24"/>
        </w:rPr>
        <w:t>.</w:t>
      </w:r>
      <w:r w:rsidR="00CF08E2" w:rsidRPr="00CF08E2">
        <w:rPr>
          <w:b/>
          <w:szCs w:val="24"/>
        </w:rPr>
        <w:t xml:space="preserve"> </w:t>
      </w:r>
      <w:r w:rsidR="0086206A">
        <w:rPr>
          <w:szCs w:val="24"/>
        </w:rPr>
        <w:t xml:space="preserve">Gather as much information as you can about the business model (forget about the news for now)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from selling their vehicular products.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50A9C20E" w:rsidR="00A777C3" w:rsidRDefault="00880528" w:rsidP="00A777C3">
      <w:pPr>
        <w:rPr>
          <w:sz w:val="36"/>
          <w:szCs w:val="36"/>
        </w:rPr>
      </w:pPr>
      <w:ins w:id="657" w:author="Ricardo... Jacome.." w:date="2019-05-27T21:05:00Z">
        <w:r>
          <w:rPr>
            <w:sz w:val="36"/>
            <w:szCs w:val="36"/>
          </w:rPr>
          <w:t>The Mindset</w:t>
        </w:r>
      </w:ins>
      <w:r w:rsidR="00C135B3">
        <w:rPr>
          <w:sz w:val="36"/>
          <w:szCs w:val="36"/>
        </w:rPr>
        <w:t xml:space="preserve">: Stock Questioning </w:t>
      </w:r>
    </w:p>
    <w:p w14:paraId="67D5ABB4" w14:textId="77777777" w:rsidR="00CD7E54" w:rsidRDefault="00A777C3" w:rsidP="001E4A2B">
      <w:pPr>
        <w:jc w:val="both"/>
        <w:rPr>
          <w:szCs w:val="24"/>
        </w:rPr>
      </w:pPr>
      <w:r>
        <w:rPr>
          <w:szCs w:val="24"/>
        </w:rPr>
        <w:t>When analyzing stocks, we ask some questions and search for many answers. Sometimes this poses a problem because we tend to find answers to questions that will not provide us with our ultimate goal.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All these questions are just too subjective and do not entail any relevant information to make a solid decision. You can get answer to these questions and still make a bad investment because the question was not even right from the very start.  Another example of a </w:t>
      </w:r>
      <w:r w:rsidR="001E4A2B" w:rsidRPr="00CD7E54">
        <w:rPr>
          <w:szCs w:val="24"/>
          <w:u w:val="single"/>
        </w:rPr>
        <w:t>bad</w:t>
      </w:r>
      <w:r w:rsidR="001E4A2B">
        <w:rPr>
          <w:szCs w:val="24"/>
        </w:rPr>
        <w:t xml:space="preserve"> question: </w:t>
      </w:r>
    </w:p>
    <w:p w14:paraId="40A767A7" w14:textId="77777777" w:rsidR="00CD7E54" w:rsidRPr="00CD7E54" w:rsidRDefault="00A777C3" w:rsidP="00CD7E54">
      <w:pPr>
        <w:pStyle w:val="ListParagraph"/>
        <w:numPr>
          <w:ilvl w:val="0"/>
          <w:numId w:val="12"/>
        </w:numPr>
        <w:jc w:val="both"/>
        <w:rPr>
          <w:szCs w:val="24"/>
        </w:rPr>
      </w:pPr>
      <w:r w:rsidRPr="00CD7E54">
        <w:rPr>
          <w:szCs w:val="24"/>
        </w:rPr>
        <w:t xml:space="preserve">Would you rather invest in a company that </w:t>
      </w:r>
      <w:r w:rsidR="001E4A2B" w:rsidRPr="00CD7E54">
        <w:rPr>
          <w:szCs w:val="24"/>
        </w:rPr>
        <w:t>promises</w:t>
      </w:r>
      <w:r w:rsidRPr="00CD7E54">
        <w:rPr>
          <w:szCs w:val="24"/>
        </w:rPr>
        <w:t xml:space="preserve"> more money or less money? </w:t>
      </w:r>
    </w:p>
    <w:p w14:paraId="59563307" w14:textId="77777777" w:rsidR="00CD7E54" w:rsidRDefault="00A777C3" w:rsidP="001E4A2B">
      <w:pPr>
        <w:jc w:val="both"/>
        <w:rPr>
          <w:szCs w:val="24"/>
        </w:rPr>
      </w:pPr>
      <w:r>
        <w:rPr>
          <w:szCs w:val="24"/>
        </w:rPr>
        <w:t>This is the type of question that</w:t>
      </w:r>
      <w:r w:rsidR="001E4A2B">
        <w:rPr>
          <w:szCs w:val="24"/>
        </w:rPr>
        <w:t xml:space="preserve"> any person would disregard as unnecessary. Now let us look at a question that can have the same answers: </w:t>
      </w:r>
    </w:p>
    <w:p w14:paraId="55870FED" w14:textId="77777777" w:rsidR="00CD7E54" w:rsidRPr="00CD7E54" w:rsidRDefault="001E4A2B" w:rsidP="00CD7E54">
      <w:pPr>
        <w:pStyle w:val="ListParagraph"/>
        <w:numPr>
          <w:ilvl w:val="0"/>
          <w:numId w:val="12"/>
        </w:numPr>
        <w:jc w:val="both"/>
        <w:rPr>
          <w:szCs w:val="24"/>
        </w:rPr>
      </w:pPr>
      <w:r w:rsidRPr="00CD7E54">
        <w:rPr>
          <w:szCs w:val="24"/>
        </w:rPr>
        <w:t xml:space="preserve">Would you rather invest in a risky company or a secure one? </w:t>
      </w:r>
    </w:p>
    <w:p w14:paraId="21A5E683" w14:textId="3441F001" w:rsidR="00CD7E54" w:rsidRDefault="001E4A2B" w:rsidP="001E4A2B">
      <w:pPr>
        <w:jc w:val="both"/>
        <w:rPr>
          <w:szCs w:val="24"/>
        </w:rPr>
      </w:pPr>
      <w:r>
        <w:rPr>
          <w:szCs w:val="24"/>
        </w:rPr>
        <w:t xml:space="preserve"> Even if a company promises a higher rate of return than others, the risk involved is a factor that needs to be taken into account in order to make </w:t>
      </w:r>
      <w:r w:rsidR="00245397">
        <w:rPr>
          <w:szCs w:val="24"/>
        </w:rPr>
        <w:t xml:space="preserve">a </w:t>
      </w:r>
      <w:r w:rsidR="00CD7E54">
        <w:rPr>
          <w:szCs w:val="24"/>
        </w:rPr>
        <w:t>profitable</w:t>
      </w:r>
      <w:r w:rsidR="00245397">
        <w:rPr>
          <w:szCs w:val="24"/>
        </w:rPr>
        <w:t xml:space="preserve"> decision. Sometimes we need to even ask extra questions to our original one to have a complete picture of the company.</w:t>
      </w:r>
      <w:r w:rsidR="00CD7E54">
        <w:rPr>
          <w:szCs w:val="24"/>
        </w:rPr>
        <w:t xml:space="preserve"> For example:</w:t>
      </w:r>
      <w:r w:rsidR="00245397">
        <w:rPr>
          <w:szCs w:val="24"/>
        </w:rPr>
        <w:t xml:space="preserve"> </w:t>
      </w:r>
    </w:p>
    <w:p w14:paraId="45D74E2E" w14:textId="77777777" w:rsidR="00CD7E54" w:rsidRPr="00CD7E54" w:rsidRDefault="00245397" w:rsidP="00CD7E54">
      <w:pPr>
        <w:pStyle w:val="ListParagraph"/>
        <w:numPr>
          <w:ilvl w:val="0"/>
          <w:numId w:val="12"/>
        </w:numPr>
        <w:jc w:val="both"/>
        <w:rPr>
          <w:szCs w:val="24"/>
        </w:rPr>
      </w:pPr>
      <w:r w:rsidRPr="00CD7E54">
        <w:rPr>
          <w:szCs w:val="24"/>
        </w:rPr>
        <w:t xml:space="preserve">Would you rather invest in a company that promises more money now with a really high risk of losing everything or a company that provides a secure rate for a smaller return for many years? </w:t>
      </w:r>
    </w:p>
    <w:p w14:paraId="5112395B" w14:textId="7488F977" w:rsidR="00245397" w:rsidRDefault="00245397" w:rsidP="001E4A2B">
      <w:pPr>
        <w:jc w:val="both"/>
        <w:rPr>
          <w:szCs w:val="24"/>
        </w:rPr>
      </w:pPr>
      <w:r>
        <w:rPr>
          <w:szCs w:val="24"/>
        </w:rPr>
        <w:lastRenderedPageBreak/>
        <w:t>Never underestimate the power of compounding with time. 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0EB225B4" w:rsidR="0039172C" w:rsidRDefault="0039172C" w:rsidP="005575AF">
      <w:pPr>
        <w:jc w:val="both"/>
        <w:rPr>
          <w:szCs w:val="24"/>
        </w:rPr>
      </w:pPr>
      <w:r>
        <w:rPr>
          <w:szCs w:val="24"/>
        </w:rPr>
        <w:t>Now let us make some inferences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The majority of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w:t>
      </w:r>
      <w:r w:rsidR="00C135B3">
        <w:rPr>
          <w:szCs w:val="24"/>
        </w:rPr>
        <w:lastRenderedPageBreak/>
        <w:t xml:space="preserve">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t>I think you need an example for illustrating the importance of asking the right questions, not the mentality of the landlord vs tenant here</w:t>
      </w:r>
    </w:p>
    <w:p w14:paraId="78E0ABF5" w14:textId="5E31CCC4" w:rsidR="009C1AF6" w:rsidRDefault="009C1AF6" w:rsidP="005575AF">
      <w:pPr>
        <w:jc w:val="both"/>
        <w:rPr>
          <w:szCs w:val="24"/>
        </w:rPr>
      </w:pPr>
    </w:p>
    <w:p w14:paraId="3789514C" w14:textId="2A009F23" w:rsidR="009C1AF6" w:rsidRDefault="009C1AF6" w:rsidP="005575AF">
      <w:pPr>
        <w:jc w:val="both"/>
        <w:rPr>
          <w:szCs w:val="24"/>
        </w:rPr>
      </w:pPr>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ins w:id="658" w:author="Ricardo... Jacome.." w:date="2019-05-27T19:51:00Z">
        <w:r w:rsidRPr="00C33FB1">
          <w:rPr>
            <w:b/>
            <w:rPrChange w:id="659" w:author="Ricardo... Jacome.." w:date="2019-05-27T21:12:00Z">
              <w:rPr/>
            </w:rPrChange>
          </w:rPr>
          <w:t>Fundamental</w:t>
        </w:r>
      </w:ins>
      <w:ins w:id="660" w:author="Ricardo... Jacome.." w:date="2019-05-27T16:54:00Z">
        <w:r w:rsidRPr="00C33FB1">
          <w:rPr>
            <w:b/>
            <w:rPrChange w:id="661" w:author="Ricardo... Jacome.." w:date="2019-05-27T21:12:00Z">
              <w:rPr/>
            </w:rPrChange>
          </w:rPr>
          <w:t xml:space="preserve"> Example</w:t>
        </w:r>
      </w:ins>
      <w:ins w:id="662" w:author="Ricardo... Jacome.." w:date="2019-05-27T19:51:00Z">
        <w:r w:rsidRPr="00C33FB1">
          <w:rPr>
            <w:b/>
            <w:rPrChange w:id="663" w:author="Ricardo... Jacome.." w:date="2019-05-27T21:12:00Z">
              <w:rPr/>
            </w:rPrChange>
          </w:rPr>
          <w:t xml:space="preserve"> #</w:t>
        </w:r>
      </w:ins>
      <w:r>
        <w:rPr>
          <w:b/>
        </w:rPr>
        <w:t>2</w:t>
      </w:r>
      <w:ins w:id="664" w:author="Ricardo... Jacome.." w:date="2019-05-27T16:54:00Z">
        <w:r w:rsidRPr="00C33FB1">
          <w:rPr>
            <w:b/>
            <w:rPrChange w:id="665" w:author="Ricardo... Jacome.." w:date="2019-05-27T21:12:00Z">
              <w:rPr/>
            </w:rPrChange>
          </w:rPr>
          <w:t xml:space="preserve">: </w:t>
        </w:r>
      </w:ins>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Interesting enough, you know a lot of people who talk really good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to this acquittance person,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8D6A16" w:rsidRDefault="00BB68CA" w:rsidP="00C135B3">
      <w:pPr>
        <w:jc w:val="both"/>
        <w:rPr>
          <w:ins w:id="666" w:author="Ricardo... Jacome.." w:date="2019-05-27T16:54:00Z"/>
          <w:bCs/>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w:t>
      </w:r>
      <w:r w:rsidR="009C1AF6">
        <w:rPr>
          <w:szCs w:val="24"/>
        </w:rPr>
        <w:lastRenderedPageBreak/>
        <w:t xml:space="preserve">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CF47FB" w:rsidRDefault="00A777C3" w:rsidP="000D21AE">
      <w:pPr>
        <w:rPr>
          <w:sz w:val="36"/>
          <w:szCs w:val="36"/>
          <w:rPrChange w:id="667" w:author="Ricardo... Jacome.." w:date="2019-05-27T21:05:00Z">
            <w:rPr/>
          </w:rPrChange>
        </w:rPr>
      </w:pPr>
    </w:p>
    <w:p w14:paraId="5F2C6A1C" w14:textId="77777777" w:rsidR="00A777C3" w:rsidRDefault="00A777C3" w:rsidP="00A777C3">
      <w:pPr>
        <w:rPr>
          <w:sz w:val="36"/>
          <w:szCs w:val="36"/>
        </w:rPr>
      </w:pPr>
      <w:r>
        <w:rPr>
          <w:sz w:val="36"/>
          <w:szCs w:val="36"/>
        </w:rPr>
        <w:t>Warning about Technology companies</w:t>
      </w:r>
    </w:p>
    <w:p w14:paraId="0B315879" w14:textId="39D3ED68" w:rsidR="00BF6772" w:rsidRDefault="001E4AF9" w:rsidP="00C2238E">
      <w:del w:id="668" w:author="Ricardo... Jacome.." w:date="2019-05-27T21:04:00Z">
        <w:r w:rsidDel="00CF47FB">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494E21E9" w14:textId="5577D4E4" w:rsidR="00C2238E" w:rsidRDefault="00C2238E">
      <w:r>
        <w:br w:type="page"/>
      </w:r>
    </w:p>
    <w:p w14:paraId="712F0238" w14:textId="337524EB" w:rsidR="00C2238E" w:rsidRDefault="00C2238E">
      <w:r>
        <w:lastRenderedPageBreak/>
        <w:br w:type="page"/>
      </w:r>
    </w:p>
    <w:p w14:paraId="3016078A" w14:textId="582C0D80" w:rsidR="00C2238E" w:rsidRDefault="00C2238E">
      <w:r>
        <w:lastRenderedPageBreak/>
        <w:br w:type="page"/>
      </w:r>
    </w:p>
    <w:p w14:paraId="2D0ED592" w14:textId="77777777" w:rsidR="00C2238E" w:rsidDel="00CF47FB" w:rsidRDefault="00C2238E" w:rsidP="00BF6772">
      <w:pPr>
        <w:jc w:val="both"/>
        <w:rPr>
          <w:del w:id="669" w:author="Ricardo... Jacome.." w:date="2019-05-27T21:04:00Z"/>
        </w:rPr>
      </w:pPr>
    </w:p>
    <w:p w14:paraId="7315641F" w14:textId="462994A0" w:rsidR="003242A8" w:rsidDel="00CF47FB" w:rsidRDefault="00BF6772" w:rsidP="003242A8">
      <w:pPr>
        <w:pStyle w:val="Heading2"/>
        <w:rPr>
          <w:del w:id="670" w:author="Ricardo... Jacome.." w:date="2019-05-27T21:04:00Z"/>
        </w:rPr>
      </w:pPr>
      <w:del w:id="671"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del>
    </w:p>
    <w:p w14:paraId="5E7FCAB4" w14:textId="1E54F86F" w:rsidR="008A7EBA" w:rsidDel="00CF47FB" w:rsidRDefault="00BF6772" w:rsidP="00BF6772">
      <w:pPr>
        <w:jc w:val="both"/>
        <w:rPr>
          <w:del w:id="672" w:author="Ricardo... Jacome.." w:date="2019-05-27T21:04:00Z"/>
          <w:b/>
        </w:rPr>
      </w:pPr>
      <w:del w:id="673"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674" w:author="Ricardo... Jacome.." w:date="2019-05-27T20:59:00Z">
        <w:r w:rsidR="00543FEC" w:rsidRPr="00543FEC" w:rsidDel="00CF47FB">
          <w:rPr>
            <w:b/>
          </w:rPr>
          <w:delText>really hard</w:delText>
        </w:r>
      </w:del>
      <w:del w:id="675"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676" w:author="Ricardo... Jacome.." w:date="2019-05-27T21:04:00Z"/>
        </w:rPr>
      </w:pPr>
      <w:del w:id="677" w:author="Ricardo... Jacome.." w:date="2019-05-27T21:04:00Z">
        <w:r w:rsidDel="00CF47FB">
          <w:delText xml:space="preserve">Level 2 </w:delText>
        </w:r>
        <w:r w:rsidR="0077339A" w:rsidDel="00CF47FB">
          <w:delText xml:space="preserve">- </w:delText>
        </w:r>
        <w:r w:rsidDel="00CF47FB">
          <w:delText xml:space="preserve">Service/Product Stocks </w:delText>
        </w:r>
      </w:del>
    </w:p>
    <w:p w14:paraId="6C249694" w14:textId="0CBDEE1E" w:rsidR="008A7EBA" w:rsidDel="00CF47FB" w:rsidRDefault="008A7EBA" w:rsidP="00BF6772">
      <w:pPr>
        <w:jc w:val="both"/>
        <w:rPr>
          <w:del w:id="678" w:author="Ricardo... Jacome.." w:date="2019-05-27T21:04:00Z"/>
        </w:rPr>
      </w:pPr>
      <w:del w:id="679"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680" w:author="Ricardo... Jacome.." w:date="2019-05-27T21:04:00Z"/>
        </w:rPr>
      </w:pPr>
    </w:p>
    <w:p w14:paraId="26772738" w14:textId="49517FE9" w:rsidR="00ED09F2" w:rsidDel="00CF47FB" w:rsidRDefault="00ED09F2" w:rsidP="00BF6772">
      <w:pPr>
        <w:jc w:val="both"/>
        <w:rPr>
          <w:del w:id="681" w:author="Ricardo... Jacome.." w:date="2019-05-27T21:04:00Z"/>
        </w:rPr>
      </w:pPr>
    </w:p>
    <w:p w14:paraId="5A66E3A1" w14:textId="56A4DF17" w:rsidR="00ED09F2" w:rsidDel="00CF47FB" w:rsidRDefault="00ED09F2" w:rsidP="00BF6772">
      <w:pPr>
        <w:jc w:val="both"/>
        <w:rPr>
          <w:del w:id="682" w:author="Ricardo... Jacome.." w:date="2019-05-27T21:04:00Z"/>
        </w:rPr>
      </w:pPr>
    </w:p>
    <w:p w14:paraId="42C6EC65" w14:textId="0E0F6035" w:rsidR="00ED09F2" w:rsidDel="00CF47FB" w:rsidRDefault="00ED09F2" w:rsidP="00BF6772">
      <w:pPr>
        <w:jc w:val="both"/>
        <w:rPr>
          <w:del w:id="683" w:author="Ricardo... Jacome.." w:date="2019-05-27T21:04:00Z"/>
        </w:rPr>
      </w:pPr>
    </w:p>
    <w:p w14:paraId="784D6007" w14:textId="7EEA857A" w:rsidR="00ED09F2" w:rsidDel="00CF47FB" w:rsidRDefault="00ED09F2" w:rsidP="00BF6772">
      <w:pPr>
        <w:jc w:val="both"/>
        <w:rPr>
          <w:del w:id="684" w:author="Ricardo... Jacome.." w:date="2019-05-27T21:04:00Z"/>
        </w:rPr>
      </w:pPr>
    </w:p>
    <w:p w14:paraId="362B557C" w14:textId="060F8A51" w:rsidR="00ED09F2" w:rsidDel="00CF47FB" w:rsidRDefault="00ED09F2" w:rsidP="00BF6772">
      <w:pPr>
        <w:jc w:val="both"/>
        <w:rPr>
          <w:del w:id="685" w:author="Ricardo... Jacome.." w:date="2019-05-27T21:04:00Z"/>
        </w:rPr>
      </w:pPr>
    </w:p>
    <w:p w14:paraId="0EE5BDF6" w14:textId="1D39F59B" w:rsidR="00ED09F2" w:rsidDel="00CF47FB" w:rsidRDefault="00ED09F2" w:rsidP="00BF6772">
      <w:pPr>
        <w:jc w:val="both"/>
        <w:rPr>
          <w:del w:id="686" w:author="Ricardo... Jacome.." w:date="2019-05-27T21:04:00Z"/>
        </w:rPr>
      </w:pPr>
    </w:p>
    <w:p w14:paraId="2B19B264" w14:textId="53900D47" w:rsidR="00ED09F2" w:rsidDel="00CF47FB" w:rsidRDefault="00ED09F2" w:rsidP="00BF6772">
      <w:pPr>
        <w:jc w:val="both"/>
        <w:rPr>
          <w:del w:id="687" w:author="Ricardo... Jacome.." w:date="2019-05-27T21:04:00Z"/>
        </w:rPr>
      </w:pPr>
    </w:p>
    <w:p w14:paraId="3B41D18A" w14:textId="5D2A0002" w:rsidR="007F02D3" w:rsidDel="00CF47FB" w:rsidRDefault="008A7EBA" w:rsidP="00BF6772">
      <w:pPr>
        <w:jc w:val="both"/>
        <w:rPr>
          <w:del w:id="688" w:author="Ricardo... Jacome.." w:date="2019-05-27T21:04:00Z"/>
        </w:rPr>
      </w:pPr>
      <w:del w:id="689"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690" w:author="Ricardo... Jacome.." w:date="2019-05-27T21:04:00Z"/>
        </w:rPr>
      </w:pPr>
      <w:del w:id="691"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692" w:author="Ricardo... Jacome.." w:date="2019-05-27T21:04:00Z"/>
        </w:rPr>
      </w:pPr>
      <w:del w:id="693" w:author="Ricardo... Jacome.." w:date="2019-05-27T21:04:00Z">
        <w:r w:rsidDel="00CF47FB">
          <w:delText>Category Example Selection</w:delText>
        </w:r>
      </w:del>
    </w:p>
    <w:p w14:paraId="017662A9" w14:textId="7954381D" w:rsidR="008A7EBA" w:rsidDel="00CF47FB" w:rsidRDefault="008A7EBA" w:rsidP="00BF6772">
      <w:pPr>
        <w:jc w:val="both"/>
        <w:rPr>
          <w:del w:id="694" w:author="Ricardo... Jacome.." w:date="2019-05-27T21:04:00Z"/>
        </w:rPr>
      </w:pPr>
      <w:del w:id="695"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696" w:author="Ricardo... Jacome.." w:date="2019-05-27T21:04:00Z"/>
        </w:rPr>
      </w:pPr>
      <w:del w:id="697"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698" w:author="Ricardo... Jacome.." w:date="2019-05-27T21:04:00Z"/>
        </w:rPr>
      </w:pPr>
      <w:del w:id="699" w:author="Ricardo... Jacome.." w:date="2019-05-27T21:04:00Z">
        <w:r w:rsidDel="00CF47FB">
          <w:delText>Stocks Comparison in the Telecommunication Area</w:delText>
        </w:r>
      </w:del>
    </w:p>
    <w:p w14:paraId="57B0ABDC" w14:textId="2F3455BE" w:rsidR="000C00F1" w:rsidDel="00CF47FB" w:rsidRDefault="000C00F1" w:rsidP="003B195B">
      <w:pPr>
        <w:jc w:val="both"/>
        <w:rPr>
          <w:del w:id="700" w:author="Ricardo... Jacome.." w:date="2019-05-27T21:04:00Z"/>
        </w:rPr>
      </w:pPr>
      <w:del w:id="701"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702" w:author="Ricardo... Jacome.." w:date="2019-05-27T21:04:00Z"/>
        </w:rPr>
      </w:pPr>
      <w:del w:id="703" w:author="Ricardo... Jacome.." w:date="2019-05-27T21:04:00Z">
        <w:r w:rsidDel="00CF47FB">
          <w:delText>Remarks</w:delText>
        </w:r>
      </w:del>
    </w:p>
    <w:p w14:paraId="287BECEE" w14:textId="30DE1532" w:rsidR="008C4649" w:rsidDel="00CF47FB" w:rsidRDefault="00B27216" w:rsidP="003B195B">
      <w:pPr>
        <w:jc w:val="both"/>
        <w:rPr>
          <w:del w:id="704" w:author="Ricardo... Jacome.." w:date="2019-05-27T21:04:00Z"/>
        </w:rPr>
      </w:pPr>
      <w:del w:id="705"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706" w:author="Ricardo... Jacome.." w:date="2019-05-27T21:04:00Z"/>
        </w:rPr>
      </w:pPr>
      <w:del w:id="707"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8D6A16" w:rsidRDefault="008D6A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8D6A16" w:rsidRDefault="008D6A16"/>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8D6A16" w:rsidRDefault="008D6A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8D6A16" w:rsidRDefault="008D6A16"/>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8D6A16" w:rsidRPr="00962C80" w:rsidRDefault="008D6A16"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8D6A16" w:rsidRPr="00962C80" w:rsidRDefault="008D6A16"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8D6A16" w:rsidRDefault="008D6A16"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8D6A16" w:rsidRDefault="008D6A16"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8D6A16" w:rsidRPr="00962C80" w:rsidRDefault="008D6A16">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8D6A16" w:rsidRPr="00962C80" w:rsidRDefault="008D6A16">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8D6A16" w:rsidRPr="00962C80" w:rsidRDefault="008D6A16"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8D6A16" w:rsidRPr="00962C80" w:rsidRDefault="008D6A16"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708" w:author="Ricardo... Jacome.." w:date="2019-05-27T21:04:00Z"/>
        </w:rPr>
      </w:pPr>
    </w:p>
    <w:p w14:paraId="1AD8BCB1" w14:textId="6712D708" w:rsidR="00962C80" w:rsidDel="00CF47FB" w:rsidRDefault="00B21847" w:rsidP="003B195B">
      <w:pPr>
        <w:jc w:val="both"/>
        <w:rPr>
          <w:del w:id="709" w:author="Ricardo... Jacome.." w:date="2019-05-27T21:04:00Z"/>
        </w:rPr>
      </w:pPr>
      <w:del w:id="710"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8D6A16" w:rsidRDefault="008D6A16"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8D6A16" w:rsidRDefault="008D6A16"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8D6A16" w:rsidRDefault="008D6A16"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8D6A16" w:rsidRDefault="008D6A16"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8D6A16" w:rsidRDefault="008D6A16"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8D6A16" w:rsidRDefault="008D6A16"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711" w:author="Ricardo... Jacome.." w:date="2019-05-27T21:04:00Z"/>
        </w:rPr>
      </w:pPr>
      <w:del w:id="712"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713" w:author="Ricardo... Jacome.." w:date="2019-05-27T21:04:00Z"/>
        </w:rPr>
      </w:pPr>
      <w:del w:id="714"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8D6A16" w:rsidRDefault="008D6A16"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8D6A16" w:rsidRDefault="008D6A16"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8D6A16" w:rsidRDefault="008D6A16"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8D6A16" w:rsidRDefault="008D6A16" w:rsidP="00962C80">
                        <w:pPr>
                          <w:jc w:val="center"/>
                        </w:pPr>
                        <w:r>
                          <w:t>Service</w:t>
                        </w:r>
                      </w:p>
                    </w:txbxContent>
                  </v:textbox>
                </v:shape>
              </w:pict>
            </mc:Fallback>
          </mc:AlternateContent>
        </w:r>
      </w:del>
    </w:p>
    <w:p w14:paraId="2BA23C2B" w14:textId="66988446" w:rsidR="00962C80" w:rsidDel="00CF47FB" w:rsidRDefault="00C00928" w:rsidP="003B195B">
      <w:pPr>
        <w:jc w:val="both"/>
        <w:rPr>
          <w:del w:id="715" w:author="Ricardo... Jacome.." w:date="2019-05-27T21:04:00Z"/>
        </w:rPr>
      </w:pPr>
      <w:del w:id="716"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8D6A16" w:rsidRDefault="008D6A16"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8D6A16" w:rsidRDefault="008D6A16"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717" w:author="Ricardo... Jacome.." w:date="2019-05-27T21:04:00Z"/>
        </w:rPr>
      </w:pPr>
    </w:p>
    <w:p w14:paraId="1C7759A9" w14:textId="7C47AFB1" w:rsidR="00962C80" w:rsidDel="00CF47FB" w:rsidRDefault="00B21847" w:rsidP="003B195B">
      <w:pPr>
        <w:jc w:val="both"/>
        <w:rPr>
          <w:del w:id="718" w:author="Ricardo... Jacome.." w:date="2019-05-27T21:04:00Z"/>
        </w:rPr>
      </w:pPr>
      <w:del w:id="719"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8D6A16" w:rsidRDefault="008D6A16"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8D6A16" w:rsidRDefault="008D6A16"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8D6A16" w:rsidRDefault="008D6A16"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8D6A16" w:rsidRDefault="008D6A16"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8D6A16" w:rsidRDefault="008D6A16"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8D6A16" w:rsidRDefault="008D6A16"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720" w:author="Ricardo... Jacome.." w:date="2019-05-27T21:04:00Z"/>
        </w:rPr>
      </w:pPr>
    </w:p>
    <w:p w14:paraId="7ED9E30F" w14:textId="578CEB79" w:rsidR="00962C80" w:rsidDel="00CF47FB" w:rsidRDefault="00B21847" w:rsidP="003B195B">
      <w:pPr>
        <w:jc w:val="both"/>
        <w:rPr>
          <w:del w:id="721" w:author="Ricardo... Jacome.." w:date="2019-05-27T21:04:00Z"/>
        </w:rPr>
      </w:pPr>
      <w:del w:id="722"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8D6A16" w:rsidRDefault="008D6A16"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8D6A16" w:rsidRDefault="008D6A16"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8D6A16" w:rsidRDefault="008D6A16"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8D6A16" w:rsidRDefault="008D6A16" w:rsidP="00962C80">
                        <w:pPr>
                          <w:jc w:val="center"/>
                        </w:pPr>
                        <w:r>
                          <w:t>Service</w:t>
                        </w:r>
                      </w:p>
                    </w:txbxContent>
                  </v:textbox>
                </v:shape>
              </w:pict>
            </mc:Fallback>
          </mc:AlternateContent>
        </w:r>
      </w:del>
    </w:p>
    <w:p w14:paraId="0CFA3548" w14:textId="54327732" w:rsidR="00962C80" w:rsidDel="00CF47FB" w:rsidRDefault="00962C80" w:rsidP="003B195B">
      <w:pPr>
        <w:jc w:val="both"/>
        <w:rPr>
          <w:del w:id="723" w:author="Ricardo... Jacome.." w:date="2019-05-27T21:04:00Z"/>
        </w:rPr>
      </w:pPr>
    </w:p>
    <w:p w14:paraId="139EA986" w14:textId="2F139BC5" w:rsidR="00962C80" w:rsidDel="00CF47FB" w:rsidRDefault="00962C80" w:rsidP="003B195B">
      <w:pPr>
        <w:jc w:val="both"/>
        <w:rPr>
          <w:del w:id="724" w:author="Ricardo... Jacome.." w:date="2019-05-27T21:04:00Z"/>
        </w:rPr>
      </w:pPr>
    </w:p>
    <w:p w14:paraId="0C092304" w14:textId="58A81ADE" w:rsidR="00C00928" w:rsidDel="00CF47FB" w:rsidRDefault="00C00928" w:rsidP="00C00928">
      <w:pPr>
        <w:jc w:val="center"/>
        <w:rPr>
          <w:del w:id="725" w:author="Ricardo... Jacome.." w:date="2019-05-27T21:04:00Z"/>
        </w:rPr>
      </w:pPr>
      <w:del w:id="726" w:author="Ricardo... Jacome.." w:date="2019-05-27T21:04:00Z">
        <w:r w:rsidDel="00CF47FB">
          <w:delText>Stocks Comparison in the Telecommunication Area</w:delText>
        </w:r>
      </w:del>
    </w:p>
    <w:p w14:paraId="446AA4C2" w14:textId="5877804A" w:rsidR="00962C80" w:rsidDel="00CF47FB" w:rsidRDefault="00826900" w:rsidP="00826900">
      <w:pPr>
        <w:jc w:val="both"/>
        <w:rPr>
          <w:del w:id="727" w:author="Ricardo... Jacome.." w:date="2019-05-27T21:04:00Z"/>
        </w:rPr>
      </w:pPr>
      <w:del w:id="728"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729" w:author="Ricardo... Jacome.." w:date="2019-05-27T21:04:00Z"/>
        </w:rPr>
      </w:pPr>
      <w:del w:id="730"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731" w:author="Ricardo... Jacome.." w:date="2019-05-27T21:04:00Z"/>
        </w:rPr>
      </w:pPr>
      <w:del w:id="732" w:author="Ricardo... Jacome.." w:date="2019-05-27T21:04:00Z">
        <w:r w:rsidDel="00CF47FB">
          <w:delText>New Technology tend to have volatile behavior</w:delText>
        </w:r>
      </w:del>
    </w:p>
    <w:p w14:paraId="15B77376" w14:textId="514C7F18" w:rsidR="00B21847" w:rsidDel="00CF47FB" w:rsidRDefault="00C00928" w:rsidP="003B195B">
      <w:pPr>
        <w:jc w:val="both"/>
        <w:rPr>
          <w:del w:id="733" w:author="Ricardo... Jacome.." w:date="2019-05-27T21:04:00Z"/>
        </w:rPr>
      </w:pPr>
      <w:del w:id="734"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735" w:author="Ricardo... Jacome.." w:date="2019-05-27T21:04:00Z"/>
        </w:rPr>
      </w:pPr>
      <w:del w:id="736"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2302749E" w14:textId="30409D01" w:rsidR="00C2238E" w:rsidRDefault="000D21AE" w:rsidP="00C2238E">
      <w:del w:id="737" w:author="Ricardo... Jacome.." w:date="2019-05-27T21:04:00Z">
        <w:r w:rsidDel="00CF47FB">
          <w:br w:type="page"/>
        </w:r>
      </w:del>
    </w:p>
    <w:p w14:paraId="61557BF2" w14:textId="43EC19F8" w:rsidR="006B6BE8" w:rsidRDefault="006B6BE8" w:rsidP="006B6BE8">
      <w:pPr>
        <w:pStyle w:val="Heading1"/>
      </w:pPr>
      <w:bookmarkStart w:id="738" w:name="_Toc10285478"/>
      <w:r>
        <w:t xml:space="preserve">Chapter 5: </w:t>
      </w:r>
      <w:ins w:id="739" w:author="Ricardo Jacome" w:date="2019-06-03T22:05:00Z">
        <w:r w:rsidR="009C1AF6">
          <w:t>The MENTALITY</w:t>
        </w:r>
      </w:ins>
      <w:del w:id="740" w:author="Ricardo Jacome" w:date="2019-06-03T22:05:00Z">
        <w:r w:rsidDel="009C1AF6">
          <w:delText>Stock Trading Strategies</w:delText>
        </w:r>
      </w:del>
      <w:bookmarkEnd w:id="738"/>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741" w:name="_Toc10285479"/>
      <w:r>
        <w:t xml:space="preserve">How to </w:t>
      </w:r>
      <w:r w:rsidR="00D11F82">
        <w:t>P</w:t>
      </w:r>
      <w:r>
        <w:t xml:space="preserve">redict </w:t>
      </w:r>
      <w:r w:rsidR="00D11F82">
        <w:t>T</w:t>
      </w:r>
      <w:r>
        <w:t>rends?</w:t>
      </w:r>
      <w:bookmarkEnd w:id="741"/>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742" w:author="Ricardo... Jacome.." w:date="2019-05-26T13:40:00Z"/>
        </w:rPr>
      </w:pPr>
      <w:del w:id="743" w:author="Ricardo... Jacome.." w:date="2019-05-26T13:40:00Z">
        <w:r w:rsidDel="00A71BD8">
          <w:delText>Trading Strategies List</w:delText>
        </w:r>
      </w:del>
    </w:p>
    <w:p w14:paraId="7530F22B" w14:textId="56CF04BA" w:rsidR="00A46CF8" w:rsidDel="00A71BD8" w:rsidRDefault="007375C4" w:rsidP="007375C4">
      <w:pPr>
        <w:jc w:val="both"/>
        <w:rPr>
          <w:del w:id="744" w:author="Ricardo... Jacome.." w:date="2019-05-26T13:40:00Z"/>
        </w:rPr>
      </w:pPr>
      <w:del w:id="745"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746" w:author="Ricardo... Jacome.." w:date="2019-05-26T13:40:00Z"/>
        </w:rPr>
      </w:pPr>
      <w:del w:id="747"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748" w:author="Ricardo... Jacome.." w:date="2019-05-26T13:40:00Z"/>
        </w:rPr>
      </w:pPr>
      <w:del w:id="749"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750" w:author="Ricardo... Jacome.." w:date="2019-05-26T13:40:00Z"/>
        </w:rPr>
      </w:pPr>
      <w:del w:id="751"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752" w:author="Ricardo... Jacome.." w:date="2019-05-26T13:40:00Z"/>
        </w:rPr>
      </w:pPr>
      <w:del w:id="753"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754" w:author="Ricardo... Jacome.." w:date="2019-05-26T13:40:00Z"/>
        </w:rPr>
      </w:pPr>
      <w:del w:id="755"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756" w:name="_Toc10285480"/>
      <w:r>
        <w:lastRenderedPageBreak/>
        <w:t>Chapter 6: The Suggested Stock Trading Strateg</w:t>
      </w:r>
      <w:r w:rsidR="007375C4">
        <w:t>y</w:t>
      </w:r>
      <w:bookmarkEnd w:id="756"/>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757" w:name="_Toc10285481"/>
      <w:r>
        <w:t>Summary of Previous Chapters</w:t>
      </w:r>
      <w:bookmarkEnd w:id="757"/>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758" w:name="_Toc10285482"/>
      <w:r>
        <w:t xml:space="preserve">Long-Term Investments on </w:t>
      </w:r>
      <w:r w:rsidR="003242A8">
        <w:t>Stocks</w:t>
      </w:r>
      <w:bookmarkEnd w:id="758"/>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759" w:name="_Toc10285483"/>
      <w:r>
        <w:lastRenderedPageBreak/>
        <w:t>Diversification</w:t>
      </w:r>
      <w:bookmarkEnd w:id="759"/>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760" w:name="_Toc10285484"/>
      <w:r>
        <w:lastRenderedPageBreak/>
        <w:t>Chapter 7: Quick Example</w:t>
      </w:r>
      <w:r w:rsidR="000865FD">
        <w:t xml:space="preserve"> List</w:t>
      </w:r>
      <w:r>
        <w:t xml:space="preserve"> with Strategies</w:t>
      </w:r>
      <w:bookmarkEnd w:id="760"/>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761" w:name="_Toc10285485"/>
      <w:r>
        <w:t>Quick-Example List</w:t>
      </w:r>
      <w:bookmarkEnd w:id="761"/>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history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actually has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762" w:name="_Toc10285486"/>
      <w:r>
        <w:lastRenderedPageBreak/>
        <w:t>Chapter</w:t>
      </w:r>
      <w:r w:rsidR="00D11F82">
        <w:t xml:space="preserve"> 8</w:t>
      </w:r>
      <w:r>
        <w:t>:</w:t>
      </w:r>
      <w:r w:rsidR="00D11F82">
        <w:t xml:space="preserve"> Key Summary</w:t>
      </w:r>
      <w:r w:rsidR="00826925">
        <w:t xml:space="preserve">, Pro-Tips and </w:t>
      </w:r>
      <w:r w:rsidR="005E2212">
        <w:t>Suggested Readings</w:t>
      </w:r>
      <w:bookmarkEnd w:id="762"/>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aforementioned </w:t>
      </w:r>
      <w:r>
        <w:t xml:space="preserve">strategies.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763" w:name="_Toc10285487"/>
      <w:r>
        <w:t>Notes to consider:</w:t>
      </w:r>
      <w:bookmarkEnd w:id="763"/>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r w:rsidR="001377E1">
        <w:t xml:space="preserve">stocks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764" w:name="_Toc10285488"/>
      <w:r>
        <w:t>Suggested Readings</w:t>
      </w:r>
      <w:bookmarkEnd w:id="764"/>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3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3A98E" w14:textId="77777777" w:rsidR="005D5786" w:rsidRDefault="005D5786" w:rsidP="00E1403D">
      <w:pPr>
        <w:spacing w:after="0" w:line="240" w:lineRule="auto"/>
      </w:pPr>
      <w:r>
        <w:separator/>
      </w:r>
    </w:p>
  </w:endnote>
  <w:endnote w:type="continuationSeparator" w:id="0">
    <w:p w14:paraId="6C1AEF3F" w14:textId="77777777" w:rsidR="005D5786" w:rsidRDefault="005D5786"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8D6A16" w:rsidRDefault="008D6A16">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549E1E0B" w:rsidR="008D6A16" w:rsidRDefault="008D6A16">
                          <w:pPr>
                            <w:spacing w:line="260" w:lineRule="exact"/>
                            <w:ind w:left="40"/>
                            <w:rPr>
                              <w:szCs w:val="24"/>
                            </w:rPr>
                          </w:pPr>
                          <w:r>
                            <w:fldChar w:fldCharType="begin"/>
                          </w:r>
                          <w:r>
                            <w:rPr>
                              <w:szCs w:val="24"/>
                            </w:rPr>
                            <w:instrText xml:space="preserve"> PAGE </w:instrText>
                          </w:r>
                          <w:r>
                            <w:fldChar w:fldCharType="separate"/>
                          </w:r>
                          <w:r>
                            <w:rPr>
                              <w:noProof/>
                              <w:szCs w:val="24"/>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" filled="f" stroked="f">
              <v:textbox inset="0,0,0,0">
                <w:txbxContent>
                  <w:p w14:paraId="1D85F576" w14:textId="549E1E0B" w:rsidR="008D6A16" w:rsidRDefault="008D6A16">
                    <w:pPr>
                      <w:spacing w:line="260" w:lineRule="exact"/>
                      <w:ind w:left="40"/>
                      <w:rPr>
                        <w:szCs w:val="24"/>
                      </w:rPr>
                    </w:pPr>
                    <w:r>
                      <w:fldChar w:fldCharType="begin"/>
                    </w:r>
                    <w:r>
                      <w:rPr>
                        <w:szCs w:val="24"/>
                      </w:rPr>
                      <w:instrText xml:space="preserve"> PAGE </w:instrText>
                    </w:r>
                    <w:r>
                      <w:fldChar w:fldCharType="separate"/>
                    </w:r>
                    <w:r>
                      <w:rPr>
                        <w:noProof/>
                        <w:szCs w:val="24"/>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4870050" w:rsidR="008D6A16" w:rsidRDefault="008D6A16">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5EFD0B10" w14:textId="77777777" w:rsidR="008D6A16" w:rsidRDefault="008D6A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34960" w14:textId="77777777" w:rsidR="005D5786" w:rsidRDefault="005D5786" w:rsidP="00E1403D">
      <w:pPr>
        <w:spacing w:after="0" w:line="240" w:lineRule="auto"/>
      </w:pPr>
      <w:r>
        <w:separator/>
      </w:r>
    </w:p>
  </w:footnote>
  <w:footnote w:type="continuationSeparator" w:id="0">
    <w:p w14:paraId="58BC129E" w14:textId="77777777" w:rsidR="005D5786" w:rsidRDefault="005D5786"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F4A01"/>
    <w:multiLevelType w:val="hybridMultilevel"/>
    <w:tmpl w:val="C140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3"/>
  </w:num>
  <w:num w:numId="6">
    <w:abstractNumId w:val="11"/>
  </w:num>
  <w:num w:numId="7">
    <w:abstractNumId w:val="10"/>
  </w:num>
  <w:num w:numId="8">
    <w:abstractNumId w:val="1"/>
  </w:num>
  <w:num w:numId="9">
    <w:abstractNumId w:val="0"/>
  </w:num>
  <w:num w:numId="10">
    <w:abstractNumId w:val="4"/>
  </w:num>
  <w:num w:numId="11">
    <w:abstractNumId w:val="9"/>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124"/>
    <w:rsid w:val="0000164C"/>
    <w:rsid w:val="00006041"/>
    <w:rsid w:val="000217CB"/>
    <w:rsid w:val="0002592C"/>
    <w:rsid w:val="000376E1"/>
    <w:rsid w:val="00055D81"/>
    <w:rsid w:val="00055F1F"/>
    <w:rsid w:val="000653DC"/>
    <w:rsid w:val="0007066B"/>
    <w:rsid w:val="00072C8E"/>
    <w:rsid w:val="000735A4"/>
    <w:rsid w:val="000865FD"/>
    <w:rsid w:val="00087633"/>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2E4E8D"/>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3465B"/>
    <w:rsid w:val="00543FEC"/>
    <w:rsid w:val="00552B5E"/>
    <w:rsid w:val="00554005"/>
    <w:rsid w:val="005575AF"/>
    <w:rsid w:val="005732AF"/>
    <w:rsid w:val="00576D8B"/>
    <w:rsid w:val="005869FE"/>
    <w:rsid w:val="005912BD"/>
    <w:rsid w:val="005A6EFC"/>
    <w:rsid w:val="005C69DA"/>
    <w:rsid w:val="005D5786"/>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F02D3"/>
    <w:rsid w:val="007F30C0"/>
    <w:rsid w:val="00803FBB"/>
    <w:rsid w:val="0080653B"/>
    <w:rsid w:val="00813BB0"/>
    <w:rsid w:val="00826900"/>
    <w:rsid w:val="00826925"/>
    <w:rsid w:val="00840931"/>
    <w:rsid w:val="00844B25"/>
    <w:rsid w:val="0084594C"/>
    <w:rsid w:val="00846131"/>
    <w:rsid w:val="00855020"/>
    <w:rsid w:val="0086206A"/>
    <w:rsid w:val="00864FAB"/>
    <w:rsid w:val="00872138"/>
    <w:rsid w:val="00872E37"/>
    <w:rsid w:val="00874B60"/>
    <w:rsid w:val="00880528"/>
    <w:rsid w:val="008805E8"/>
    <w:rsid w:val="008A7EBA"/>
    <w:rsid w:val="008B3CF2"/>
    <w:rsid w:val="008B49BC"/>
    <w:rsid w:val="008C4649"/>
    <w:rsid w:val="008D6A16"/>
    <w:rsid w:val="008F3E05"/>
    <w:rsid w:val="008F745E"/>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97479"/>
    <w:rsid w:val="00AA7C48"/>
    <w:rsid w:val="00AB3B11"/>
    <w:rsid w:val="00AB7DAD"/>
    <w:rsid w:val="00AC039B"/>
    <w:rsid w:val="00AC3FE7"/>
    <w:rsid w:val="00AC771C"/>
    <w:rsid w:val="00AE4AE2"/>
    <w:rsid w:val="00AE7010"/>
    <w:rsid w:val="00B018AC"/>
    <w:rsid w:val="00B05BE1"/>
    <w:rsid w:val="00B15306"/>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E54"/>
    <w:rsid w:val="00CD7F87"/>
    <w:rsid w:val="00CE6DA3"/>
    <w:rsid w:val="00CF08E2"/>
    <w:rsid w:val="00CF08E4"/>
    <w:rsid w:val="00CF47FB"/>
    <w:rsid w:val="00D02743"/>
    <w:rsid w:val="00D0668D"/>
    <w:rsid w:val="00D11F82"/>
    <w:rsid w:val="00D14D17"/>
    <w:rsid w:val="00D15137"/>
    <w:rsid w:val="00D252CB"/>
    <w:rsid w:val="00D306B7"/>
    <w:rsid w:val="00D30852"/>
    <w:rsid w:val="00D363DD"/>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9271D"/>
    <w:rsid w:val="00EA609F"/>
    <w:rsid w:val="00EB0925"/>
    <w:rsid w:val="00EB4078"/>
    <w:rsid w:val="00ED032A"/>
    <w:rsid w:val="00ED09F2"/>
    <w:rsid w:val="00EF71F8"/>
    <w:rsid w:val="00F02B93"/>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customStyle="1" w:styleId="UnresolvedMention1">
    <w:name w:val="Unresolved Mention1"/>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5318D4AE-E7CE-4249-B6A7-48310D2E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40</Pages>
  <Words>14242</Words>
  <Characters>81182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36</cp:revision>
  <cp:lastPrinted>2019-05-26T18:43:00Z</cp:lastPrinted>
  <dcterms:created xsi:type="dcterms:W3CDTF">2018-11-25T07:36:00Z</dcterms:created>
  <dcterms:modified xsi:type="dcterms:W3CDTF">2020-04-05T23:11:00Z</dcterms:modified>
</cp:coreProperties>
</file>