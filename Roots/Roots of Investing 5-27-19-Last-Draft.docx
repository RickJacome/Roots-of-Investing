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8B49BC" w:rsidRPr="00554005" w:rsidRDefault="008B49BC"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B49BC" w:rsidRDefault="008B49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8B49BC" w:rsidRPr="00554005" w:rsidRDefault="008B49BC"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B49BC" w:rsidRDefault="008B49BC"/>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8B49BC" w:rsidRPr="00554005" w:rsidRDefault="008B49B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B49BC" w:rsidRPr="00554005" w:rsidRDefault="008B49B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B49BC" w:rsidRPr="00554005" w:rsidRDefault="008B49BC" w:rsidP="00C31E52">
                            <w:pPr>
                              <w:jc w:val="center"/>
                              <w:rPr>
                                <w:b/>
                                <w:sz w:val="40"/>
                                <w:szCs w:val="40"/>
                              </w:rPr>
                            </w:pPr>
                          </w:p>
                          <w:p w14:paraId="58F01DED" w14:textId="77777777" w:rsidR="008B49BC" w:rsidRPr="00554005" w:rsidRDefault="008B49BC"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B49BC" w:rsidRDefault="008B49BC"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8B49BC" w:rsidRPr="00554005" w:rsidRDefault="008B49B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B49BC" w:rsidRPr="00554005" w:rsidRDefault="008B49B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B49BC" w:rsidRPr="00554005" w:rsidRDefault="008B49BC" w:rsidP="00C31E52">
                      <w:pPr>
                        <w:jc w:val="center"/>
                        <w:rPr>
                          <w:b/>
                          <w:sz w:val="40"/>
                          <w:szCs w:val="40"/>
                        </w:rPr>
                      </w:pPr>
                    </w:p>
                    <w:p w14:paraId="58F01DED" w14:textId="77777777" w:rsidR="008B49BC" w:rsidRPr="00554005" w:rsidRDefault="008B49BC"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B49BC" w:rsidRDefault="008B49BC"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16DC2D3B"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A71BD8">
              <w:rPr>
                <w:noProof/>
                <w:webHidden/>
              </w:rPr>
              <w:t>9</w:t>
            </w:r>
            <w:r w:rsidR="00CC1F83">
              <w:rPr>
                <w:noProof/>
                <w:webHidden/>
              </w:rPr>
              <w:fldChar w:fldCharType="end"/>
            </w:r>
          </w:hyperlink>
        </w:p>
        <w:p w14:paraId="30E74BD6" w14:textId="7C4407F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"_Toc530873155" </w:instrText>
          </w:r>
          <w:r>
            <w:fldChar w:fldCharType="separate"/>
          </w:r>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ins w:id="0" w:author="Ricardo... Jacome.." w:date="2019-05-26T13:43:00Z">
            <w:r w:rsidR="00A71BD8">
              <w:rPr>
                <w:noProof/>
                <w:webHidden/>
              </w:rPr>
              <w:t>11</w:t>
            </w:r>
          </w:ins>
          <w:del w:id="1" w:author="Ricardo... Jacome.." w:date="2019-05-26T13:43:00Z">
            <w:r w:rsidR="00CC1F83" w:rsidDel="00A71BD8">
              <w:rPr>
                <w:noProof/>
                <w:webHidden/>
              </w:rPr>
              <w:delText>10</w:delText>
            </w:r>
          </w:del>
          <w:r w:rsidR="00CC1F83">
            <w:rPr>
              <w:noProof/>
              <w:webHidden/>
            </w:rPr>
            <w:fldChar w:fldCharType="end"/>
          </w:r>
          <w:r>
            <w:rPr>
              <w:noProof/>
            </w:rPr>
            <w:fldChar w:fldCharType="end"/>
          </w:r>
        </w:p>
        <w:p w14:paraId="34552FFA" w14:textId="58F2B77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"_Toc530873156" </w:instrText>
          </w:r>
          <w:r>
            <w:fldChar w:fldCharType="separate"/>
          </w:r>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ins w:id="2" w:author="Ricardo... Jacome.." w:date="2019-05-26T13:43:00Z">
            <w:r w:rsidR="00A71BD8">
              <w:rPr>
                <w:noProof/>
                <w:webHidden/>
              </w:rPr>
              <w:t>12</w:t>
            </w:r>
          </w:ins>
          <w:del w:id="3" w:author="Ricardo... Jacome.." w:date="2019-05-26T13:43:00Z">
            <w:r w:rsidR="00CC1F83" w:rsidDel="00A71BD8">
              <w:rPr>
                <w:noProof/>
                <w:webHidden/>
              </w:rPr>
              <w:delText>11</w:delText>
            </w:r>
          </w:del>
          <w:r w:rsidR="00CC1F83">
            <w:rPr>
              <w:noProof/>
              <w:webHidden/>
            </w:rPr>
            <w:fldChar w:fldCharType="end"/>
          </w:r>
          <w:r>
            <w:rPr>
              <w:noProof/>
            </w:rPr>
            <w:fldChar w:fldCharType="end"/>
          </w:r>
        </w:p>
        <w:p w14:paraId="431E5E7D" w14:textId="727552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"_Toc530873157" </w:instrText>
          </w:r>
          <w:r>
            <w:fldChar w:fldCharType="separate"/>
          </w:r>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ins w:id="4" w:author="Ricardo... Jacome.." w:date="2019-05-26T13:43:00Z">
            <w:r w:rsidR="00A71BD8">
              <w:rPr>
                <w:noProof/>
                <w:webHidden/>
              </w:rPr>
              <w:t>12</w:t>
            </w:r>
          </w:ins>
          <w:del w:id="5" w:author="Ricardo... Jacome.." w:date="2019-05-26T13:43:00Z">
            <w:r w:rsidR="00CC1F83" w:rsidDel="00A71BD8">
              <w:rPr>
                <w:noProof/>
                <w:webHidden/>
              </w:rPr>
              <w:delText>11</w:delText>
            </w:r>
          </w:del>
          <w:r w:rsidR="00CC1F83">
            <w:rPr>
              <w:noProof/>
              <w:webHidden/>
            </w:rPr>
            <w:fldChar w:fldCharType="end"/>
          </w:r>
          <w:r>
            <w:rPr>
              <w:noProof/>
            </w:rPr>
            <w:fldChar w:fldCharType="end"/>
          </w:r>
        </w:p>
        <w:p w14:paraId="7F1BC4FD" w14:textId="19EC00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"_Toc530873158" </w:instrText>
          </w:r>
          <w:r>
            <w:fldChar w:fldCharType="separate"/>
          </w:r>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ins w:id="6" w:author="Ricardo... Jacome.." w:date="2019-05-26T13:43:00Z">
            <w:r w:rsidR="00A71BD8">
              <w:rPr>
                <w:noProof/>
                <w:webHidden/>
              </w:rPr>
              <w:t>12</w:t>
            </w:r>
          </w:ins>
          <w:del w:id="7" w:author="Ricardo... Jacome.." w:date="2019-05-26T13:43:00Z">
            <w:r w:rsidR="00CC1F83" w:rsidDel="00A71BD8">
              <w:rPr>
                <w:noProof/>
                <w:webHidden/>
              </w:rPr>
              <w:delText>11</w:delText>
            </w:r>
          </w:del>
          <w:r w:rsidR="00CC1F83">
            <w:rPr>
              <w:noProof/>
              <w:webHidden/>
            </w:rPr>
            <w:fldChar w:fldCharType="end"/>
          </w:r>
          <w:r>
            <w:rPr>
              <w:noProof/>
            </w:rPr>
            <w:fldChar w:fldCharType="end"/>
          </w:r>
        </w:p>
        <w:p w14:paraId="6761071B" w14:textId="0DD73C1E"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"_Toc530873159" </w:instrText>
          </w:r>
          <w:r>
            <w:fldChar w:fldCharType="separate"/>
          </w:r>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ins w:id="8" w:author="Ricardo... Jacome.." w:date="2019-05-26T13:43:00Z">
            <w:r w:rsidR="00A71BD8">
              <w:rPr>
                <w:noProof/>
                <w:webHidden/>
              </w:rPr>
              <w:t>13</w:t>
            </w:r>
          </w:ins>
          <w:del w:id="9" w:author="Ricardo... Jacome.." w:date="2019-05-26T13:43:00Z">
            <w:r w:rsidR="00CC1F83" w:rsidDel="00A71BD8">
              <w:rPr>
                <w:noProof/>
                <w:webHidden/>
              </w:rPr>
              <w:delText>12</w:delText>
            </w:r>
          </w:del>
          <w:r w:rsidR="00CC1F83">
            <w:rPr>
              <w:noProof/>
              <w:webHidden/>
            </w:rPr>
            <w:fldChar w:fldCharType="end"/>
          </w:r>
          <w:r>
            <w:rPr>
              <w:noProof/>
            </w:rPr>
            <w:fldChar w:fldCharType="end"/>
          </w:r>
        </w:p>
        <w:p w14:paraId="105A97EA" w14:textId="152A0B31"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"_Toc530873160" </w:instrText>
          </w:r>
          <w:r>
            <w:fldChar w:fldCharType="separate"/>
          </w:r>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ins w:id="10" w:author="Ricardo... Jacome.." w:date="2019-05-26T13:43:00Z">
            <w:r w:rsidR="00A71BD8">
              <w:rPr>
                <w:noProof/>
                <w:webHidden/>
              </w:rPr>
              <w:t>14</w:t>
            </w:r>
          </w:ins>
          <w:del w:id="11" w:author="Ricardo... Jacome.." w:date="2019-05-26T13:43:00Z">
            <w:r w:rsidR="00CC1F83" w:rsidDel="00A71BD8">
              <w:rPr>
                <w:noProof/>
                <w:webHidden/>
              </w:rPr>
              <w:delText>13</w:delText>
            </w:r>
          </w:del>
          <w:r w:rsidR="00CC1F83">
            <w:rPr>
              <w:noProof/>
              <w:webHidden/>
            </w:rPr>
            <w:fldChar w:fldCharType="end"/>
          </w:r>
          <w:r>
            <w:rPr>
              <w:noProof/>
            </w:rPr>
            <w:fldChar w:fldCharType="end"/>
          </w:r>
        </w:p>
        <w:p w14:paraId="7E829E35" w14:textId="08FC047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"_Toc530873161" </w:instrText>
          </w:r>
          <w:r>
            <w:fldChar w:fldCharType="separate"/>
          </w:r>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ins w:id="12" w:author="Ricardo... Jacome.." w:date="2019-05-26T13:43:00Z">
            <w:r w:rsidR="00A71BD8">
              <w:rPr>
                <w:noProof/>
                <w:webHidden/>
              </w:rPr>
              <w:t>16</w:t>
            </w:r>
          </w:ins>
          <w:del w:id="13" w:author="Ricardo... Jacome.." w:date="2019-05-26T13:43:00Z">
            <w:r w:rsidR="00CC1F83" w:rsidDel="00A71BD8">
              <w:rPr>
                <w:noProof/>
                <w:webHidden/>
              </w:rPr>
              <w:delText>13</w:delText>
            </w:r>
          </w:del>
          <w:r w:rsidR="00CC1F83">
            <w:rPr>
              <w:noProof/>
              <w:webHidden/>
            </w:rPr>
            <w:fldChar w:fldCharType="end"/>
          </w:r>
          <w:r>
            <w:rPr>
              <w:noProof/>
            </w:rPr>
            <w:fldChar w:fldCharType="end"/>
          </w:r>
        </w:p>
        <w:p w14:paraId="73FC4BEA" w14:textId="4742E18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"_Toc530873162" </w:instrText>
          </w:r>
          <w:r>
            <w:fldChar w:fldCharType="separate"/>
          </w:r>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ins w:id="14" w:author="Ricardo... Jacome.." w:date="2019-05-26T13:43:00Z">
            <w:r w:rsidR="00A71BD8">
              <w:rPr>
                <w:noProof/>
                <w:webHidden/>
              </w:rPr>
              <w:t>17</w:t>
            </w:r>
          </w:ins>
          <w:del w:id="15" w:author="Ricardo... Jacome.." w:date="2019-05-26T13:43:00Z">
            <w:r w:rsidR="00CC1F83" w:rsidDel="00A71BD8">
              <w:rPr>
                <w:noProof/>
                <w:webHidden/>
              </w:rPr>
              <w:delText>14</w:delText>
            </w:r>
          </w:del>
          <w:r w:rsidR="00CC1F83">
            <w:rPr>
              <w:noProof/>
              <w:webHidden/>
            </w:rPr>
            <w:fldChar w:fldCharType="end"/>
          </w:r>
          <w:r>
            <w:rPr>
              <w:noProof/>
            </w:rPr>
            <w:fldChar w:fldCharType="end"/>
          </w:r>
        </w:p>
        <w:p w14:paraId="30F9492B" w14:textId="6BD3C625"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"_Toc530873163" </w:instrText>
          </w:r>
          <w:r>
            <w:fldChar w:fldCharType="separate"/>
          </w:r>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ins w:id="16" w:author="Ricardo... Jacome.." w:date="2019-05-26T13:43:00Z">
            <w:r w:rsidR="00A71BD8">
              <w:rPr>
                <w:noProof/>
                <w:webHidden/>
              </w:rPr>
              <w:t>17</w:t>
            </w:r>
          </w:ins>
          <w:del w:id="17" w:author="Ricardo... Jacome.." w:date="2019-05-26T13:43:00Z">
            <w:r w:rsidR="00CC1F83" w:rsidDel="00A71BD8">
              <w:rPr>
                <w:noProof/>
                <w:webHidden/>
              </w:rPr>
              <w:delText>14</w:delText>
            </w:r>
          </w:del>
          <w:r w:rsidR="00CC1F83">
            <w:rPr>
              <w:noProof/>
              <w:webHidden/>
            </w:rPr>
            <w:fldChar w:fldCharType="end"/>
          </w:r>
          <w:r>
            <w:rPr>
              <w:noProof/>
            </w:rPr>
            <w:fldChar w:fldCharType="end"/>
          </w:r>
        </w:p>
        <w:p w14:paraId="6678C585" w14:textId="3665772C"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"_Toc530873164" </w:instrText>
          </w:r>
          <w:r>
            <w:fldChar w:fldCharType="separate"/>
          </w:r>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ins w:id="18" w:author="Ricardo... Jacome.." w:date="2019-05-26T13:43:00Z">
            <w:r w:rsidR="00A71BD8">
              <w:rPr>
                <w:noProof/>
                <w:webHidden/>
              </w:rPr>
              <w:t>19</w:t>
            </w:r>
          </w:ins>
          <w:del w:id="19" w:author="Ricardo... Jacome.." w:date="2019-05-26T13:43:00Z">
            <w:r w:rsidR="00CC1F83" w:rsidDel="00A71BD8">
              <w:rPr>
                <w:noProof/>
                <w:webHidden/>
              </w:rPr>
              <w:delText>17</w:delText>
            </w:r>
          </w:del>
          <w:r w:rsidR="00CC1F83">
            <w:rPr>
              <w:noProof/>
              <w:webHidden/>
            </w:rPr>
            <w:fldChar w:fldCharType="end"/>
          </w:r>
          <w:r>
            <w:rPr>
              <w:noProof/>
            </w:rPr>
            <w:fldChar w:fldCharType="end"/>
          </w:r>
        </w:p>
        <w:p w14:paraId="423E636C" w14:textId="6D99A50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"_Toc530873165" </w:instrText>
          </w:r>
          <w:r>
            <w:fldChar w:fldCharType="separate"/>
          </w:r>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ins w:id="20" w:author="Ricardo... Jacome.." w:date="2019-05-26T13:43:00Z">
            <w:r w:rsidR="00A71BD8">
              <w:rPr>
                <w:noProof/>
                <w:webHidden/>
              </w:rPr>
              <w:t>20</w:t>
            </w:r>
          </w:ins>
          <w:del w:id="21" w:author="Ricardo... Jacome.." w:date="2019-05-26T13:43:00Z">
            <w:r w:rsidR="00CC1F83" w:rsidDel="00A71BD8">
              <w:rPr>
                <w:noProof/>
                <w:webHidden/>
              </w:rPr>
              <w:delText>17</w:delText>
            </w:r>
          </w:del>
          <w:r w:rsidR="00CC1F83">
            <w:rPr>
              <w:noProof/>
              <w:webHidden/>
            </w:rPr>
            <w:fldChar w:fldCharType="end"/>
          </w:r>
          <w:r>
            <w:rPr>
              <w:noProof/>
            </w:rPr>
            <w:fldChar w:fldCharType="end"/>
          </w:r>
        </w:p>
        <w:p w14:paraId="6E78F37C" w14:textId="3A5CF9C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"_Toc530873166" </w:instrText>
          </w:r>
          <w:r>
            <w:fldChar w:fldCharType="separate"/>
          </w:r>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ins w:id="22" w:author="Ricardo... Jacome.." w:date="2019-05-26T13:43:00Z">
            <w:r w:rsidR="00A71BD8">
              <w:rPr>
                <w:noProof/>
                <w:webHidden/>
              </w:rPr>
              <w:t>24</w:t>
            </w:r>
          </w:ins>
          <w:del w:id="23" w:author="Ricardo... Jacome.." w:date="2019-05-26T13:43:00Z">
            <w:r w:rsidR="00CC1F83" w:rsidDel="00A71BD8">
              <w:rPr>
                <w:noProof/>
                <w:webHidden/>
              </w:rPr>
              <w:delText>21</w:delText>
            </w:r>
          </w:del>
          <w:r w:rsidR="00CC1F83">
            <w:rPr>
              <w:noProof/>
              <w:webHidden/>
            </w:rPr>
            <w:fldChar w:fldCharType="end"/>
          </w:r>
          <w:r>
            <w:rPr>
              <w:noProof/>
            </w:rPr>
            <w:fldChar w:fldCharType="end"/>
          </w:r>
        </w:p>
        <w:p w14:paraId="3121C04D" w14:textId="1BE7011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"_Toc530873167" </w:instrText>
          </w:r>
          <w:r>
            <w:fldChar w:fldCharType="separate"/>
          </w:r>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ins w:id="24" w:author="Ricardo... Jacome.." w:date="2019-05-26T13:43:00Z">
            <w:r w:rsidR="00A71BD8">
              <w:rPr>
                <w:noProof/>
                <w:webHidden/>
              </w:rPr>
              <w:t>27</w:t>
            </w:r>
          </w:ins>
          <w:del w:id="25" w:author="Ricardo... Jacome.." w:date="2019-05-26T13:43:00Z">
            <w:r w:rsidR="00CC1F83" w:rsidDel="00A71BD8">
              <w:rPr>
                <w:noProof/>
                <w:webHidden/>
              </w:rPr>
              <w:delText>24</w:delText>
            </w:r>
          </w:del>
          <w:r w:rsidR="00CC1F83">
            <w:rPr>
              <w:noProof/>
              <w:webHidden/>
            </w:rPr>
            <w:fldChar w:fldCharType="end"/>
          </w:r>
          <w:r>
            <w:rPr>
              <w:noProof/>
            </w:rPr>
            <w:fldChar w:fldCharType="end"/>
          </w:r>
        </w:p>
        <w:p w14:paraId="76DB254F" w14:textId="08209E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"_Toc530873168" </w:instrText>
          </w:r>
          <w:r>
            <w:fldChar w:fldCharType="separate"/>
          </w:r>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ins w:id="26" w:author="Ricardo... Jacome.." w:date="2019-05-26T13:43:00Z">
            <w:r w:rsidR="00A71BD8">
              <w:rPr>
                <w:noProof/>
                <w:webHidden/>
              </w:rPr>
              <w:t>29</w:t>
            </w:r>
          </w:ins>
          <w:del w:id="27" w:author="Ricardo... Jacome.." w:date="2019-05-26T13:43:00Z">
            <w:r w:rsidR="00CC1F83" w:rsidDel="00A71BD8">
              <w:rPr>
                <w:noProof/>
                <w:webHidden/>
              </w:rPr>
              <w:delText>26</w:delText>
            </w:r>
          </w:del>
          <w:r w:rsidR="00CC1F83">
            <w:rPr>
              <w:noProof/>
              <w:webHidden/>
            </w:rPr>
            <w:fldChar w:fldCharType="end"/>
          </w:r>
          <w:r>
            <w:rPr>
              <w:noProof/>
            </w:rPr>
            <w:fldChar w:fldCharType="end"/>
          </w:r>
        </w:p>
        <w:p w14:paraId="503331A6" w14:textId="6668A15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"_Toc530873169" </w:instrText>
          </w:r>
          <w:r>
            <w:fldChar w:fldCharType="separate"/>
          </w:r>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ins w:id="28" w:author="Ricardo... Jacome.." w:date="2019-05-26T13:43:00Z">
            <w:r w:rsidR="00A71BD8">
              <w:rPr>
                <w:noProof/>
                <w:webHidden/>
              </w:rPr>
              <w:t>34</w:t>
            </w:r>
          </w:ins>
          <w:del w:id="29" w:author="Ricardo... Jacome.." w:date="2019-05-26T13:43:00Z">
            <w:r w:rsidR="00CC1F83" w:rsidDel="00A71BD8">
              <w:rPr>
                <w:noProof/>
                <w:webHidden/>
              </w:rPr>
              <w:delText>27</w:delText>
            </w:r>
          </w:del>
          <w:r w:rsidR="00CC1F83">
            <w:rPr>
              <w:noProof/>
              <w:webHidden/>
            </w:rPr>
            <w:fldChar w:fldCharType="end"/>
          </w:r>
          <w:r>
            <w:rPr>
              <w:noProof/>
            </w:rPr>
            <w:fldChar w:fldCharType="end"/>
          </w:r>
        </w:p>
        <w:p w14:paraId="57048126" w14:textId="57035A7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"_Toc530873170" </w:instrText>
          </w:r>
          <w:r>
            <w:fldChar w:fldCharType="separate"/>
          </w:r>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ins w:id="30" w:author="Ricardo... Jacome.." w:date="2019-05-26T13:43:00Z">
            <w:r w:rsidR="00A71BD8">
              <w:rPr>
                <w:noProof/>
                <w:webHidden/>
              </w:rPr>
              <w:t>36</w:t>
            </w:r>
          </w:ins>
          <w:del w:id="31" w:author="Ricardo... Jacome.." w:date="2019-05-26T13:43:00Z">
            <w:r w:rsidR="00CC1F83" w:rsidDel="00A71BD8">
              <w:rPr>
                <w:noProof/>
                <w:webHidden/>
              </w:rPr>
              <w:delText>28</w:delText>
            </w:r>
          </w:del>
          <w:r w:rsidR="00CC1F83">
            <w:rPr>
              <w:noProof/>
              <w:webHidden/>
            </w:rPr>
            <w:fldChar w:fldCharType="end"/>
          </w:r>
          <w:r>
            <w:rPr>
              <w:noProof/>
            </w:rPr>
            <w:fldChar w:fldCharType="end"/>
          </w:r>
        </w:p>
        <w:p w14:paraId="62DB7275" w14:textId="36B2F7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"_Toc530873171" </w:instrText>
          </w:r>
          <w:r>
            <w:fldChar w:fldCharType="separate"/>
          </w:r>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ins w:id="32" w:author="Ricardo... Jacome.." w:date="2019-05-26T13:43:00Z">
            <w:r w:rsidR="00A71BD8">
              <w:rPr>
                <w:noProof/>
                <w:webHidden/>
              </w:rPr>
              <w:t>36</w:t>
            </w:r>
          </w:ins>
          <w:del w:id="33" w:author="Ricardo... Jacome.." w:date="2019-05-26T13:43:00Z">
            <w:r w:rsidR="00CC1F83" w:rsidDel="00A71BD8">
              <w:rPr>
                <w:noProof/>
                <w:webHidden/>
              </w:rPr>
              <w:delText>28</w:delText>
            </w:r>
          </w:del>
          <w:r w:rsidR="00CC1F83">
            <w:rPr>
              <w:noProof/>
              <w:webHidden/>
            </w:rPr>
            <w:fldChar w:fldCharType="end"/>
          </w:r>
          <w:r>
            <w:rPr>
              <w:noProof/>
            </w:rPr>
            <w:fldChar w:fldCharType="end"/>
          </w:r>
        </w:p>
        <w:p w14:paraId="17C2E2AD" w14:textId="0ACEBD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"_Toc530873172" </w:instrText>
          </w:r>
          <w:r>
            <w:fldChar w:fldCharType="separate"/>
          </w:r>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ins w:id="34" w:author="Ricardo... Jacome.." w:date="2019-05-26T13:43:00Z">
            <w:r w:rsidR="00A71BD8">
              <w:rPr>
                <w:noProof/>
                <w:webHidden/>
              </w:rPr>
              <w:t>36</w:t>
            </w:r>
          </w:ins>
          <w:del w:id="35" w:author="Ricardo... Jacome.." w:date="2019-05-26T13:43:00Z">
            <w:r w:rsidR="00CC1F83" w:rsidDel="00A71BD8">
              <w:rPr>
                <w:noProof/>
                <w:webHidden/>
              </w:rPr>
              <w:delText>28</w:delText>
            </w:r>
          </w:del>
          <w:r w:rsidR="00CC1F83">
            <w:rPr>
              <w:noProof/>
              <w:webHidden/>
            </w:rPr>
            <w:fldChar w:fldCharType="end"/>
          </w:r>
          <w:r>
            <w:rPr>
              <w:noProof/>
            </w:rPr>
            <w:fldChar w:fldCharType="end"/>
          </w:r>
        </w:p>
        <w:p w14:paraId="2A7EB71A" w14:textId="3849A27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"_Toc530873173" </w:instrText>
          </w:r>
          <w:r>
            <w:fldChar w:fldCharType="separate"/>
          </w:r>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ins w:id="36" w:author="Ricardo... Jacome.." w:date="2019-05-26T13:43:00Z">
            <w:r w:rsidR="00A71BD8">
              <w:rPr>
                <w:noProof/>
                <w:webHidden/>
              </w:rPr>
              <w:t>38</w:t>
            </w:r>
          </w:ins>
          <w:del w:id="37" w:author="Ricardo... Jacome.." w:date="2019-05-26T13:43:00Z">
            <w:r w:rsidR="00CC1F83" w:rsidDel="00A71BD8">
              <w:rPr>
                <w:noProof/>
                <w:webHidden/>
              </w:rPr>
              <w:delText>30</w:delText>
            </w:r>
          </w:del>
          <w:r w:rsidR="00CC1F83">
            <w:rPr>
              <w:noProof/>
              <w:webHidden/>
            </w:rPr>
            <w:fldChar w:fldCharType="end"/>
          </w:r>
          <w:r>
            <w:rPr>
              <w:noProof/>
            </w:rPr>
            <w:fldChar w:fldCharType="end"/>
          </w:r>
        </w:p>
        <w:p w14:paraId="5A433962" w14:textId="7BEA481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"_Toc530873174" </w:instrText>
          </w:r>
          <w:r>
            <w:fldChar w:fldCharType="separate"/>
          </w:r>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ins w:id="38" w:author="Ricardo... Jacome.." w:date="2019-05-26T13:43:00Z">
            <w:r w:rsidR="00A71BD8">
              <w:rPr>
                <w:noProof/>
                <w:webHidden/>
              </w:rPr>
              <w:t>40</w:t>
            </w:r>
          </w:ins>
          <w:del w:id="39" w:author="Ricardo... Jacome.." w:date="2019-05-26T13:43:00Z">
            <w:r w:rsidR="00CC1F83" w:rsidDel="00A71BD8">
              <w:rPr>
                <w:noProof/>
                <w:webHidden/>
              </w:rPr>
              <w:delText>32</w:delText>
            </w:r>
          </w:del>
          <w:r w:rsidR="00CC1F83">
            <w:rPr>
              <w:noProof/>
              <w:webHidden/>
            </w:rPr>
            <w:fldChar w:fldCharType="end"/>
          </w:r>
          <w:r>
            <w:rPr>
              <w:noProof/>
            </w:rPr>
            <w:fldChar w:fldCharType="end"/>
          </w:r>
        </w:p>
        <w:p w14:paraId="5FFD55BE" w14:textId="65DD195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"_Toc530873175" </w:instrText>
          </w:r>
          <w:r>
            <w:fldChar w:fldCharType="separate"/>
          </w:r>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ins w:id="40" w:author="Ricardo... Jacome.." w:date="2019-05-26T13:43:00Z">
            <w:r w:rsidR="00A71BD8">
              <w:rPr>
                <w:noProof/>
                <w:webHidden/>
              </w:rPr>
              <w:t>40</w:t>
            </w:r>
          </w:ins>
          <w:del w:id="41" w:author="Ricardo... Jacome.." w:date="2019-05-26T13:43:00Z">
            <w:r w:rsidR="00CC1F83" w:rsidDel="00A71BD8">
              <w:rPr>
                <w:noProof/>
                <w:webHidden/>
              </w:rPr>
              <w:delText>32</w:delText>
            </w:r>
          </w:del>
          <w:r w:rsidR="00CC1F83">
            <w:rPr>
              <w:noProof/>
              <w:webHidden/>
            </w:rPr>
            <w:fldChar w:fldCharType="end"/>
          </w:r>
          <w:r>
            <w:rPr>
              <w:noProof/>
            </w:rPr>
            <w:fldChar w:fldCharType="end"/>
          </w:r>
        </w:p>
        <w:p w14:paraId="14CF3E81" w14:textId="6E21D6E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"_Toc530873176" </w:instrText>
          </w:r>
          <w:r>
            <w:fldChar w:fldCharType="separate"/>
          </w:r>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ins w:id="42" w:author="Ricardo... Jacome.." w:date="2019-05-26T13:43:00Z">
            <w:r w:rsidR="00A71BD8">
              <w:rPr>
                <w:noProof/>
                <w:webHidden/>
              </w:rPr>
              <w:t>40</w:t>
            </w:r>
          </w:ins>
          <w:del w:id="43" w:author="Ricardo... Jacome.." w:date="2019-05-26T13:43:00Z">
            <w:r w:rsidR="00CC1F83" w:rsidDel="00A71BD8">
              <w:rPr>
                <w:noProof/>
                <w:webHidden/>
              </w:rPr>
              <w:delText>32</w:delText>
            </w:r>
          </w:del>
          <w:r w:rsidR="00CC1F83">
            <w:rPr>
              <w:noProof/>
              <w:webHidden/>
            </w:rPr>
            <w:fldChar w:fldCharType="end"/>
          </w:r>
          <w:r>
            <w:rPr>
              <w:noProof/>
            </w:rPr>
            <w:fldChar w:fldCharType="end"/>
          </w:r>
        </w:p>
        <w:p w14:paraId="6D9DA497" w14:textId="233D3907"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"_Toc530873177" </w:instrText>
          </w:r>
          <w:r>
            <w:fldChar w:fldCharType="separate"/>
          </w:r>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ins w:id="44" w:author="Ricardo... Jacome.." w:date="2019-05-26T13:43:00Z">
            <w:r w:rsidR="00A71BD8">
              <w:rPr>
                <w:noProof/>
                <w:webHidden/>
              </w:rPr>
              <w:t>42</w:t>
            </w:r>
          </w:ins>
          <w:del w:id="45" w:author="Ricardo... Jacome.." w:date="2019-05-26T13:43:00Z">
            <w:r w:rsidR="00CC1F83" w:rsidDel="00A71BD8">
              <w:rPr>
                <w:noProof/>
                <w:webHidden/>
              </w:rPr>
              <w:delText>34</w:delText>
            </w:r>
          </w:del>
          <w:r w:rsidR="00CC1F83">
            <w:rPr>
              <w:noProof/>
              <w:webHidden/>
            </w:rPr>
            <w:fldChar w:fldCharType="end"/>
          </w:r>
          <w:r>
            <w:rPr>
              <w:noProof/>
            </w:rPr>
            <w:fldChar w:fldCharType="end"/>
          </w:r>
        </w:p>
        <w:p w14:paraId="53C02ADE" w14:textId="7EC1798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"_Toc530873178" </w:instrText>
          </w:r>
          <w:r>
            <w:fldChar w:fldCharType="separate"/>
          </w:r>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ins w:id="46" w:author="Ricardo... Jacome.." w:date="2019-05-26T13:43:00Z">
            <w:r w:rsidR="00A71BD8">
              <w:rPr>
                <w:noProof/>
                <w:webHidden/>
              </w:rPr>
              <w:t>42</w:t>
            </w:r>
          </w:ins>
          <w:del w:id="47" w:author="Ricardo... Jacome.." w:date="2019-05-26T13:43:00Z">
            <w:r w:rsidR="00CC1F83" w:rsidDel="00A71BD8">
              <w:rPr>
                <w:noProof/>
                <w:webHidden/>
              </w:rPr>
              <w:delText>34</w:delText>
            </w:r>
          </w:del>
          <w:r w:rsidR="00CC1F83">
            <w:rPr>
              <w:noProof/>
              <w:webHidden/>
            </w:rPr>
            <w:fldChar w:fldCharType="end"/>
          </w:r>
          <w:r>
            <w:rPr>
              <w:noProof/>
            </w:rPr>
            <w:fldChar w:fldCharType="end"/>
          </w:r>
        </w:p>
        <w:p w14:paraId="0E3963CA" w14:textId="5F5F8ABA"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"_Toc530873179" </w:instrText>
          </w:r>
          <w:r>
            <w:fldChar w:fldCharType="separate"/>
          </w:r>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ins w:id="48" w:author="Ricardo... Jacome.." w:date="2019-05-26T13:43:00Z">
            <w:r w:rsidR="00A71BD8">
              <w:rPr>
                <w:noProof/>
                <w:webHidden/>
              </w:rPr>
              <w:t>43</w:t>
            </w:r>
          </w:ins>
          <w:del w:id="49" w:author="Ricardo... Jacome.." w:date="2019-05-26T13:43:00Z">
            <w:r w:rsidR="00CC1F83" w:rsidDel="00A71BD8">
              <w:rPr>
                <w:noProof/>
                <w:webHidden/>
              </w:rPr>
              <w:delText>35</w:delText>
            </w:r>
          </w:del>
          <w:r w:rsidR="00CC1F83">
            <w:rPr>
              <w:noProof/>
              <w:webHidden/>
            </w:rPr>
            <w:fldChar w:fldCharType="end"/>
          </w:r>
          <w:r>
            <w:rPr>
              <w:noProof/>
            </w:rPr>
            <w:fldChar w:fldCharType="end"/>
          </w:r>
        </w:p>
        <w:p w14:paraId="4AB5E764" w14:textId="6F59F06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"_Toc530873180" </w:instrText>
          </w:r>
          <w:r>
            <w:fldChar w:fldCharType="separate"/>
          </w:r>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ins w:id="50" w:author="Ricardo... Jacome.." w:date="2019-05-26T13:43:00Z">
            <w:r w:rsidR="00A71BD8">
              <w:rPr>
                <w:noProof/>
                <w:webHidden/>
              </w:rPr>
              <w:t>44</w:t>
            </w:r>
          </w:ins>
          <w:del w:id="51" w:author="Ricardo... Jacome.." w:date="2019-05-26T13:43:00Z">
            <w:r w:rsidR="00CC1F83" w:rsidDel="00A71BD8">
              <w:rPr>
                <w:noProof/>
                <w:webHidden/>
              </w:rPr>
              <w:delText>36</w:delText>
            </w:r>
          </w:del>
          <w:r w:rsidR="00CC1F83">
            <w:rPr>
              <w:noProof/>
              <w:webHidden/>
            </w:rPr>
            <w:fldChar w:fldCharType="end"/>
          </w:r>
          <w:r>
            <w:rPr>
              <w:noProof/>
            </w:rPr>
            <w:fldChar w:fldCharType="end"/>
          </w:r>
        </w:p>
        <w:p w14:paraId="3F7ACB35" w14:textId="6867F89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"_Toc530873181" </w:instrText>
          </w:r>
          <w:r>
            <w:fldChar w:fldCharType="separate"/>
          </w:r>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ins w:id="52" w:author="Ricardo... Jacome.." w:date="2019-05-26T13:43:00Z">
            <w:r w:rsidR="00A71BD8">
              <w:rPr>
                <w:noProof/>
                <w:webHidden/>
              </w:rPr>
              <w:t>46</w:t>
            </w:r>
          </w:ins>
          <w:del w:id="53" w:author="Ricardo... Jacome.." w:date="2019-05-26T13:43:00Z">
            <w:r w:rsidR="00CC1F83" w:rsidDel="00A71BD8">
              <w:rPr>
                <w:noProof/>
                <w:webHidden/>
              </w:rPr>
              <w:delText>38</w:delText>
            </w:r>
          </w:del>
          <w:r w:rsidR="00CC1F83">
            <w:rPr>
              <w:noProof/>
              <w:webHidden/>
            </w:rPr>
            <w:fldChar w:fldCharType="end"/>
          </w:r>
          <w:r>
            <w:rPr>
              <w:noProof/>
            </w:rPr>
            <w:fldChar w:fldCharType="end"/>
          </w:r>
        </w:p>
        <w:p w14:paraId="64D28EF6" w14:textId="77B928D9"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"_Toc530873182" </w:instrText>
          </w:r>
          <w:r>
            <w:fldChar w:fldCharType="separate"/>
          </w:r>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ins w:id="54" w:author="Ricardo... Jacome.." w:date="2019-05-26T13:43:00Z">
            <w:r w:rsidR="00A71BD8">
              <w:rPr>
                <w:noProof/>
                <w:webHidden/>
              </w:rPr>
              <w:t>46</w:t>
            </w:r>
          </w:ins>
          <w:del w:id="55" w:author="Ricardo... Jacome.." w:date="2019-05-26T13:43:00Z">
            <w:r w:rsidR="00CC1F83" w:rsidDel="00A71BD8">
              <w:rPr>
                <w:noProof/>
                <w:webHidden/>
              </w:rPr>
              <w:delText>38</w:delText>
            </w:r>
          </w:del>
          <w:r w:rsidR="00CC1F83">
            <w:rPr>
              <w:noProof/>
              <w:webHidden/>
            </w:rPr>
            <w:fldChar w:fldCharType="end"/>
          </w:r>
          <w:r>
            <w:rPr>
              <w:noProof/>
            </w:rPr>
            <w:fldChar w:fldCharType="end"/>
          </w:r>
        </w:p>
        <w:p w14:paraId="7CC363FB" w14:textId="1561052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"_Toc530873183" </w:instrText>
          </w:r>
          <w:r>
            <w:fldChar w:fldCharType="separate"/>
          </w:r>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ins w:id="56" w:author="Ricardo... Jacome.." w:date="2019-05-26T13:43:00Z">
            <w:r w:rsidR="00A71BD8">
              <w:rPr>
                <w:noProof/>
                <w:webHidden/>
              </w:rPr>
              <w:t>48</w:t>
            </w:r>
          </w:ins>
          <w:del w:id="57" w:author="Ricardo... Jacome.." w:date="2019-05-26T13:43:00Z">
            <w:r w:rsidR="00CC1F83" w:rsidDel="00A71BD8">
              <w:rPr>
                <w:noProof/>
                <w:webHidden/>
              </w:rPr>
              <w:delText>40</w:delText>
            </w:r>
          </w:del>
          <w:r w:rsidR="00CC1F83">
            <w:rPr>
              <w:noProof/>
              <w:webHidden/>
            </w:rPr>
            <w:fldChar w:fldCharType="end"/>
          </w:r>
          <w:r>
            <w:rPr>
              <w:noProof/>
            </w:rPr>
            <w:fldChar w:fldCharType="end"/>
          </w:r>
        </w:p>
        <w:p w14:paraId="6EDF949C" w14:textId="461011AC"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"_Toc530873184" </w:instrText>
          </w:r>
          <w:r>
            <w:fldChar w:fldCharType="separate"/>
          </w:r>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ins w:id="58" w:author="Ricardo... Jacome.." w:date="2019-05-26T13:43:00Z">
            <w:r w:rsidR="00A71BD8">
              <w:rPr>
                <w:noProof/>
                <w:webHidden/>
              </w:rPr>
              <w:t>49</w:t>
            </w:r>
          </w:ins>
          <w:del w:id="59" w:author="Ricardo... Jacome.." w:date="2019-05-26T13:43:00Z">
            <w:r w:rsidR="00CC1F83" w:rsidDel="00A71BD8">
              <w:rPr>
                <w:noProof/>
                <w:webHidden/>
              </w:rPr>
              <w:delText>41</w:delText>
            </w:r>
          </w:del>
          <w:r w:rsidR="00CC1F83">
            <w:rPr>
              <w:noProof/>
              <w:webHidden/>
            </w:rPr>
            <w:fldChar w:fldCharType="end"/>
          </w:r>
          <w:r>
            <w:rPr>
              <w:noProof/>
            </w:rPr>
            <w:fldChar w:fldCharType="end"/>
          </w:r>
        </w:p>
        <w:p w14:paraId="12550B67" w14:textId="7182BF29" w:rsidR="00CC1F83" w:rsidRDefault="00C21172">
          <w:pPr>
            <w:pStyle w:val="TOC2"/>
            <w:tabs>
              <w:tab w:val="right" w:leader="dot" w:pos="9570"/>
            </w:tabs>
            <w:rPr>
              <w:rFonts w:asciiTheme="minorHAnsi" w:eastAsiaTheme="minorEastAsia" w:hAnsiTheme="minorHAnsi"/>
              <w:noProof/>
              <w:sz w:val="22"/>
            </w:rPr>
          </w:pPr>
          <w:r>
            <w:lastRenderedPageBreak/>
            <w:fldChar w:fldCharType="begin"/>
          </w:r>
          <w:r>
            <w:instrText xml:space="preserve"> HYPERLINK \l "_Toc530873185" </w:instrText>
          </w:r>
          <w:r>
            <w:fldChar w:fldCharType="separate"/>
          </w:r>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ins w:id="60" w:author="Ricardo... Jacome.." w:date="2019-05-26T13:43:00Z">
            <w:r w:rsidR="00A71BD8">
              <w:rPr>
                <w:noProof/>
                <w:webHidden/>
              </w:rPr>
              <w:t>49</w:t>
            </w:r>
          </w:ins>
          <w:del w:id="61" w:author="Ricardo... Jacome.." w:date="2019-05-26T13:43:00Z">
            <w:r w:rsidR="00CC1F83" w:rsidDel="00A71BD8">
              <w:rPr>
                <w:noProof/>
                <w:webHidden/>
              </w:rPr>
              <w:delText>41</w:delText>
            </w:r>
          </w:del>
          <w:r w:rsidR="00CC1F83">
            <w:rPr>
              <w:noProof/>
              <w:webHidden/>
            </w:rPr>
            <w:fldChar w:fldCharType="end"/>
          </w:r>
          <w:r>
            <w:rPr>
              <w:noProof/>
            </w:rPr>
            <w:fldChar w:fldCharType="end"/>
          </w:r>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62" w:author="Ricardo... Jacome.." w:date="2019-05-25T21:15:00Z"/>
        </w:rPr>
      </w:pPr>
      <w:bookmarkStart w:id="63" w:name="_Toc530873154"/>
      <w:bookmarkStart w:id="64" w:name="_Hlk9770721"/>
      <w:r>
        <w:lastRenderedPageBreak/>
        <w:t>Preface</w:t>
      </w:r>
      <w:bookmarkEnd w:id="63"/>
    </w:p>
    <w:p w14:paraId="689F8B8B" w14:textId="77777777" w:rsidR="00BA6D5E" w:rsidRPr="00A71BD8" w:rsidRDefault="00BA6D5E" w:rsidP="00BA6D5E">
      <w:pPr>
        <w:jc w:val="both"/>
        <w:rPr>
          <w:ins w:id="65" w:author="Ricardo... Jacome.." w:date="2019-05-25T21:15:00Z"/>
          <w:rPrChange w:id="66" w:author="Ricardo... Jacome.." w:date="2019-05-26T13:44:00Z">
            <w:rPr>
              <w:ins w:id="67" w:author="Ricardo... Jacome.." w:date="2019-05-25T21:15:00Z"/>
              <w:color w:val="FF0000"/>
            </w:rPr>
          </w:rPrChange>
        </w:rPr>
      </w:pPr>
      <w:ins w:id="68" w:author="Ricardo... Jacome.." w:date="2019-05-25T21:15:00Z">
        <w:r w:rsidRPr="00A71BD8">
          <w:rPr>
            <w:rPrChange w:id="69"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70" w:author="Ricardo... Jacome.." w:date="2019-05-25T21:15:00Z"/>
          <w:rPrChange w:id="71" w:author="Ricardo... Jacome.." w:date="2019-05-26T13:44:00Z">
            <w:rPr>
              <w:ins w:id="72" w:author="Ricardo... Jacome.." w:date="2019-05-25T21:15:00Z"/>
              <w:color w:val="FF0000"/>
            </w:rPr>
          </w:rPrChange>
        </w:rPr>
      </w:pPr>
      <w:ins w:id="73" w:author="Ricardo... Jacome.." w:date="2019-05-25T21:15:00Z">
        <w:r w:rsidRPr="00A71BD8">
          <w:rPr>
            <w:rPrChange w:id="74"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75" w:author="Ricardo... Jacome.." w:date="2019-05-25T21:15:00Z"/>
          <w:rPrChange w:id="76" w:author="Ricardo... Jacome.." w:date="2019-05-26T13:44:00Z">
            <w:rPr>
              <w:ins w:id="77" w:author="Ricardo... Jacome.." w:date="2019-05-25T21:15:00Z"/>
              <w:color w:val="FF0000"/>
            </w:rPr>
          </w:rPrChange>
        </w:rPr>
      </w:pPr>
      <w:ins w:id="78" w:author="Ricardo... Jacome.." w:date="2019-05-25T21:15:00Z">
        <w:r w:rsidRPr="00A71BD8">
          <w:rPr>
            <w:rPrChange w:id="79"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80" w:author="Ricardo... Jacome.." w:date="2019-05-25T21:15:00Z"/>
          <w:rPrChange w:id="81" w:author="Ricardo... Jacome.." w:date="2019-05-26T13:44:00Z">
            <w:rPr>
              <w:ins w:id="82" w:author="Ricardo... Jacome.." w:date="2019-05-25T21:15:00Z"/>
              <w:color w:val="FF0000"/>
            </w:rPr>
          </w:rPrChange>
        </w:rPr>
      </w:pPr>
      <w:ins w:id="83" w:author="Ricardo... Jacome.." w:date="2019-05-25T21:15:00Z">
        <w:r w:rsidRPr="00A71BD8">
          <w:rPr>
            <w:rPrChange w:id="84"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85" w:author="Ricardo... Jacome.." w:date="2019-05-25T21:15:00Z">
          <w:pPr>
            <w:pStyle w:val="Heading1"/>
          </w:pPr>
        </w:pPrChange>
      </w:pPr>
      <w:ins w:id="86"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1711DE6" w:rsidR="00B61D95" w:rsidRPr="008B49BC" w:rsidRDefault="00970FA1" w:rsidP="00B61D95">
      <w:pPr>
        <w:jc w:val="both"/>
        <w:rPr>
          <w:highlight w:val="cyan"/>
          <w:rPrChange w:id="87" w:author="Ricardo... Jacome.." w:date="2019-05-27T16:34:00Z">
            <w:rPr/>
          </w:rPrChange>
        </w:rPr>
      </w:pPr>
      <w:r w:rsidRPr="008B49BC">
        <w:rPr>
          <w:highlight w:val="cyan"/>
          <w:rPrChange w:id="88" w:author="Ricardo... Jacome.." w:date="2019-05-27T16:34:00Z">
            <w:rPr/>
          </w:rPrChange>
        </w:rPr>
        <w:t xml:space="preserve">I have always been a simple person who likes complicated topics. When it comes to the stock market, I realized soon that many experts agreed in </w:t>
      </w:r>
      <w:r w:rsidR="002079CB" w:rsidRPr="008B49BC">
        <w:rPr>
          <w:highlight w:val="cyan"/>
          <w:rPrChange w:id="89" w:author="Ricardo... Jacome.." w:date="2019-05-27T16:34:00Z">
            <w:rPr/>
          </w:rPrChange>
        </w:rPr>
        <w:t>one thing,</w:t>
      </w:r>
      <w:r w:rsidRPr="008B49BC">
        <w:rPr>
          <w:highlight w:val="cyan"/>
          <w:rPrChange w:id="90" w:author="Ricardo... Jacome.." w:date="2019-05-27T16:34:00Z">
            <w:rPr/>
          </w:rPrChange>
        </w:rP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rsidRPr="008B49BC">
        <w:rPr>
          <w:highlight w:val="cyan"/>
          <w:rPrChange w:id="91" w:author="Ricardo... Jacome.." w:date="2019-05-27T16:34:00Z">
            <w:rPr/>
          </w:rPrChange>
        </w:rPr>
        <w:t>begin with</w:t>
      </w:r>
      <w:r w:rsidRPr="008B49BC">
        <w:rPr>
          <w:highlight w:val="cyan"/>
          <w:rPrChange w:id="92" w:author="Ricardo... Jacome.." w:date="2019-05-27T16:34:00Z">
            <w:rPr/>
          </w:rPrChange>
        </w:rPr>
        <w:t>, the greatest investor of all time Warren Buffet once mentioned</w:t>
      </w:r>
      <w:r w:rsidR="002B750C" w:rsidRPr="008B49BC">
        <w:rPr>
          <w:highlight w:val="cyan"/>
          <w:rPrChange w:id="93" w:author="Ricardo... Jacome.." w:date="2019-05-27T16:34:00Z">
            <w:rPr/>
          </w:rPrChange>
        </w:rPr>
        <w:t xml:space="preserve"> in an interview:</w:t>
      </w:r>
      <w:r w:rsidRPr="008B49BC">
        <w:rPr>
          <w:highlight w:val="cyan"/>
          <w:rPrChange w:id="94" w:author="Ricardo... Jacome.." w:date="2019-05-27T16:34:00Z">
            <w:rPr/>
          </w:rPrChange>
        </w:rPr>
        <w:t xml:space="preserve"> “If all </w:t>
      </w:r>
      <w:r w:rsidR="002B750C" w:rsidRPr="008B49BC">
        <w:rPr>
          <w:highlight w:val="cyan"/>
          <w:rPrChange w:id="95" w:author="Ricardo... Jacome.." w:date="2019-05-27T16:34:00Z">
            <w:rPr/>
          </w:rPrChange>
        </w:rPr>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rsidRPr="008B49BC">
        <w:rPr>
          <w:highlight w:val="cyan"/>
          <w:rPrChange w:id="96" w:author="Ricardo... Jacome.." w:date="2019-05-27T16:34:00Z">
            <w:rPr/>
          </w:rPrChange>
        </w:rPr>
        <w:t xml:space="preserve">  </w:t>
      </w:r>
    </w:p>
    <w:p w14:paraId="390045D4" w14:textId="5938B5C0" w:rsidR="002B750C" w:rsidRPr="008B49BC" w:rsidRDefault="002B750C" w:rsidP="00B61D95">
      <w:pPr>
        <w:jc w:val="both"/>
        <w:rPr>
          <w:highlight w:val="cyan"/>
          <w:rPrChange w:id="97" w:author="Ricardo... Jacome.." w:date="2019-05-27T16:34:00Z">
            <w:rPr/>
          </w:rPrChange>
        </w:rPr>
      </w:pPr>
      <w:r w:rsidRPr="008B49BC">
        <w:rPr>
          <w:highlight w:val="cyan"/>
          <w:rPrChange w:id="98" w:author="Ricardo... Jacome.." w:date="2019-05-27T16:34:00Z">
            <w:rPr/>
          </w:rPrChange>
        </w:rPr>
        <w:lastRenderedPageBreak/>
        <w:t>I have been teaching students for a couple of years</w:t>
      </w:r>
      <w:r w:rsidR="002079CB" w:rsidRPr="008B49BC">
        <w:rPr>
          <w:highlight w:val="cyan"/>
          <w:rPrChange w:id="99" w:author="Ricardo... Jacome.." w:date="2019-05-27T16:34:00Z">
            <w:rPr/>
          </w:rPrChange>
        </w:rPr>
        <w:t xml:space="preserve"> in many subjects</w:t>
      </w:r>
      <w:r w:rsidRPr="008B49BC">
        <w:rPr>
          <w:highlight w:val="cyan"/>
          <w:rPrChange w:id="100" w:author="Ricardo... Jacome.." w:date="2019-05-27T16:34:00Z">
            <w:rPr/>
          </w:rPrChange>
        </w:rP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Pr="008B49BC" w:rsidRDefault="002B750C" w:rsidP="00B61D95">
      <w:pPr>
        <w:jc w:val="both"/>
        <w:rPr>
          <w:highlight w:val="cyan"/>
          <w:rPrChange w:id="101" w:author="Ricardo... Jacome.." w:date="2019-05-27T16:34:00Z">
            <w:rPr/>
          </w:rPrChange>
        </w:rPr>
      </w:pPr>
      <w:r w:rsidRPr="008B49BC">
        <w:rPr>
          <w:highlight w:val="cyan"/>
          <w:rPrChange w:id="102" w:author="Ricardo... Jacome.." w:date="2019-05-27T16:34:00Z">
            <w:rPr/>
          </w:rPrChange>
        </w:rP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8B49BC">
        <w:rPr>
          <w:highlight w:val="cyan"/>
          <w:u w:val="single"/>
          <w:rPrChange w:id="103" w:author="Ricardo... Jacome.." w:date="2019-05-27T16:34:00Z">
            <w:rPr>
              <w:u w:val="single"/>
            </w:rPr>
          </w:rPrChange>
        </w:rPr>
        <w:t>anything</w:t>
      </w:r>
      <w:r w:rsidRPr="008B49BC">
        <w:rPr>
          <w:highlight w:val="cyan"/>
          <w:rPrChange w:id="104" w:author="Ricardo... Jacome.." w:date="2019-05-27T16:34:00Z">
            <w:rPr/>
          </w:rPrChange>
        </w:rP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rsidRPr="008B49BC">
        <w:rPr>
          <w:highlight w:val="cyan"/>
          <w:rPrChange w:id="105" w:author="Ricardo... Jacome.." w:date="2019-05-27T16:34:00Z">
            <w:rPr/>
          </w:rPrChange>
        </w:rPr>
        <w:t>, and learning to crawl is this guide</w:t>
      </w:r>
      <w:r w:rsidRPr="008B49BC">
        <w:rPr>
          <w:highlight w:val="cyan"/>
          <w:rPrChange w:id="106" w:author="Ricardo... Jacome.." w:date="2019-05-27T16:34:00Z">
            <w:rPr/>
          </w:rPrChange>
        </w:rPr>
        <w:t xml:space="preserve">. So that is where most people who invest in the stock market fail. They start </w:t>
      </w:r>
      <w:r w:rsidR="00826925" w:rsidRPr="008B49BC">
        <w:rPr>
          <w:highlight w:val="cyan"/>
          <w:rPrChange w:id="107" w:author="Ricardo... Jacome.." w:date="2019-05-27T16:34:00Z">
            <w:rPr/>
          </w:rPrChange>
        </w:rPr>
        <w:t>investing without learning the building blocks first. Sometimes because they are too eager to start, or simply they do not have the right knowledge to start.</w:t>
      </w:r>
    </w:p>
    <w:p w14:paraId="7C3AD795" w14:textId="25DA2729" w:rsidR="00B61D95" w:rsidRPr="008B49BC" w:rsidRDefault="00826925" w:rsidP="00B61D95">
      <w:pPr>
        <w:jc w:val="both"/>
        <w:rPr>
          <w:highlight w:val="cyan"/>
          <w:rPrChange w:id="108" w:author="Ricardo... Jacome.." w:date="2019-05-27T16:34:00Z">
            <w:rPr/>
          </w:rPrChange>
        </w:rPr>
      </w:pPr>
      <w:r w:rsidRPr="008B49BC">
        <w:rPr>
          <w:highlight w:val="cyan"/>
          <w:rPrChange w:id="109" w:author="Ricardo... Jacome.." w:date="2019-05-27T16:34:00Z">
            <w:rPr/>
          </w:rPrChange>
        </w:rPr>
        <w:t xml:space="preserve">So now, sit down and be prepared to </w:t>
      </w:r>
      <w:r w:rsidR="003064DA" w:rsidRPr="008B49BC">
        <w:rPr>
          <w:highlight w:val="cyan"/>
          <w:rPrChange w:id="110" w:author="Ricardo... Jacome.." w:date="2019-05-27T16:34:00Z">
            <w:rPr/>
          </w:rPrChange>
        </w:rPr>
        <w:t>learn</w:t>
      </w:r>
      <w:r w:rsidRPr="008B49BC">
        <w:rPr>
          <w:highlight w:val="cyan"/>
          <w:rPrChange w:id="111" w:author="Ricardo... Jacome.." w:date="2019-05-27T16:34:00Z">
            <w:rPr/>
          </w:rPrChange>
        </w:rPr>
        <w:t>, if you are a fast reader you can finish this in one day. If you are</w:t>
      </w:r>
      <w:r w:rsidR="00C608BA" w:rsidRPr="008B49BC">
        <w:rPr>
          <w:highlight w:val="cyan"/>
          <w:rPrChange w:id="112" w:author="Ricardo... Jacome.." w:date="2019-05-27T16:34:00Z">
            <w:rPr/>
          </w:rPrChange>
        </w:rPr>
        <w:t xml:space="preserve"> a</w:t>
      </w:r>
      <w:r w:rsidRPr="008B49BC">
        <w:rPr>
          <w:highlight w:val="cyan"/>
          <w:rPrChange w:id="113" w:author="Ricardo... Jacome.." w:date="2019-05-27T16:34:00Z">
            <w:rPr/>
          </w:rPrChange>
        </w:rPr>
        <w:t xml:space="preserve"> steady reader, you can read it in less than a week. But don’t try to rush through it. Let all the information sink in, and obtain that mentality needed to know how to “beat the market”.  </w:t>
      </w:r>
    </w:p>
    <w:p w14:paraId="3C6FCA11" w14:textId="77777777" w:rsidR="00B61D95" w:rsidRPr="008B49BC" w:rsidRDefault="00B61D95" w:rsidP="00B61D95">
      <w:pPr>
        <w:jc w:val="both"/>
        <w:rPr>
          <w:highlight w:val="cyan"/>
          <w:rPrChange w:id="114" w:author="Ricardo... Jacome.." w:date="2019-05-27T16:34:00Z">
            <w:rPr/>
          </w:rPrChange>
        </w:rPr>
      </w:pPr>
      <w:r w:rsidRPr="008B49BC">
        <w:rPr>
          <w:highlight w:val="cyan"/>
          <w:rPrChange w:id="115" w:author="Ricardo... Jacome.." w:date="2019-05-27T16:34:00Z">
            <w:rPr/>
          </w:rPrChange>
        </w:rPr>
        <w:t>Be wise, be eager, and always be a learner.</w:t>
      </w:r>
    </w:p>
    <w:p w14:paraId="22E131F3" w14:textId="77777777" w:rsidR="00826925" w:rsidRPr="008B49BC" w:rsidRDefault="00826925" w:rsidP="00B61D95">
      <w:pPr>
        <w:jc w:val="both"/>
        <w:rPr>
          <w:highlight w:val="cyan"/>
          <w:rPrChange w:id="116" w:author="Ricardo... Jacome.." w:date="2019-05-27T16:34:00Z">
            <w:rPr/>
          </w:rPrChange>
        </w:rPr>
      </w:pPr>
    </w:p>
    <w:p w14:paraId="7B87C60C" w14:textId="77777777" w:rsidR="00826925" w:rsidRPr="008B49BC" w:rsidRDefault="00826925" w:rsidP="00B61D95">
      <w:pPr>
        <w:jc w:val="both"/>
        <w:rPr>
          <w:highlight w:val="cyan"/>
          <w:rPrChange w:id="117" w:author="Ricardo... Jacome.." w:date="2019-05-27T16:34:00Z">
            <w:rPr/>
          </w:rPrChange>
        </w:rPr>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rsidRPr="008B49BC">
        <w:rPr>
          <w:highlight w:val="cyan"/>
          <w:rPrChange w:id="118" w:author="Ricardo... Jacome.." w:date="2019-05-27T16:34:00Z">
            <w:rPr/>
          </w:rPrChange>
        </w:rP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119" w:name="_Toc530873155"/>
      <w:r>
        <w:t>Overview</w:t>
      </w:r>
      <w:bookmarkEnd w:id="119"/>
    </w:p>
    <w:p w14:paraId="210C00CB" w14:textId="4CD4085A" w:rsidR="00464F71" w:rsidRPr="00464F71" w:rsidDel="00493FA2" w:rsidRDefault="00464F71" w:rsidP="00464F71">
      <w:pPr>
        <w:jc w:val="both"/>
        <w:rPr>
          <w:del w:id="120" w:author="Ricardo... Jacome.." w:date="2019-05-25T21:16:00Z"/>
          <w:rFonts w:cs="Times New Roman"/>
          <w:szCs w:val="24"/>
        </w:rPr>
      </w:pPr>
      <w:del w:id="121"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bookmarkStart w:id="122" w:name="_Toc530873156"/>
      <w:del w:id="123" w:author="Ricardo... Jacome.." w:date="2019-05-26T12:34:00Z">
        <w:r w:rsidDel="00B80A0C">
          <w:lastRenderedPageBreak/>
          <w:delText xml:space="preserve">Chapter 1: </w:delText>
        </w:r>
      </w:del>
      <w:r w:rsidR="00753A05">
        <w:t>Introduction</w:t>
      </w:r>
      <w:bookmarkEnd w:id="122"/>
    </w:p>
    <w:p w14:paraId="2D47B20C" w14:textId="77777777" w:rsidR="00AC3FE7" w:rsidRPr="00AC3FE7" w:rsidRDefault="00AC3FE7" w:rsidP="00AC3FE7"/>
    <w:p w14:paraId="0A92BD26" w14:textId="118DD2BB" w:rsidR="00B914BF" w:rsidRDefault="00B914BF" w:rsidP="00B914BF">
      <w:pPr>
        <w:pStyle w:val="Heading2"/>
      </w:pPr>
      <w:bookmarkStart w:id="124" w:name="_Toc530873157"/>
      <w:r>
        <w:t>Why use this?</w:t>
      </w:r>
      <w:bookmarkEnd w:id="124"/>
    </w:p>
    <w:p w14:paraId="17DDD250" w14:textId="418C9CF9" w:rsidR="00840931" w:rsidRDefault="00840931" w:rsidP="005732AF">
      <w:pPr>
        <w:jc w:val="both"/>
        <w:rPr>
          <w:rFonts w:eastAsia="Times New Roman" w:cs="Times New Roman"/>
          <w:szCs w:val="24"/>
        </w:rPr>
      </w:pPr>
      <w:del w:id="125"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126" w:author="Ricardo... Jacome.." w:date="2019-05-27T16:30:00Z">
        <w:r w:rsidDel="00400363">
          <w:rPr>
            <w:rFonts w:eastAsia="Times New Roman" w:cs="Times New Roman"/>
            <w:szCs w:val="24"/>
          </w:rPr>
          <w:delText>being financial security</w:delText>
        </w:r>
      </w:del>
      <w:ins w:id="127"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128" w:author="Ricardo... Jacome.." w:date="2019-05-26T11:12:00Z">
        <w:r w:rsidR="00C21172">
          <w:rPr>
            <w:rFonts w:eastAsia="Times New Roman" w:cs="Times New Roman"/>
            <w:szCs w:val="24"/>
          </w:rPr>
          <w:t>I have often read</w:t>
        </w:r>
      </w:ins>
      <w:del w:id="129" w:author="Ricardo... Jacome.." w:date="2019-05-26T11:12:00Z">
        <w:r w:rsidDel="00C21172">
          <w:rPr>
            <w:rFonts w:eastAsia="Times New Roman" w:cs="Times New Roman"/>
            <w:szCs w:val="24"/>
          </w:rPr>
          <w:delText>There is one author that says tha</w:delText>
        </w:r>
      </w:del>
      <w:del w:id="130" w:author="Ricardo... Jacome.." w:date="2019-05-26T11:13:00Z">
        <w:r w:rsidDel="00C21172">
          <w:rPr>
            <w:rFonts w:eastAsia="Times New Roman" w:cs="Times New Roman"/>
            <w:szCs w:val="24"/>
          </w:rPr>
          <w:delText>t</w:delText>
        </w:r>
      </w:del>
      <w:r>
        <w:rPr>
          <w:rFonts w:eastAsia="Times New Roman" w:cs="Times New Roman"/>
          <w:szCs w:val="24"/>
        </w:rPr>
        <w:t xml:space="preserve"> </w:t>
      </w:r>
      <w:ins w:id="131"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bookmarkStart w:id="132" w:name="_Toc530873158"/>
      <w:del w:id="133" w:author="Ricardo... Jacome.." w:date="2019-05-25T21:18:00Z">
        <w:r w:rsidDel="00493FA2">
          <w:delText>How to read this</w:delText>
        </w:r>
      </w:del>
      <w:ins w:id="134" w:author="Ricardo... Jacome.." w:date="2019-05-25T21:18:00Z">
        <w:r w:rsidR="00493FA2">
          <w:t>Keep in Mind</w:t>
        </w:r>
      </w:ins>
      <w:r>
        <w:t>.</w:t>
      </w:r>
      <w:bookmarkEnd w:id="132"/>
    </w:p>
    <w:p w14:paraId="6B727D66" w14:textId="45FAE1E3" w:rsidR="005732AF" w:rsidRDefault="005732AF" w:rsidP="005732AF">
      <w:pPr>
        <w:jc w:val="both"/>
        <w:rPr>
          <w:ins w:id="135"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136"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137"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138" w:author="Ricardo... Jacome.." w:date="2019-05-25T21:18:00Z">
        <w:r w:rsidR="00493FA2">
          <w:rPr>
            <w:rFonts w:cs="Times New Roman"/>
            <w:szCs w:val="24"/>
          </w:rPr>
          <w:t xml:space="preserve">things to consider </w:t>
        </w:r>
      </w:ins>
      <w:del w:id="139"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140" w:author="Ricardo... Jacome.." w:date="2019-05-26T11:37:00Z"/>
        </w:rPr>
      </w:pPr>
      <w:ins w:id="141"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142"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143" w:author="Ricardo... Jacome.." w:date="2019-05-25T21:20:00Z"/>
          <w:rFonts w:cs="Times New Roman"/>
          <w:szCs w:val="24"/>
        </w:rPr>
      </w:pPr>
    </w:p>
    <w:p w14:paraId="4349057B" w14:textId="2A76A8EC" w:rsidR="00CF08E4" w:rsidRPr="005732AF" w:rsidRDefault="00CF08E4">
      <w:pPr>
        <w:pStyle w:val="Heading2"/>
        <w:pPrChange w:id="144" w:author="Ricardo... Jacome.." w:date="2019-05-25T21:21:00Z">
          <w:pPr>
            <w:jc w:val="both"/>
          </w:pPr>
        </w:pPrChange>
      </w:pPr>
      <w:ins w:id="145" w:author="Ricardo... Jacome.." w:date="2019-05-25T21:20:00Z">
        <w:r>
          <w:t>Structure of Th</w:t>
        </w:r>
      </w:ins>
      <w:ins w:id="146" w:author="Ricardo... Jacome.." w:date="2019-05-25T21:21:00Z">
        <w:r>
          <w:t>e Guide</w:t>
        </w:r>
      </w:ins>
    </w:p>
    <w:p w14:paraId="607E45DC" w14:textId="13CDBFBD" w:rsidR="005732AF" w:rsidDel="00A631B9" w:rsidRDefault="005732AF" w:rsidP="005732AF">
      <w:pPr>
        <w:jc w:val="both"/>
        <w:rPr>
          <w:del w:id="147" w:author="Ricardo... Jacome.." w:date="2019-05-25T21:20:00Z"/>
          <w:rFonts w:cs="Times New Roman"/>
          <w:szCs w:val="24"/>
        </w:rPr>
      </w:pPr>
      <w:del w:id="148"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031B599B" w:rsidR="00A631B9" w:rsidRPr="00A631B9" w:rsidRDefault="00A631B9">
      <w:pPr>
        <w:rPr>
          <w:ins w:id="149" w:author="Ricardo... Jacome.." w:date="2019-05-26T11:37:00Z"/>
          <w:u w:val="single"/>
          <w:rPrChange w:id="150" w:author="Ricardo... Jacome.." w:date="2019-05-26T11:41:00Z">
            <w:rPr>
              <w:ins w:id="151" w:author="Ricardo... Jacome.." w:date="2019-05-26T11:37:00Z"/>
              <w:rFonts w:cs="Times New Roman"/>
              <w:szCs w:val="24"/>
            </w:rPr>
          </w:rPrChange>
        </w:rPr>
        <w:pPrChange w:id="152" w:author="Ricardo... Jacome.." w:date="2019-05-26T11:41:00Z">
          <w:pPr>
            <w:jc w:val="both"/>
          </w:pPr>
        </w:pPrChange>
      </w:pPr>
      <w:ins w:id="153" w:author="Ricardo... Jacome.." w:date="2019-05-26T11:37:00Z">
        <w:r>
          <w:t>E</w:t>
        </w:r>
      </w:ins>
      <w:ins w:id="154" w:author="Ricardo... Jacome.." w:date="2019-05-26T11:48:00Z">
        <w:r w:rsidR="00055D81">
          <w:t xml:space="preserve">very subsequent </w:t>
        </w:r>
      </w:ins>
      <w:ins w:id="155" w:author="Ricardo... Jacome.." w:date="2019-05-26T11:37:00Z">
        <w:r>
          <w:t xml:space="preserve">chapter of this book will be divided into 2 sections called “The </w:t>
        </w:r>
      </w:ins>
      <w:ins w:id="156" w:author="Ricardo... Jacome.." w:date="2019-05-26T11:38:00Z">
        <w:r>
          <w:t>B</w:t>
        </w:r>
      </w:ins>
      <w:ins w:id="157" w:author="Ricardo... Jacome.." w:date="2019-05-26T11:37:00Z">
        <w:r>
          <w:t xml:space="preserve">asics”, and “The Mindset”. The </w:t>
        </w:r>
      </w:ins>
      <w:ins w:id="158" w:author="Ricardo... Jacome.." w:date="2019-05-26T11:38:00Z">
        <w:r>
          <w:t>B</w:t>
        </w:r>
      </w:ins>
      <w:ins w:id="159"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160" w:author="Ricardo... Jacome.." w:date="2019-05-27T16:31:00Z">
        <w:r w:rsidR="00400363">
          <w:t>go</w:t>
        </w:r>
      </w:ins>
      <w:ins w:id="161" w:author="Ricardo... Jacome.." w:date="2019-05-26T11:37:00Z">
        <w:r>
          <w:t xml:space="preserve"> straight for the Mindset section</w:t>
        </w:r>
        <w:r w:rsidRPr="00A631B9">
          <w:t xml:space="preserve">. </w:t>
        </w:r>
        <w:r w:rsidRPr="00A631B9">
          <w:rPr>
            <w:u w:val="single"/>
            <w:rPrChange w:id="162"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163"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164"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165" w:author="Ricardo... Jacome.." w:date="2019-05-26T11:41:00Z">
            <w:rPr>
              <w:rFonts w:cs="Times New Roman"/>
              <w:szCs w:val="24"/>
            </w:rPr>
          </w:rPrChange>
        </w:rPr>
        <w:t xml:space="preserve"> Usually every chapter is </w:t>
      </w:r>
      <w:commentRangeStart w:id="166"/>
      <w:r w:rsidRPr="00A631B9">
        <w:rPr>
          <w:rFonts w:cs="Times New Roman"/>
          <w:szCs w:val="24"/>
          <w:highlight w:val="cyan"/>
          <w:rPrChange w:id="167" w:author="Ricardo... Jacome.." w:date="2019-05-26T11:41:00Z">
            <w:rPr>
              <w:rFonts w:cs="Times New Roman"/>
              <w:szCs w:val="24"/>
            </w:rPr>
          </w:rPrChange>
        </w:rPr>
        <w:t>independent</w:t>
      </w:r>
      <w:commentRangeEnd w:id="166"/>
      <w:r w:rsidR="00A631B9">
        <w:rPr>
          <w:rStyle w:val="CommentReference"/>
          <w:rFonts w:eastAsia="Times New Roman" w:cs="Times New Roman"/>
        </w:rPr>
        <w:commentReference w:id="166"/>
      </w:r>
      <w:r w:rsidRPr="00A631B9">
        <w:rPr>
          <w:rFonts w:cs="Times New Roman"/>
          <w:szCs w:val="24"/>
          <w:highlight w:val="cyan"/>
          <w:rPrChange w:id="168"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169" w:author="Ricardo... Jacome.." w:date="2019-05-26T11:41:00Z">
            <w:rPr>
              <w:rFonts w:cs="Times New Roman"/>
              <w:color w:val="00B0F0"/>
              <w:szCs w:val="24"/>
            </w:rPr>
          </w:rPrChange>
        </w:rPr>
        <w:t>F</w:t>
      </w:r>
      <w:r w:rsidRPr="00A631B9">
        <w:rPr>
          <w:rFonts w:cs="Times New Roman"/>
          <w:color w:val="00B0F0"/>
          <w:szCs w:val="24"/>
          <w:highlight w:val="cyan"/>
          <w:rPrChange w:id="170"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171" w:author="Ricardo... Jacome.." w:date="2019-05-26T11:41:00Z">
            <w:rPr>
              <w:rFonts w:cs="Times New Roman"/>
              <w:color w:val="00B0F0"/>
              <w:szCs w:val="24"/>
            </w:rPr>
          </w:rPrChange>
        </w:rPr>
        <w:t>C</w:t>
      </w:r>
      <w:r w:rsidRPr="00A631B9">
        <w:rPr>
          <w:rFonts w:cs="Times New Roman"/>
          <w:color w:val="00B0F0"/>
          <w:szCs w:val="24"/>
          <w:highlight w:val="cyan"/>
          <w:rPrChange w:id="172" w:author="Ricardo... Jacome.." w:date="2019-05-26T11:41:00Z">
            <w:rPr>
              <w:rFonts w:cs="Times New Roman"/>
              <w:color w:val="00B0F0"/>
              <w:szCs w:val="24"/>
            </w:rPr>
          </w:rPrChange>
        </w:rPr>
        <w:t xml:space="preserve">hapter </w:t>
      </w:r>
      <w:r w:rsidRPr="00A631B9">
        <w:rPr>
          <w:rFonts w:cs="Times New Roman"/>
          <w:szCs w:val="24"/>
          <w:highlight w:val="cyan"/>
          <w:rPrChange w:id="173" w:author="Ricardo... Jacome.." w:date="2019-05-26T11:41:00Z">
            <w:rPr>
              <w:rFonts w:cs="Times New Roman"/>
              <w:szCs w:val="24"/>
            </w:rPr>
          </w:rPrChange>
        </w:rPr>
        <w:t xml:space="preserve">and the </w:t>
      </w:r>
      <w:r w:rsidR="0031590F" w:rsidRPr="00A631B9">
        <w:rPr>
          <w:rFonts w:cs="Times New Roman"/>
          <w:color w:val="00B0F0"/>
          <w:szCs w:val="24"/>
          <w:highlight w:val="cyan"/>
          <w:rPrChange w:id="174" w:author="Ricardo... Jacome.." w:date="2019-05-26T11:41:00Z">
            <w:rPr>
              <w:rFonts w:cs="Times New Roman"/>
              <w:color w:val="00B0F0"/>
              <w:szCs w:val="24"/>
            </w:rPr>
          </w:rPrChange>
        </w:rPr>
        <w:t>Q</w:t>
      </w:r>
      <w:r w:rsidRPr="00A631B9">
        <w:rPr>
          <w:rFonts w:cs="Times New Roman"/>
          <w:color w:val="00B0F0"/>
          <w:szCs w:val="24"/>
          <w:highlight w:val="cyan"/>
          <w:rPrChange w:id="175" w:author="Ricardo... Jacome.." w:date="2019-05-26T11:41:00Z">
            <w:rPr>
              <w:rFonts w:cs="Times New Roman"/>
              <w:color w:val="00B0F0"/>
              <w:szCs w:val="24"/>
            </w:rPr>
          </w:rPrChange>
        </w:rPr>
        <w:t>uick-</w:t>
      </w:r>
      <w:r w:rsidR="0031590F" w:rsidRPr="00A631B9">
        <w:rPr>
          <w:rFonts w:cs="Times New Roman"/>
          <w:color w:val="00B0F0"/>
          <w:szCs w:val="24"/>
          <w:highlight w:val="cyan"/>
          <w:rPrChange w:id="176" w:author="Ricardo... Jacome.." w:date="2019-05-26T11:41:00Z">
            <w:rPr>
              <w:rFonts w:cs="Times New Roman"/>
              <w:color w:val="00B0F0"/>
              <w:szCs w:val="24"/>
            </w:rPr>
          </w:rPrChange>
        </w:rPr>
        <w:t>E</w:t>
      </w:r>
      <w:r w:rsidRPr="00A631B9">
        <w:rPr>
          <w:rFonts w:cs="Times New Roman"/>
          <w:color w:val="00B0F0"/>
          <w:szCs w:val="24"/>
          <w:highlight w:val="cyan"/>
          <w:rPrChange w:id="177"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178" w:author="Ricardo... Jacome.." w:date="2019-05-26T11:41:00Z">
            <w:rPr>
              <w:rFonts w:cs="Times New Roman"/>
              <w:color w:val="00B0F0"/>
              <w:szCs w:val="24"/>
            </w:rPr>
          </w:rPrChange>
        </w:rPr>
        <w:t>C</w:t>
      </w:r>
      <w:r w:rsidRPr="00A631B9">
        <w:rPr>
          <w:rFonts w:cs="Times New Roman"/>
          <w:color w:val="00B0F0"/>
          <w:szCs w:val="24"/>
          <w:highlight w:val="cyan"/>
          <w:rPrChange w:id="179" w:author="Ricardo... Jacome.." w:date="2019-05-26T11:41:00Z">
            <w:rPr>
              <w:rFonts w:cs="Times New Roman"/>
              <w:color w:val="00B0F0"/>
              <w:szCs w:val="24"/>
            </w:rPr>
          </w:rPrChange>
        </w:rPr>
        <w:t>hapter</w:t>
      </w:r>
      <w:r w:rsidRPr="00A631B9">
        <w:rPr>
          <w:rFonts w:cs="Times New Roman"/>
          <w:szCs w:val="24"/>
          <w:highlight w:val="cyan"/>
          <w:rPrChange w:id="180" w:author="Ricardo... Jacome.." w:date="2019-05-26T11:41:00Z">
            <w:rPr>
              <w:rFonts w:cs="Times New Roman"/>
              <w:szCs w:val="24"/>
            </w:rPr>
          </w:rPrChange>
        </w:rPr>
        <w:t xml:space="preserve">, where </w:t>
      </w:r>
      <w:r w:rsidR="00D66C1A" w:rsidRPr="00A631B9">
        <w:rPr>
          <w:rFonts w:cs="Times New Roman"/>
          <w:szCs w:val="24"/>
          <w:highlight w:val="cyan"/>
          <w:rPrChange w:id="181" w:author="Ricardo... Jacome.." w:date="2019-05-26T11:41:00Z">
            <w:rPr>
              <w:rFonts w:cs="Times New Roman"/>
              <w:szCs w:val="24"/>
            </w:rPr>
          </w:rPrChange>
        </w:rPr>
        <w:t>information</w:t>
      </w:r>
      <w:r w:rsidRPr="00A631B9">
        <w:rPr>
          <w:rFonts w:cs="Times New Roman"/>
          <w:szCs w:val="24"/>
          <w:highlight w:val="cyan"/>
          <w:rPrChange w:id="182" w:author="Ricardo... Jacome.." w:date="2019-05-26T11:41:00Z">
            <w:rPr>
              <w:rFonts w:cs="Times New Roman"/>
              <w:szCs w:val="24"/>
            </w:rPr>
          </w:rPrChange>
        </w:rPr>
        <w:t xml:space="preserve"> from previous chapters </w:t>
      </w:r>
      <w:r w:rsidR="00D66C1A" w:rsidRPr="00A631B9">
        <w:rPr>
          <w:rFonts w:cs="Times New Roman"/>
          <w:szCs w:val="24"/>
          <w:highlight w:val="cyan"/>
          <w:rPrChange w:id="183" w:author="Ricardo... Jacome.." w:date="2019-05-26T11:41:00Z">
            <w:rPr>
              <w:rFonts w:cs="Times New Roman"/>
              <w:szCs w:val="24"/>
            </w:rPr>
          </w:rPrChange>
        </w:rPr>
        <w:t>is</w:t>
      </w:r>
      <w:r w:rsidRPr="00A631B9">
        <w:rPr>
          <w:rFonts w:cs="Times New Roman"/>
          <w:szCs w:val="24"/>
          <w:highlight w:val="cyan"/>
          <w:rPrChange w:id="184"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185"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86"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87"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88"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89" w:author="Ricardo... Jacome.." w:date="2019-05-26T11:41:00Z">
            <w:rPr>
              <w:rFonts w:cs="Times New Roman"/>
              <w:color w:val="00B0F0"/>
              <w:szCs w:val="24"/>
            </w:rPr>
          </w:rPrChange>
        </w:rPr>
        <w:t>Key</w:t>
      </w:r>
      <w:r w:rsidR="00DE3468" w:rsidRPr="00A631B9">
        <w:rPr>
          <w:rFonts w:cs="Times New Roman"/>
          <w:color w:val="00B0F0"/>
          <w:szCs w:val="24"/>
          <w:highlight w:val="cyan"/>
          <w:rPrChange w:id="190"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91" w:author="Ricardo... Jacome.." w:date="2019-05-26T11:41:00Z">
            <w:rPr>
              <w:rFonts w:cs="Times New Roman"/>
              <w:color w:val="00B0F0"/>
              <w:szCs w:val="24"/>
            </w:rPr>
          </w:rPrChange>
        </w:rPr>
        <w:t xml:space="preserve"> </w:t>
      </w:r>
      <w:r w:rsidR="0031590F" w:rsidRPr="00A631B9">
        <w:rPr>
          <w:rFonts w:cs="Times New Roman"/>
          <w:szCs w:val="24"/>
          <w:highlight w:val="cyan"/>
          <w:rPrChange w:id="192"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93"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94" w:author="Ricardo... Jacome.." w:date="2019-05-25T21:19:00Z"/>
        </w:rPr>
      </w:pPr>
      <w:bookmarkStart w:id="195" w:name="_Toc530873159"/>
      <w:del w:id="196" w:author="Ricardo... Jacome.." w:date="2019-05-25T21:19:00Z">
        <w:r w:rsidDel="00493FA2">
          <w:delText>Why Robinhood?</w:delText>
        </w:r>
        <w:bookmarkEnd w:id="195"/>
      </w:del>
    </w:p>
    <w:p w14:paraId="4C603B09" w14:textId="483DC7E6" w:rsidR="005732AF" w:rsidRPr="005732AF" w:rsidDel="00493FA2" w:rsidRDefault="005732AF" w:rsidP="005732AF">
      <w:pPr>
        <w:spacing w:before="28" w:after="0"/>
        <w:ind w:left="100" w:right="78"/>
        <w:jc w:val="both"/>
        <w:rPr>
          <w:del w:id="197"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98"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99" w:name="_Toc530873160"/>
      <w:r>
        <w:t xml:space="preserve">Chapter </w:t>
      </w:r>
      <w:ins w:id="200" w:author="Ricardo... Jacome.." w:date="2019-05-26T12:35:00Z">
        <w:r w:rsidR="00B80A0C">
          <w:t>1</w:t>
        </w:r>
      </w:ins>
      <w:del w:id="201"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99"/>
    </w:p>
    <w:p w14:paraId="5AA930A4" w14:textId="70B3B64A" w:rsidR="000D21AE" w:rsidRDefault="000D21AE" w:rsidP="000D21AE">
      <w:pPr>
        <w:rPr>
          <w:ins w:id="202" w:author="Ricardo... Jacome.." w:date="2019-05-26T11:48:00Z"/>
        </w:rPr>
      </w:pPr>
    </w:p>
    <w:p w14:paraId="39652460" w14:textId="6D34C7E2" w:rsidR="00055D81" w:rsidRPr="00055D81" w:rsidRDefault="00055D81" w:rsidP="000D21AE">
      <w:pPr>
        <w:rPr>
          <w:sz w:val="36"/>
          <w:szCs w:val="36"/>
          <w:rPrChange w:id="203" w:author="Ricardo... Jacome.." w:date="2019-05-26T11:48:00Z">
            <w:rPr/>
          </w:rPrChange>
        </w:rPr>
      </w:pPr>
      <w:ins w:id="204" w:author="Ricardo... Jacome.." w:date="2019-05-26T11:48:00Z">
        <w:r w:rsidRPr="00055D81">
          <w:rPr>
            <w:sz w:val="36"/>
            <w:szCs w:val="36"/>
            <w:rPrChange w:id="205" w:author="Ricardo... Jacome.." w:date="2019-05-26T11:48:00Z">
              <w:rPr/>
            </w:rPrChange>
          </w:rPr>
          <w:t xml:space="preserve">The Basics </w:t>
        </w:r>
      </w:ins>
    </w:p>
    <w:p w14:paraId="24B0C94E" w14:textId="7CAE9B94" w:rsidR="0066404C" w:rsidRDefault="005732AF" w:rsidP="005732AF">
      <w:pPr>
        <w:jc w:val="both"/>
        <w:rPr>
          <w:ins w:id="206"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207" w:author="Ricardo... Jacome.." w:date="2019-05-26T11:43:00Z">
        <w:r w:rsidR="00A631B9">
          <w:rPr>
            <w:rFonts w:cs="Times New Roman"/>
            <w:szCs w:val="24"/>
          </w:rPr>
          <w:t>a certain thing</w:t>
        </w:r>
      </w:ins>
      <w:ins w:id="208" w:author="Ricardo... Jacome.." w:date="2019-05-26T11:56:00Z">
        <w:r w:rsidR="00E30327">
          <w:rPr>
            <w:rFonts w:cs="Times New Roman"/>
            <w:szCs w:val="24"/>
          </w:rPr>
          <w:t xml:space="preserve"> </w:t>
        </w:r>
      </w:ins>
      <w:del w:id="209"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210" w:author="Ricardo... Jacome.." w:date="2019-05-26T11:46:00Z">
        <w:r w:rsidR="00055D81">
          <w:rPr>
            <w:rFonts w:cs="Times New Roman"/>
            <w:szCs w:val="24"/>
          </w:rPr>
          <w:t xml:space="preserve"> </w:t>
        </w:r>
      </w:ins>
      <w:ins w:id="211" w:author="Ricardo... Jacome.." w:date="2019-05-26T11:49:00Z">
        <w:r w:rsidR="00055D81">
          <w:rPr>
            <w:rFonts w:cs="Times New Roman"/>
            <w:szCs w:val="24"/>
          </w:rPr>
          <w:t>One of my favorite definit</w:t>
        </w:r>
      </w:ins>
      <w:ins w:id="212"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213" w:author="Ricardo... Jacome.." w:date="2019-05-26T11:51:00Z">
        <w:r w:rsidR="00055D81">
          <w:t>term” [2]</w:t>
        </w:r>
      </w:ins>
      <w:ins w:id="214" w:author="Ricardo... Jacome.." w:date="2019-05-26T11:50:00Z">
        <w:r w:rsidR="00055D81">
          <w:t xml:space="preserve">. </w:t>
        </w:r>
      </w:ins>
      <w:ins w:id="215" w:author="Ricardo... Jacome.." w:date="2019-05-26T11:53:00Z">
        <w:r w:rsidR="00055D81">
          <w:t>Many examples come to mind that can serve as an investment. Real state, if you</w:t>
        </w:r>
      </w:ins>
      <w:ins w:id="216" w:author="Ricardo... Jacome.." w:date="2019-05-26T11:54:00Z">
        <w:r w:rsidR="00055D81">
          <w:t xml:space="preserve"> invest money to obtain a property and rent it out, in the long term you will generate income</w:t>
        </w:r>
        <w:r w:rsidR="00E30327">
          <w:t>.</w:t>
        </w:r>
      </w:ins>
      <w:ins w:id="217" w:author="Ricardo... Jacome.." w:date="2019-05-26T11:55:00Z">
        <w:r w:rsidR="00E30327">
          <w:t xml:space="preserve"> Invest in gold, wait a couple of years and sell it for a higher price that you originally bought it for. Invest in stocks, and in the long term you will end up with many d</w:t>
        </w:r>
      </w:ins>
      <w:ins w:id="218" w:author="Ricardo... Jacome.." w:date="2019-05-26T11:56:00Z">
        <w:r w:rsidR="00E30327">
          <w:t xml:space="preserve">ividends that will come from the company. The </w:t>
        </w:r>
      </w:ins>
      <w:ins w:id="219"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220" w:author="Ricardo... Jacome.." w:date="2019-05-26T11:58:00Z">
        <w:r w:rsidR="00E30327">
          <w:t xml:space="preserve">fructiferous your results will be. The best </w:t>
        </w:r>
        <w:r w:rsidR="00E30327">
          <w:lastRenderedPageBreak/>
          <w:t>thing about multiple investments, is the fact that if one is not being successful, you c</w:t>
        </w:r>
      </w:ins>
      <w:ins w:id="221" w:author="Ricardo... Jacome.." w:date="2019-05-26T11:59:00Z">
        <w:r w:rsidR="00E30327">
          <w:t>an still profit from others.</w:t>
        </w:r>
      </w:ins>
      <w:ins w:id="222" w:author="Ricardo... Jacome.." w:date="2019-05-26T12:10:00Z">
        <w:r w:rsidR="0066404C">
          <w:t xml:space="preserve"> </w:t>
        </w:r>
      </w:ins>
      <w:ins w:id="223" w:author="Ricardo... Jacome.." w:date="2019-05-26T12:13:00Z">
        <w:r w:rsidR="0066404C">
          <w:t xml:space="preserve">Some </w:t>
        </w:r>
      </w:ins>
      <w:ins w:id="224" w:author="Ricardo... Jacome.." w:date="2019-05-26T12:14:00Z">
        <w:r w:rsidR="0066404C">
          <w:t xml:space="preserve">forms of </w:t>
        </w:r>
      </w:ins>
      <w:ins w:id="225" w:author="Ricardo... Jacome.." w:date="2019-05-26T12:13:00Z">
        <w:r w:rsidR="0066404C">
          <w:t>investments are:</w:t>
        </w:r>
      </w:ins>
    </w:p>
    <w:p w14:paraId="3671C24B" w14:textId="7FF6A876" w:rsidR="0066404C" w:rsidRDefault="0066404C" w:rsidP="005732AF">
      <w:pPr>
        <w:jc w:val="both"/>
        <w:rPr>
          <w:ins w:id="226" w:author="Ricardo... Jacome.." w:date="2019-05-26T12:11:00Z"/>
        </w:rPr>
      </w:pPr>
      <w:ins w:id="227"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228" w:author="Ricardo... Jacome.." w:date="2019-05-26T12:12:00Z"/>
          <w:rFonts w:eastAsia="Times New Roman" w:cs="Times New Roman"/>
          <w:szCs w:val="24"/>
        </w:rPr>
      </w:pPr>
      <w:ins w:id="229"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230" w:author="Ricardo... Jacome.." w:date="2019-05-26T12:12:00Z"/>
        </w:rPr>
      </w:pPr>
      <w:ins w:id="231"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232" w:author="Ricardo... Jacome.." w:date="2019-05-26T11:59:00Z"/>
          <w:rFonts w:eastAsia="Times New Roman" w:cs="Times New Roman"/>
          <w:szCs w:val="24"/>
          <w:rPrChange w:id="233" w:author="Ricardo... Jacome.." w:date="2019-05-26T12:32:00Z">
            <w:rPr>
              <w:ins w:id="234" w:author="Ricardo... Jacome.." w:date="2019-05-26T11:59:00Z"/>
            </w:rPr>
          </w:rPrChange>
        </w:rPr>
      </w:pPr>
      <w:ins w:id="235"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236" w:author="Ricardo... Jacome.." w:date="2019-05-26T12:09:00Z"/>
        </w:rPr>
      </w:pPr>
      <w:bookmarkStart w:id="237" w:name="_Hlk9764963"/>
      <w:ins w:id="238" w:author="Ricardo... Jacome.." w:date="2019-05-26T12:09:00Z">
        <w:r>
          <w:t>If you are interested in investing on any of those categories, I have provided at the end of the book many recommendations on other types of investments to keep growing from multiple income sources</w:t>
        </w:r>
      </w:ins>
      <w:ins w:id="239" w:author="Ricardo... Jacome.." w:date="2019-05-26T12:32:00Z">
        <w:r w:rsidR="00B80A0C">
          <w:t>.</w:t>
        </w:r>
      </w:ins>
    </w:p>
    <w:p w14:paraId="29399C10" w14:textId="77777777" w:rsidR="00B80A0C" w:rsidRPr="00E30327" w:rsidRDefault="00B80A0C" w:rsidP="005732AF">
      <w:pPr>
        <w:jc w:val="both"/>
        <w:rPr>
          <w:ins w:id="240" w:author="Ricardo... Jacome.." w:date="2019-05-26T12:32:00Z"/>
        </w:rPr>
      </w:pPr>
    </w:p>
    <w:bookmarkEnd w:id="237"/>
    <w:p w14:paraId="493605EC" w14:textId="75810C9F" w:rsidR="005C69DA" w:rsidDel="00E30327" w:rsidRDefault="007F02D3" w:rsidP="00102124">
      <w:pPr>
        <w:jc w:val="both"/>
        <w:rPr>
          <w:del w:id="241" w:author="Ricardo... Jacome.." w:date="2019-05-26T11:43:00Z"/>
          <w:rFonts w:cs="Times New Roman"/>
          <w:szCs w:val="24"/>
        </w:rPr>
      </w:pPr>
      <w:del w:id="242"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243" w:author="Ricardo... Jacome.." w:date="2019-05-26T12:01:00Z"/>
          <w:rFonts w:cs="Times New Roman"/>
          <w:sz w:val="36"/>
          <w:szCs w:val="36"/>
          <w:rPrChange w:id="244" w:author="Ricardo... Jacome.." w:date="2019-05-26T12:01:00Z">
            <w:rPr>
              <w:ins w:id="245" w:author="Ricardo... Jacome.." w:date="2019-05-26T12:01:00Z"/>
              <w:rFonts w:cs="Times New Roman"/>
              <w:szCs w:val="24"/>
            </w:rPr>
          </w:rPrChange>
        </w:rPr>
      </w:pPr>
      <w:ins w:id="246" w:author="Ricardo... Jacome.." w:date="2019-05-26T12:01:00Z">
        <w:r w:rsidRPr="00E30327">
          <w:rPr>
            <w:rFonts w:cs="Times New Roman"/>
            <w:sz w:val="36"/>
            <w:szCs w:val="36"/>
            <w:rPrChange w:id="247" w:author="Ricardo... Jacome.." w:date="2019-05-26T12:01:00Z">
              <w:rPr>
                <w:rFonts w:cs="Times New Roman"/>
                <w:szCs w:val="24"/>
              </w:rPr>
            </w:rPrChange>
          </w:rPr>
          <w:t>Stock Investment</w:t>
        </w:r>
        <w:r>
          <w:rPr>
            <w:rFonts w:cs="Times New Roman"/>
            <w:sz w:val="36"/>
            <w:szCs w:val="36"/>
          </w:rPr>
          <w:t>s</w:t>
        </w:r>
      </w:ins>
    </w:p>
    <w:p w14:paraId="3566A0C3" w14:textId="269D7AA9"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w:t>
      </w:r>
      <w:del w:id="248"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249" w:author="Ricardo... Jacome.." w:date="2019-05-26T12:03:00Z">
        <w:r w:rsidR="00E30327">
          <w:rPr>
            <w:rFonts w:cs="Times New Roman"/>
            <w:szCs w:val="24"/>
          </w:rPr>
          <w:t xml:space="preserve"> For this and many more reasons, companies can sell their ownership in the form of stocks and repurchase it back as t</w:t>
        </w:r>
      </w:ins>
      <w:ins w:id="250" w:author="Ricardo... Jacome.." w:date="2019-05-26T12:04:00Z">
        <w:r w:rsidR="00E30327">
          <w:rPr>
            <w:rFonts w:cs="Times New Roman"/>
            <w:szCs w:val="24"/>
          </w:rPr>
          <w:t>hey need.</w:t>
        </w:r>
      </w:ins>
      <w:del w:id="251"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 xml:space="preserve">These are an incentive for people to buy their shares. This incentive offers a constant amount of money being paid up to the shareholders (or stock owners) at a regular interval. The time of pay and the number of dividends is different for every single company. They tend to offer </w:t>
      </w:r>
      <w:r w:rsidR="005732AF" w:rsidRPr="005732AF">
        <w:rPr>
          <w:rFonts w:cs="Times New Roman"/>
          <w:szCs w:val="24"/>
        </w:rPr>
        <w:lastRenderedPageBreak/>
        <w:t>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252" w:author="Ricardo... Jacome.." w:date="2019-05-26T12:04:00Z">
        <w:r w:rsidR="00E30327">
          <w:rPr>
            <w:rFonts w:cs="Times New Roman"/>
            <w:szCs w:val="24"/>
          </w:rPr>
          <w:t xml:space="preserve"> </w:t>
        </w:r>
      </w:ins>
    </w:p>
    <w:p w14:paraId="12C81DDF" w14:textId="18815365" w:rsidR="00CD7F87" w:rsidRDefault="00CD7F87" w:rsidP="00102124">
      <w:pPr>
        <w:jc w:val="both"/>
        <w:rPr>
          <w:ins w:id="253"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254" w:author="Ricardo... Jacome.." w:date="2019-05-26T12:05:00Z"/>
        </w:rPr>
      </w:pPr>
      <w:ins w:id="255" w:author="Ricardo... Jacome.." w:date="2019-05-26T12:05:00Z">
        <w:r w:rsidRPr="00B914BF">
          <w:t>W</w:t>
        </w:r>
        <w:r>
          <w:t>here are Stock Transactions made?</w:t>
        </w:r>
      </w:ins>
    </w:p>
    <w:p w14:paraId="346901BE" w14:textId="21949B5E" w:rsidR="00E30327" w:rsidRDefault="00E30327" w:rsidP="00102124">
      <w:pPr>
        <w:jc w:val="both"/>
        <w:rPr>
          <w:ins w:id="256" w:author="Ricardo... Jacome.." w:date="2019-05-26T12:19:00Z"/>
        </w:rPr>
      </w:pPr>
      <w:ins w:id="257"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258" w:author="Ricardo... Jacome.." w:date="2019-05-26T12:19:00Z"/>
          <w:sz w:val="36"/>
          <w:szCs w:val="36"/>
        </w:rPr>
      </w:pPr>
      <w:ins w:id="259" w:author="Ricardo... Jacome.." w:date="2019-05-26T12:19:00Z">
        <w:r w:rsidRPr="001D4ACB">
          <w:rPr>
            <w:sz w:val="36"/>
            <w:szCs w:val="36"/>
            <w:rPrChange w:id="260" w:author="Ricardo... Jacome.." w:date="2019-05-26T12:19:00Z">
              <w:rPr/>
            </w:rPrChange>
          </w:rPr>
          <w:t>The Mindset</w:t>
        </w:r>
      </w:ins>
    </w:p>
    <w:p w14:paraId="638F361B" w14:textId="4FBEB3A0" w:rsidR="001D4ACB" w:rsidRPr="001D4ACB" w:rsidRDefault="001D4ACB" w:rsidP="00102124">
      <w:pPr>
        <w:jc w:val="both"/>
        <w:rPr>
          <w:szCs w:val="24"/>
        </w:rPr>
      </w:pPr>
      <w:ins w:id="261" w:author="Ricardo... Jacome.." w:date="2019-05-26T12:19:00Z">
        <w:r>
          <w:rPr>
            <w:szCs w:val="24"/>
          </w:rPr>
          <w:t xml:space="preserve">Now that we have </w:t>
        </w:r>
      </w:ins>
      <w:ins w:id="262" w:author="Ricardo... Jacome.." w:date="2019-05-26T12:20:00Z">
        <w:r>
          <w:rPr>
            <w:szCs w:val="24"/>
          </w:rPr>
          <w:t xml:space="preserve">all the basics for stock investment, we need to swim into the idea of why stocks </w:t>
        </w:r>
      </w:ins>
      <w:ins w:id="263" w:author="Ricardo... Jacome.." w:date="2019-05-26T12:21:00Z">
        <w:r>
          <w:rPr>
            <w:szCs w:val="24"/>
          </w:rPr>
          <w:t>exist</w:t>
        </w:r>
      </w:ins>
      <w:ins w:id="264" w:author="Ricardo... Jacome.." w:date="2019-05-26T12:20:00Z">
        <w:r>
          <w:rPr>
            <w:szCs w:val="24"/>
          </w:rPr>
          <w:t xml:space="preserve"> on the first place. If we understand the necessity of stocks for a company, we start to understand </w:t>
        </w:r>
      </w:ins>
      <w:ins w:id="265" w:author="Ricardo... Jacome.." w:date="2019-05-26T12:21:00Z">
        <w:r>
          <w:rPr>
            <w:szCs w:val="24"/>
          </w:rPr>
          <w:t>how we should look at these “potentials sources of income”.</w:t>
        </w:r>
      </w:ins>
    </w:p>
    <w:p w14:paraId="42D7FCD7" w14:textId="07B697A9" w:rsidR="002C0493" w:rsidRPr="00B914BF" w:rsidRDefault="002C0493" w:rsidP="002C0493">
      <w:pPr>
        <w:pStyle w:val="Heading2"/>
      </w:pPr>
      <w:bookmarkStart w:id="266" w:name="_Toc530873161"/>
      <w:r w:rsidRPr="00B914BF">
        <w:t>Why do stocks exist?</w:t>
      </w:r>
      <w:bookmarkEnd w:id="266"/>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5B915622"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w:t>
      </w:r>
      <w:ins w:id="267" w:author="Ricardo... Jacome.." w:date="2019-05-26T12:26:00Z">
        <w:r w:rsidR="00B80A0C">
          <w:rPr>
            <w:rFonts w:cs="Times New Roman"/>
            <w:szCs w:val="24"/>
          </w:rPr>
          <w:t>While</w:t>
        </w:r>
      </w:ins>
      <w:ins w:id="268" w:author="Ricardo... Jacome.." w:date="2019-05-26T12:23:00Z">
        <w:r w:rsidR="001D4ACB">
          <w:rPr>
            <w:rFonts w:cs="Times New Roman"/>
            <w:szCs w:val="24"/>
          </w:rPr>
          <w:t xml:space="preserve"> Assets</w:t>
        </w:r>
      </w:ins>
      <w:ins w:id="269" w:author="Ricardo... Jacome.." w:date="2019-05-26T12:26:00Z">
        <w:r w:rsidR="00B80A0C">
          <w:rPr>
            <w:rFonts w:cs="Times New Roman"/>
            <w:szCs w:val="24"/>
          </w:rPr>
          <w:t xml:space="preserve"> </w:t>
        </w:r>
      </w:ins>
      <w:ins w:id="270" w:author="Ricardo... Jacome.." w:date="2019-05-26T12:23:00Z">
        <w:r w:rsidR="001D4ACB">
          <w:rPr>
            <w:rFonts w:cs="Times New Roman"/>
            <w:szCs w:val="24"/>
          </w:rPr>
          <w:t xml:space="preserve">go up, Liability and Equity will go up as well. </w:t>
        </w:r>
      </w:ins>
      <w:r w:rsidR="00FC3728">
        <w:rPr>
          <w:rFonts w:cs="Times New Roman"/>
          <w:szCs w:val="24"/>
        </w:rPr>
        <w:t xml:space="preserve">Thus, to make profits, it is needed to first get some “borrowed” money in the form of liabilities (bank loans, etc.) and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6FCB8E7" w:rsidR="00DF3E2B" w:rsidRPr="0069355C" w:rsidRDefault="00DF3E2B" w:rsidP="00FC3728">
      <w:pPr>
        <w:jc w:val="both"/>
        <w:rPr>
          <w:rFonts w:cs="Times New Roman"/>
          <w:szCs w:val="24"/>
          <w:u w:val="single"/>
        </w:rPr>
      </w:pPr>
      <w:r>
        <w:rPr>
          <w:rFonts w:cs="Times New Roman"/>
          <w:szCs w:val="24"/>
        </w:rPr>
        <w:lastRenderedPageBreak/>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271" w:author="Ricardo... Jacome.." w:date="2019-05-26T12:27:00Z">
        <w:r w:rsidR="00B80A0C">
          <w:rPr>
            <w:rFonts w:cs="Times New Roman"/>
            <w:szCs w:val="24"/>
          </w:rPr>
          <w:t xml:space="preserve"> Other reasons to sell stock instead of loans is that</w:t>
        </w:r>
      </w:ins>
      <w:del w:id="272"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273" w:author="Ricardo... Jacome.." w:date="2019-05-26T12:28:00Z">
        <w:r w:rsidR="00B80A0C">
          <w:rPr>
            <w:rFonts w:cs="Times New Roman"/>
            <w:szCs w:val="24"/>
          </w:rPr>
          <w:t xml:space="preserve">There are many definitions that are given for Stock Prices, some are simple, and some are complicated. </w:t>
        </w:r>
      </w:ins>
      <w:ins w:id="274" w:author="Ricardo... Jacome.." w:date="2019-05-26T12:29:00Z">
        <w:r w:rsidR="00B80A0C">
          <w:rPr>
            <w:rFonts w:cs="Times New Roman"/>
            <w:szCs w:val="24"/>
          </w:rPr>
          <w:t xml:space="preserve">Let us start with the simple one first </w:t>
        </w:r>
      </w:ins>
      <w:del w:id="275"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276"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277" w:author="Ricardo... Jacome.." w:date="2019-05-26T12:30:00Z">
        <w:r w:rsidR="00B80A0C">
          <w:rPr>
            <w:rFonts w:eastAsiaTheme="minorEastAsia" w:cs="Times New Roman"/>
            <w:szCs w:val="24"/>
          </w:rPr>
          <w:t xml:space="preserve"> so each company will make as many shares available to the public as they need</w:t>
        </w:r>
      </w:ins>
      <w:del w:id="278"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279" w:author="Ricardo... Jacome.." w:date="2019-05-26T12:31:00Z">
        <w:r w:rsidR="00B80A0C" w:rsidRPr="00B80A0C">
          <w:rPr>
            <w:rFonts w:eastAsiaTheme="minorEastAsia" w:cs="Times New Roman"/>
            <w:szCs w:val="24"/>
            <w:highlight w:val="cyan"/>
            <w:rPrChange w:id="280"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281" w:author="Ricardo... Jacome.." w:date="2019-05-26T12:09:00Z"/>
        </w:rPr>
      </w:pPr>
      <w:bookmarkStart w:id="282" w:name="_Toc530873162"/>
      <w:del w:id="283" w:author="Ricardo... Jacome.." w:date="2019-05-26T12:09:00Z">
        <w:r w:rsidRPr="00B914BF" w:rsidDel="0066404C">
          <w:delText>W</w:delText>
        </w:r>
        <w:r w:rsidDel="0066404C">
          <w:delText>here are Stock Transactions made?</w:delText>
        </w:r>
        <w:bookmarkEnd w:id="282"/>
      </w:del>
    </w:p>
    <w:p w14:paraId="31060BA0" w14:textId="35A13E90" w:rsidR="00EF71F8" w:rsidDel="0066404C" w:rsidRDefault="00EF71F8" w:rsidP="00FC3728">
      <w:pPr>
        <w:jc w:val="both"/>
        <w:rPr>
          <w:del w:id="284" w:author="Ricardo... Jacome.." w:date="2019-05-26T12:09:00Z"/>
        </w:rPr>
      </w:pPr>
      <w:del w:id="285"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86" w:name="_Toc530873163"/>
      <w:r>
        <w:t>Different</w:t>
      </w:r>
      <w:ins w:id="287" w:author="Ricardo... Jacome.." w:date="2019-05-26T12:14:00Z">
        <w:r w:rsidR="0066404C">
          <w:t xml:space="preserve"> Stock</w:t>
        </w:r>
      </w:ins>
      <w:r>
        <w:t xml:space="preserve"> </w:t>
      </w:r>
      <w:r w:rsidR="0048764D">
        <w:t>I</w:t>
      </w:r>
      <w:r>
        <w:t xml:space="preserve">nvestment </w:t>
      </w:r>
      <w:r w:rsidR="0048764D">
        <w:t>T</w:t>
      </w:r>
      <w:r>
        <w:t>ypes</w:t>
      </w:r>
      <w:bookmarkEnd w:id="286"/>
    </w:p>
    <w:p w14:paraId="2AE486D8" w14:textId="38C23E55"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88" w:author="Ricardo... Jacome.." w:date="2019-05-26T12:15:00Z">
        <w:r w:rsidR="0066404C">
          <w:rPr>
            <w:rFonts w:cs="Times New Roman"/>
            <w:szCs w:val="24"/>
          </w:rPr>
          <w:t>kinds of stock exists</w:t>
        </w:r>
      </w:ins>
      <w:del w:id="289" w:author="Ricardo... Jacome.." w:date="2019-05-26T12:15:00Z">
        <w:r w:rsidR="0069355C" w:rsidDel="0066404C">
          <w:rPr>
            <w:rFonts w:cs="Times New Roman"/>
            <w:szCs w:val="24"/>
          </w:rPr>
          <w:delText>els</w:delText>
        </w:r>
      </w:del>
      <w:del w:id="290"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291" w:author="Ricardo... Jacome.." w:date="2019-05-27T16:32:00Z">
        <w:r w:rsidR="008B49BC">
          <w:rPr>
            <w:rFonts w:cs="Times New Roman"/>
            <w:b/>
            <w:szCs w:val="24"/>
          </w:rPr>
          <w:t xml:space="preserve">an </w:t>
        </w:r>
      </w:ins>
      <w:r w:rsidR="0007066B">
        <w:rPr>
          <w:rFonts w:cs="Times New Roman"/>
          <w:b/>
          <w:szCs w:val="24"/>
        </w:rPr>
        <w:t xml:space="preserve">early </w:t>
      </w:r>
      <w:ins w:id="292" w:author="Ricardo... Jacome.." w:date="2019-05-27T16:32:00Z">
        <w:r w:rsidR="008B49BC">
          <w:rPr>
            <w:rFonts w:cs="Times New Roman"/>
            <w:b/>
            <w:szCs w:val="24"/>
          </w:rPr>
          <w:t>st</w:t>
        </w:r>
      </w:ins>
      <w:r w:rsidR="0007066B">
        <w:rPr>
          <w:rFonts w:cs="Times New Roman"/>
          <w:b/>
          <w:szCs w:val="24"/>
        </w:rPr>
        <w:t>age</w:t>
      </w:r>
      <w:ins w:id="293"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94" w:author="Ricardo... Jacome.." w:date="2019-05-26T12:14:00Z"/>
          <w:i/>
          <w:iCs/>
          <w:highlight w:val="yellow"/>
        </w:rPr>
      </w:pPr>
      <w:del w:id="295"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96"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297"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298" w:author="Ricardo... Jacome.." w:date="2019-05-26T12:12:00Z"/>
        </w:rPr>
      </w:pPr>
      <w:del w:id="299"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30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 xml:space="preserve">are </w:t>
      </w:r>
      <w:r w:rsidR="6F6A6322" w:rsidRPr="6F6A6322">
        <w:rPr>
          <w:rFonts w:eastAsia="Times New Roman" w:cs="Times New Roman"/>
          <w:szCs w:val="24"/>
        </w:rPr>
        <w:lastRenderedPageBreak/>
        <w:t>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301" w:author="Ricardo... Jacome.." w:date="2019-05-26T13:42:00Z">
        <w:r w:rsidR="00840931" w:rsidDel="00A71BD8">
          <w:rPr>
            <w:rFonts w:eastAsia="Times New Roman" w:cs="Times New Roman"/>
            <w:szCs w:val="24"/>
          </w:rPr>
          <w:delText>So</w:delText>
        </w:r>
      </w:del>
      <w:ins w:id="302"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303"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6FA0A47A"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304" w:author="Ricardo... Jacome.." w:date="2019-05-26T12:12:00Z"/>
        </w:rPr>
      </w:pPr>
      <w:del w:id="305"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306" w:author="Ricardo... Jacome.." w:date="2019-05-26T12:12:00Z"/>
        </w:rPr>
      </w:pPr>
      <w:del w:id="307"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308" w:author="Ricardo... Jacome.." w:date="2019-05-26T12:11:00Z"/>
          <w:rFonts w:cs="Times New Roman"/>
          <w:szCs w:val="24"/>
        </w:rPr>
      </w:pPr>
      <w:del w:id="309"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36C9BCB7" w:rsidR="006B6BE8" w:rsidRDefault="0024198B" w:rsidP="00102124">
      <w:pPr>
        <w:jc w:val="both"/>
        <w:rPr>
          <w:rFonts w:cs="Times New Roman"/>
          <w:szCs w:val="24"/>
        </w:rPr>
      </w:pPr>
      <w:del w:id="310"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w:t>
      </w:r>
      <w:r w:rsidR="0000164C">
        <w:rPr>
          <w:rFonts w:cs="Times New Roman"/>
          <w:szCs w:val="24"/>
        </w:rPr>
        <w:lastRenderedPageBreak/>
        <w:t xml:space="preserve">from your monthly payments before taxes so that they quantity you get is </w:t>
      </w:r>
      <w:r w:rsidR="0000164C" w:rsidRPr="001D4ACB">
        <w:rPr>
          <w:rFonts w:cs="Times New Roman"/>
          <w:b/>
          <w:szCs w:val="24"/>
          <w:rPrChange w:id="311"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312"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4EBB6FA3" w:rsidR="001D4ACB" w:rsidRDefault="00A02C22" w:rsidP="00A02C22">
      <w:pPr>
        <w:jc w:val="both"/>
        <w:rPr>
          <w:ins w:id="313" w:author="Ricardo... Jacome.." w:date="2019-05-26T12:17:00Z"/>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314"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315"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3921811F" w:rsidR="006B6BE8" w:rsidRDefault="00F57E36" w:rsidP="006B6BE8">
      <w:pPr>
        <w:pStyle w:val="Heading1"/>
      </w:pPr>
      <w:bookmarkStart w:id="316" w:name="_Toc530873164"/>
      <w:ins w:id="317" w:author="Ricardo... Jacome.." w:date="2019-05-27T20:17:00Z">
        <w:r>
          <w:t xml:space="preserve">  </w:t>
        </w:r>
      </w:ins>
      <w:r w:rsidR="006B6BE8">
        <w:t xml:space="preserve">Chapter </w:t>
      </w:r>
      <w:ins w:id="318" w:author="Ricardo... Jacome.." w:date="2019-05-26T12:35:00Z">
        <w:r w:rsidR="00B80A0C">
          <w:t>2</w:t>
        </w:r>
      </w:ins>
      <w:del w:id="319" w:author="Ricardo... Jacome.." w:date="2019-05-26T12:35:00Z">
        <w:r w:rsidR="006B6BE8" w:rsidDel="00B80A0C">
          <w:delText>3</w:delText>
        </w:r>
      </w:del>
      <w:r w:rsidR="006B6BE8">
        <w:t xml:space="preserve">: </w:t>
      </w:r>
      <w:ins w:id="320" w:author="Ricardo... Jacome.." w:date="2019-05-26T12:35:00Z">
        <w:r w:rsidR="00B80A0C">
          <w:t>Stock Trading in a Nutshell</w:t>
        </w:r>
      </w:ins>
      <w:del w:id="321" w:author="Ricardo... Jacome.." w:date="2019-05-26T12:35:00Z">
        <w:r w:rsidR="006B6BE8" w:rsidDel="00B80A0C">
          <w:delText>Classification of Trends</w:delText>
        </w:r>
      </w:del>
      <w:bookmarkEnd w:id="316"/>
      <w:r w:rsidR="006B6BE8">
        <w:t xml:space="preserve"> </w:t>
      </w:r>
    </w:p>
    <w:p w14:paraId="1908E63F" w14:textId="0AF6DC14" w:rsidR="00DA3180" w:rsidRDefault="00DA3180" w:rsidP="00DA3180">
      <w:pPr>
        <w:rPr>
          <w:ins w:id="322" w:author="Ricardo... Jacome.." w:date="2019-05-26T12:35:00Z"/>
        </w:rPr>
      </w:pPr>
    </w:p>
    <w:p w14:paraId="3B65B00D" w14:textId="34C75554" w:rsidR="00B80A0C" w:rsidRPr="00B80A0C" w:rsidRDefault="00B80A0C" w:rsidP="00DA3180">
      <w:pPr>
        <w:rPr>
          <w:sz w:val="36"/>
          <w:szCs w:val="36"/>
          <w:rPrChange w:id="323" w:author="Ricardo... Jacome.." w:date="2019-05-26T12:36:00Z">
            <w:rPr/>
          </w:rPrChange>
        </w:rPr>
      </w:pPr>
      <w:ins w:id="324" w:author="Ricardo... Jacome.." w:date="2019-05-26T12:35:00Z">
        <w:r w:rsidRPr="00B80A0C">
          <w:rPr>
            <w:sz w:val="36"/>
            <w:szCs w:val="36"/>
            <w:rPrChange w:id="325" w:author="Ricardo... Jacome.." w:date="2019-05-26T12:36:00Z">
              <w:rPr/>
            </w:rPrChange>
          </w:rPr>
          <w:t>The Ba</w:t>
        </w:r>
      </w:ins>
      <w:ins w:id="326" w:author="Ricardo... Jacome.." w:date="2019-05-26T12:36:00Z">
        <w:r w:rsidRPr="00B80A0C">
          <w:rPr>
            <w:sz w:val="36"/>
            <w:szCs w:val="36"/>
            <w:rPrChange w:id="327" w:author="Ricardo... Jacome.." w:date="2019-05-26T12:36:00Z">
              <w:rPr/>
            </w:rPrChange>
          </w:rPr>
          <w:t>sics</w:t>
        </w:r>
      </w:ins>
    </w:p>
    <w:p w14:paraId="676CEF07" w14:textId="5D6CDEA9" w:rsidR="0048764D" w:rsidRDefault="00E5230D" w:rsidP="0048764D">
      <w:pPr>
        <w:jc w:val="both"/>
      </w:pPr>
      <w:r>
        <w:t>Now that investment types have been defined, it is time to go into the good stuff from this guide.</w:t>
      </w:r>
      <w:ins w:id="328" w:author="Ricardo... Jacome.." w:date="2019-05-26T12:38:00Z">
        <w:r w:rsidR="005127D8">
          <w:t xml:space="preserve"> How to understand stocks. Some investment books claim that </w:t>
        </w:r>
      </w:ins>
      <w:ins w:id="329" w:author="Ricardo... Jacome.." w:date="2019-05-26T12:39:00Z">
        <w:r w:rsidR="005127D8">
          <w:t>stocks behave in a random matter</w:t>
        </w:r>
      </w:ins>
      <w:ins w:id="330" w:author="Ricardo... Jacome.." w:date="2019-05-26T12:40:00Z">
        <w:r w:rsidR="005127D8">
          <w:t xml:space="preserve"> [3]</w:t>
        </w:r>
      </w:ins>
      <w:ins w:id="331" w:author="Ricardo... Jacome.." w:date="2019-05-26T12:39:00Z">
        <w:r w:rsidR="005127D8">
          <w:t>.</w:t>
        </w:r>
      </w:ins>
      <w:ins w:id="332" w:author="Ricardo... Jacome.." w:date="2019-05-26T12:40:00Z">
        <w:r w:rsidR="005127D8">
          <w:t xml:space="preserve"> </w:t>
        </w:r>
      </w:ins>
      <w:ins w:id="333" w:author="Ricardo... Jacome.." w:date="2019-05-26T12:39:00Z">
        <w:r w:rsidR="005127D8">
          <w:t>For this same reason, it is pretty much useless to try and predict which companies will go up and by how much</w:t>
        </w:r>
      </w:ins>
      <w:ins w:id="334" w:author="Ricardo... Jacome.." w:date="2019-05-26T12:40:00Z">
        <w:r w:rsidR="005127D8">
          <w:t>.</w:t>
        </w:r>
      </w:ins>
      <w:ins w:id="335"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336" w:author="Ricardo... Jacome.." w:date="2019-05-26T12:43:00Z">
        <w:r w:rsidR="005127D8">
          <w:t>”</w:t>
        </w:r>
      </w:ins>
      <w:ins w:id="337" w:author="Ricardo... Jacome.." w:date="2019-05-26T12:42:00Z">
        <w:r w:rsidR="005127D8">
          <w:t xml:space="preserve"> in which stock charts can help forecast the future behavior of the stock.</w:t>
        </w:r>
      </w:ins>
      <w:ins w:id="338" w:author="Ricardo... Jacome.." w:date="2019-05-26T12:43:00Z">
        <w:r w:rsidR="005127D8">
          <w:t xml:space="preserve"> In my personal experience technical analysis</w:t>
        </w:r>
      </w:ins>
      <w:ins w:id="339" w:author="Ricardo... Jacome.." w:date="2019-05-26T12:45:00Z">
        <w:r w:rsidR="005127D8">
          <w:t xml:space="preserve"> (</w:t>
        </w:r>
      </w:ins>
      <w:ins w:id="340" w:author="Ricardo... Jacome.." w:date="2019-05-26T12:46:00Z">
        <w:r w:rsidR="005127D8">
          <w:t>also known as charting)</w:t>
        </w:r>
      </w:ins>
      <w:ins w:id="341" w:author="Ricardo... Jacome.." w:date="2019-05-26T12:43:00Z">
        <w:r w:rsidR="005127D8">
          <w:t xml:space="preserve"> </w:t>
        </w:r>
        <w:r w:rsidR="005127D8" w:rsidRPr="005127D8">
          <w:rPr>
            <w:b/>
            <w:u w:val="single"/>
            <w:rPrChange w:id="342" w:author="Ricardo... Jacome.." w:date="2019-05-26T12:46:00Z">
              <w:rPr/>
            </w:rPrChange>
          </w:rPr>
          <w:t>will not provide</w:t>
        </w:r>
        <w:r w:rsidR="005127D8">
          <w:t xml:space="preserve"> you with any insightful information about the </w:t>
        </w:r>
      </w:ins>
      <w:ins w:id="343" w:author="Ricardo... Jacome.." w:date="2019-05-26T12:44:00Z">
        <w:r w:rsidR="005127D8">
          <w:t>companies’</w:t>
        </w:r>
      </w:ins>
      <w:ins w:id="344" w:author="Ricardo... Jacome.." w:date="2019-05-26T12:43:00Z">
        <w:r w:rsidR="005127D8">
          <w:t xml:space="preserve"> future performance. However,</w:t>
        </w:r>
      </w:ins>
      <w:ins w:id="345" w:author="Ricardo... Jacome.." w:date="2019-05-26T12:44:00Z">
        <w:r w:rsidR="005127D8">
          <w:t xml:space="preserve"> (you can</w:t>
        </w:r>
      </w:ins>
      <w:ins w:id="346" w:author="Ricardo... Jacome.." w:date="2019-05-26T12:48:00Z">
        <w:r w:rsidR="000F7B97">
          <w:t xml:space="preserve"> and should</w:t>
        </w:r>
      </w:ins>
      <w:ins w:id="347" w:author="Ricardo... Jacome.." w:date="2019-05-26T12:44:00Z">
        <w:r w:rsidR="005127D8">
          <w:t xml:space="preserve"> confir</w:t>
        </w:r>
      </w:ins>
      <w:ins w:id="348" w:author="Ricardo... Jacome.." w:date="2019-05-26T12:45:00Z">
        <w:r w:rsidR="005127D8">
          <w:t>m this yourself), there is one thing that charts will help you</w:t>
        </w:r>
      </w:ins>
      <w:ins w:id="349" w:author="Ricardo... Jacome.." w:date="2019-05-26T12:48:00Z">
        <w:r w:rsidR="000F7B97">
          <w:t xml:space="preserve"> on. That is,</w:t>
        </w:r>
      </w:ins>
      <w:ins w:id="350" w:author="Ricardo... Jacome.." w:date="2019-05-26T12:45:00Z">
        <w:r w:rsidR="005127D8">
          <w:t xml:space="preserve"> on selecting a stock as good candidate for investing or not.</w:t>
        </w:r>
      </w:ins>
      <w:ins w:id="351" w:author="Ricardo... Jacome.." w:date="2019-05-26T12:41:00Z">
        <w:r w:rsidR="005127D8">
          <w:t xml:space="preserve"> </w:t>
        </w:r>
      </w:ins>
      <w:del w:id="352" w:author="Ricardo... Jacome.." w:date="2019-05-26T12:36:00Z">
        <w:r w:rsidDel="005127D8">
          <w:delText xml:space="preserve"> How to understand what you are investing in</w:delText>
        </w:r>
      </w:del>
      <w:r>
        <w:t xml:space="preserve">. </w:t>
      </w:r>
      <w:del w:id="353"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354" w:author="Ricardo... Jacome.." w:date="2019-05-26T12:48:00Z">
        <w:r w:rsidR="000F7B97">
          <w:t xml:space="preserve">In order to do this, we will </w:t>
        </w:r>
      </w:ins>
      <w:ins w:id="355" w:author="Ricardo... Jacome.." w:date="2019-05-27T20:18:00Z">
        <w:r w:rsidR="00F57E36">
          <w:t>look</w:t>
        </w:r>
      </w:ins>
      <w:ins w:id="356"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357" w:name="_Toc530873165"/>
      <w:r>
        <w:t>Upwards Trends</w:t>
      </w:r>
      <w:r w:rsidR="00840931">
        <w:t xml:space="preserve"> or “Bullish” Trends</w:t>
      </w:r>
      <w:bookmarkEnd w:id="357"/>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lastRenderedPageBreak/>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4DB58CFD"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ins w:id="358" w:author="Ricardo... Jacome.." w:date="2019-05-26T12:50:00Z">
        <w:r w:rsidR="000F7B97">
          <w:t xml:space="preserve"> (a single line that tries to follow the pattern of the stock)</w:t>
        </w:r>
      </w:ins>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6FAED0B2"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D7E0C69" w:rsidR="00617EBC" w:rsidRDefault="00617EBC" w:rsidP="00617EBC">
      <w:pPr>
        <w:jc w:val="both"/>
        <w:rPr>
          <w:ins w:id="359" w:author="Ricardo... Jacome.." w:date="2019-05-26T12:52:00Z"/>
        </w:rPr>
      </w:pPr>
      <w:r>
        <w:t>This type of images should not discourage the early investors</w:t>
      </w:r>
      <w:r w:rsidR="00926D01">
        <w:t>.</w:t>
      </w:r>
      <w:ins w:id="360" w:author="Ricardo... Jacome.." w:date="2019-05-26T12:51:00Z">
        <w:r w:rsidR="000F7B97">
          <w:t xml:space="preserve"> </w:t>
        </w:r>
        <w:proofErr w:type="gramStart"/>
        <w:r w:rsidR="000F7B97">
          <w:t>This types of charts</w:t>
        </w:r>
        <w:proofErr w:type="gramEnd"/>
        <w:r w:rsidR="000F7B97">
          <w:t xml:space="preserve"> offers many “charting tools” that again are trying to be used to </w:t>
        </w:r>
      </w:ins>
      <w:ins w:id="361" w:author="Ricardo... Jacome.." w:date="2019-05-26T12:52:00Z">
        <w:r w:rsidR="000F7B97">
          <w:t>predict the future but most likely fail.</w:t>
        </w:r>
      </w:ins>
      <w:r w:rsidR="00926D01">
        <w:t xml:space="preserve"> When in doubt,</w:t>
      </w:r>
      <w:r>
        <w:t xml:space="preserve"> always go back to the basics </w:t>
      </w:r>
      <w:r w:rsidR="00926D01">
        <w:t>of</w:t>
      </w:r>
      <w:r>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362" w:author="Ricardo... Jacome.." w:date="2019-05-26T12:52:00Z"/>
        </w:rPr>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363" w:author="Ricardo... Jacome.." w:date="2019-05-26T12:54:00Z"/>
        </w:rPr>
      </w:pP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90CBD07"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ins w:id="364" w:author="Ricardo... Jacome.." w:date="2019-05-26T12:53:00Z">
        <w:r w:rsidR="000F7B97">
          <w:t xml:space="preserve">. </w:t>
        </w:r>
      </w:ins>
      <w:del w:id="365"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21579FB"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w:t>
      </w:r>
      <w:del w:id="366" w:author="Ricardo... Jacome.." w:date="2019-05-26T12:54:00Z">
        <w:r w:rsidDel="000F7B97">
          <w:delText xml:space="preserve">again, </w:delText>
        </w:r>
      </w:del>
      <w:r>
        <w:t xml:space="preserve">for long-term investments. </w:t>
      </w:r>
    </w:p>
    <w:p w14:paraId="3D7201A3" w14:textId="2F274BFA" w:rsidR="00DA3180" w:rsidRDefault="00DA3180" w:rsidP="00DA3180">
      <w:pPr>
        <w:pStyle w:val="ListParagraph"/>
        <w:numPr>
          <w:ilvl w:val="0"/>
          <w:numId w:val="1"/>
        </w:numPr>
        <w:jc w:val="both"/>
      </w:pPr>
      <w:r>
        <w:lastRenderedPageBreak/>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362238A5" w:rsidR="00DA3180" w:rsidDel="005018BD" w:rsidRDefault="00DA3180" w:rsidP="00DA3180">
      <w:pPr>
        <w:pStyle w:val="Heading2"/>
        <w:rPr>
          <w:del w:id="367" w:author="Ricardo... Jacome.." w:date="2019-05-26T13:21:00Z"/>
        </w:rPr>
      </w:pPr>
      <w:bookmarkStart w:id="368" w:name="_Toc530873166"/>
      <w:del w:id="369" w:author="Ricardo... Jacome.." w:date="2019-05-26T13:21:00Z">
        <w:r w:rsidDel="005018BD">
          <w:delText>Downward Trends</w:delText>
        </w:r>
        <w:r w:rsidR="00840931" w:rsidDel="005018BD">
          <w:delText xml:space="preserve"> or “Bearish” Trends</w:delText>
        </w:r>
        <w:bookmarkEnd w:id="368"/>
      </w:del>
    </w:p>
    <w:p w14:paraId="30CC4EC3" w14:textId="584157F0" w:rsidR="00602E66" w:rsidDel="005018BD" w:rsidRDefault="00DA3180" w:rsidP="00135BBE">
      <w:pPr>
        <w:jc w:val="both"/>
        <w:rPr>
          <w:del w:id="370" w:author="Ricardo... Jacome.." w:date="2019-05-26T13:21:00Z"/>
        </w:rPr>
      </w:pPr>
      <w:del w:id="371"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372" w:author="Ricardo... Jacome.." w:date="2019-05-26T13:21:00Z"/>
        </w:rPr>
      </w:pPr>
      <w:del w:id="373"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374" w:author="Ricardo... Jacome.." w:date="2019-05-26T13:21:00Z"/>
        </w:rPr>
      </w:pPr>
      <w:del w:id="375" w:author="Ricardo... Jacome.." w:date="2019-05-26T13:21:00Z">
        <w:r w:rsidDel="005018BD">
          <w:delText>Downward Trend Examples</w:delText>
        </w:r>
      </w:del>
    </w:p>
    <w:p w14:paraId="76DE7F81" w14:textId="175BB1C2" w:rsidR="00DA3180" w:rsidDel="005018BD" w:rsidRDefault="00DA3180" w:rsidP="00135BBE">
      <w:pPr>
        <w:jc w:val="both"/>
        <w:rPr>
          <w:del w:id="376" w:author="Ricardo... Jacome.." w:date="2019-05-26T13:21:00Z"/>
        </w:rPr>
      </w:pPr>
      <w:del w:id="377"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78" w:author="Ricardo... Jacome.." w:date="2019-05-26T13:21:00Z"/>
        </w:rPr>
      </w:pPr>
      <w:del w:id="379"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80" w:author="Ricardo... Jacome.." w:date="2019-05-26T13:21:00Z"/>
        </w:rPr>
      </w:pPr>
      <w:del w:id="381"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82" w:author="Ricardo... Jacome.." w:date="2019-05-26T13:21:00Z"/>
        </w:rPr>
      </w:pPr>
      <w:del w:id="383"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84" w:author="Ricardo... Jacome.." w:date="2019-05-26T13:21:00Z"/>
        </w:rPr>
      </w:pPr>
      <w:del w:id="385"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86" w:author="Ricardo... Jacome.." w:date="2019-05-26T13:21:00Z"/>
        </w:rPr>
      </w:pPr>
      <w:del w:id="387"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388" w:author="Ricardo... Jacome.." w:date="2019-05-26T13:21:00Z"/>
        </w:rPr>
      </w:pPr>
      <w:del w:id="389"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390" w:author="Ricardo... Jacome.." w:date="2019-05-26T13:21:00Z"/>
        </w:rPr>
      </w:pPr>
      <w:del w:id="391"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392" w:author="Ricardo... Jacome.." w:date="2019-05-26T13:07:00Z">
        <w:r w:rsidR="00233194" w:rsidDel="004A6564">
          <w:delText xml:space="preserve"> </w:delText>
        </w:r>
      </w:del>
    </w:p>
    <w:p w14:paraId="4F8431A5" w14:textId="7216FF24" w:rsidR="004A6564" w:rsidDel="005018BD" w:rsidRDefault="0007066B" w:rsidP="008C4649">
      <w:pPr>
        <w:jc w:val="both"/>
        <w:rPr>
          <w:del w:id="393" w:author="Ricardo... Jacome.." w:date="2019-05-26T13:21:00Z"/>
        </w:rPr>
      </w:pPr>
      <w:del w:id="394"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395" w:author="Ricardo... Jacome.." w:date="2019-05-26T13:01:00Z">
        <w:r w:rsidDel="004A6564">
          <w:delText>.</w:delText>
        </w:r>
      </w:del>
      <w:del w:id="396" w:author="Ricardo... Jacome.." w:date="2019-05-26T13:00:00Z">
        <w:r w:rsidDel="004A6564">
          <w:delText xml:space="preserve"> </w:delText>
        </w:r>
      </w:del>
    </w:p>
    <w:p w14:paraId="6CEBB45C" w14:textId="77470BCD" w:rsidR="00ED09F2" w:rsidRPr="0007066B" w:rsidDel="005018BD" w:rsidRDefault="00ED09F2" w:rsidP="008C4649">
      <w:pPr>
        <w:jc w:val="both"/>
        <w:rPr>
          <w:del w:id="397" w:author="Ricardo... Jacome.." w:date="2019-05-26T13:21:00Z"/>
        </w:rPr>
      </w:pPr>
    </w:p>
    <w:p w14:paraId="16D2DE02" w14:textId="22A80F2D" w:rsidR="00DA3180" w:rsidDel="004A6564" w:rsidRDefault="00DA3180" w:rsidP="008C4649">
      <w:pPr>
        <w:pStyle w:val="Heading2"/>
        <w:jc w:val="both"/>
        <w:rPr>
          <w:del w:id="398" w:author="Ricardo... Jacome.." w:date="2019-05-26T13:00:00Z"/>
        </w:rPr>
      </w:pPr>
      <w:bookmarkStart w:id="399" w:name="_Toc530873167"/>
      <w:del w:id="400" w:author="Ricardo... Jacome.." w:date="2019-05-26T13:00:00Z">
        <w:r w:rsidDel="004A6564">
          <w:delText>Horizontal Trends</w:delText>
        </w:r>
        <w:bookmarkEnd w:id="399"/>
      </w:del>
    </w:p>
    <w:p w14:paraId="64446DA1" w14:textId="3D1C8885" w:rsidR="00BD019E" w:rsidRPr="00BD019E" w:rsidDel="004A6564" w:rsidRDefault="00BD019E" w:rsidP="008C4649">
      <w:pPr>
        <w:jc w:val="both"/>
        <w:rPr>
          <w:del w:id="401" w:author="Ricardo... Jacome.." w:date="2019-05-26T13:00:00Z"/>
        </w:rPr>
      </w:pPr>
      <w:del w:id="402"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403" w:author="Ricardo... Jacome.." w:date="2019-05-26T13:00:00Z"/>
        </w:rPr>
      </w:pPr>
      <w:del w:id="404"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405" w:author="Ricardo... Jacome.." w:date="2019-05-26T13:00:00Z"/>
        </w:rPr>
      </w:pPr>
      <w:del w:id="406"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407" w:author="Ricardo... Jacome.." w:date="2019-05-26T13:00:00Z"/>
        </w:rPr>
      </w:pPr>
      <w:del w:id="408"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409" w:author="Ricardo... Jacome.." w:date="2019-05-26T13:00:00Z"/>
          <w:rFonts w:eastAsiaTheme="minorEastAsia"/>
        </w:rPr>
      </w:pPr>
      <w:del w:id="410"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411" w:author="Ricardo... Jacome.." w:date="2019-05-26T13:00:00Z"/>
        </w:rPr>
      </w:pPr>
      <w:del w:id="412"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413" w:author="Ricardo... Jacome.." w:date="2019-05-26T13:00:00Z"/>
        </w:rPr>
      </w:pPr>
      <w:del w:id="414" w:author="Ricardo... Jacome.." w:date="2019-05-26T13:00:00Z">
        <w:r w:rsidDel="004A6564">
          <w:delText>Horizontal Trends for Vanguard and Exxon Mobil</w:delText>
        </w:r>
      </w:del>
    </w:p>
    <w:p w14:paraId="55253285" w14:textId="10D3B2F7" w:rsidR="004E5DCE" w:rsidDel="004A6564" w:rsidRDefault="000735A4" w:rsidP="000735A4">
      <w:pPr>
        <w:jc w:val="both"/>
        <w:rPr>
          <w:del w:id="415" w:author="Ricardo... Jacome.." w:date="2019-05-26T13:00:00Z"/>
        </w:rPr>
      </w:pPr>
      <w:del w:id="416"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417" w:author="Ricardo... Jacome.." w:date="2019-05-26T13:21:00Z"/>
        </w:rPr>
      </w:pPr>
    </w:p>
    <w:p w14:paraId="13F87E58" w14:textId="696E4BEB" w:rsidR="00ED09F2" w:rsidDel="005018BD" w:rsidRDefault="00ED09F2" w:rsidP="000735A4">
      <w:pPr>
        <w:jc w:val="both"/>
        <w:rPr>
          <w:del w:id="418" w:author="Ricardo... Jacome.." w:date="2019-05-26T13:21:00Z"/>
        </w:rPr>
      </w:pPr>
    </w:p>
    <w:p w14:paraId="7E23BC05" w14:textId="47636D48" w:rsidR="00ED09F2" w:rsidDel="005018BD" w:rsidRDefault="00ED09F2" w:rsidP="000735A4">
      <w:pPr>
        <w:jc w:val="both"/>
        <w:rPr>
          <w:del w:id="419" w:author="Ricardo... Jacome.." w:date="2019-05-26T13:21:00Z"/>
        </w:rPr>
      </w:pPr>
    </w:p>
    <w:p w14:paraId="4C64471C" w14:textId="77777777" w:rsidR="005018BD" w:rsidRDefault="005018BD" w:rsidP="005018BD">
      <w:pPr>
        <w:pStyle w:val="Heading2"/>
        <w:rPr>
          <w:ins w:id="420" w:author="Ricardo... Jacome.." w:date="2019-05-26T13:21:00Z"/>
        </w:rPr>
      </w:pPr>
      <w:bookmarkStart w:id="421" w:name="_Toc530873168"/>
      <w:ins w:id="422" w:author="Ricardo... Jacome.." w:date="2019-05-26T13:21:00Z">
        <w:r>
          <w:t>Downward Trends or “Bearish” Trends</w:t>
        </w:r>
      </w:ins>
    </w:p>
    <w:p w14:paraId="3E08E2DA" w14:textId="77777777" w:rsidR="005018BD" w:rsidRDefault="005018BD" w:rsidP="005018BD">
      <w:pPr>
        <w:jc w:val="both"/>
        <w:rPr>
          <w:ins w:id="423" w:author="Ricardo... Jacome.." w:date="2019-05-26T13:21:00Z"/>
        </w:rPr>
      </w:pPr>
      <w:ins w:id="424" w:author="Ricardo... Jacome.." w:date="2019-05-26T13:21:00Z">
        <w:r w:rsidRPr="002354FA">
          <w:rPr>
            <w:b/>
            <w:u w:val="single"/>
          </w:rPr>
          <w:t>These trends are the ones you need to avoid at all costs.</w:t>
        </w:r>
        <w:r w:rsidRPr="00DA3180">
          <w:rPr>
            <w:b/>
          </w:rPr>
          <w:t xml:space="preserve"> </w:t>
        </w:r>
        <w:r>
          <w:t>The reason to avoid these stocks is simply because they are going down. Some examples for downward trends are the following:</w:t>
        </w:r>
      </w:ins>
    </w:p>
    <w:p w14:paraId="75F38B53" w14:textId="77777777" w:rsidR="005018BD" w:rsidRDefault="005018BD" w:rsidP="005018BD">
      <w:pPr>
        <w:jc w:val="center"/>
        <w:rPr>
          <w:ins w:id="425" w:author="Ricardo... Jacome.." w:date="2019-05-26T13:21:00Z"/>
        </w:rPr>
      </w:pPr>
      <w:ins w:id="426"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427" w:author="Ricardo... Jacome.." w:date="2019-05-26T13:21:00Z"/>
        </w:rPr>
      </w:pPr>
      <w:ins w:id="428" w:author="Ricardo... Jacome.." w:date="2019-05-26T13:21:00Z">
        <w:r>
          <w:t>Downward Trend Examples</w:t>
        </w:r>
      </w:ins>
    </w:p>
    <w:p w14:paraId="58E646C5" w14:textId="77777777" w:rsidR="005018BD" w:rsidRDefault="005018BD" w:rsidP="005018BD">
      <w:pPr>
        <w:jc w:val="both"/>
        <w:rPr>
          <w:ins w:id="429" w:author="Ricardo... Jacome.." w:date="2019-05-26T13:21:00Z"/>
        </w:rPr>
      </w:pPr>
      <w:ins w:id="430" w:author="Ricardo... Jacome.." w:date="2019-05-26T13:21:00Z">
        <w:r>
          <w:t xml:space="preserve">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w:t>
        </w:r>
        <w:r>
          <w:lastRenderedPageBreak/>
          <w:t xml:space="preserve">involved in the company. Instead of trying to make money, people are focusing on just recovering back they had from that same stock. This can be dangerous because it can bring obstinance in their behavior and start believing price changes that could never happen. </w:t>
        </w:r>
      </w:ins>
    </w:p>
    <w:p w14:paraId="1535D952" w14:textId="77777777" w:rsidR="005018BD" w:rsidRDefault="005018BD" w:rsidP="005018BD">
      <w:pPr>
        <w:jc w:val="both"/>
        <w:rPr>
          <w:ins w:id="431" w:author="Ricardo... Jacome.." w:date="2019-05-26T13:21:00Z"/>
        </w:rPr>
      </w:pPr>
      <w:ins w:id="432" w:author="Ricardo... Jacome.." w:date="2019-05-26T13:21:00Z">
        <w:r>
          <w:t>This obstinate behavior is true for either long-term or short-term investments. An example is given for 22</w:t>
        </w:r>
        <w:r w:rsidRPr="00135BBE">
          <w:rPr>
            <w:vertAlign w:val="superscript"/>
          </w:rPr>
          <w:t>nd</w:t>
        </w:r>
        <w:r>
          <w:t xml:space="preserve"> Century Group.</w:t>
        </w:r>
      </w:ins>
    </w:p>
    <w:p w14:paraId="4DDEEBE4" w14:textId="77777777" w:rsidR="005018BD" w:rsidRPr="00DA3180" w:rsidRDefault="005018BD" w:rsidP="005018BD">
      <w:pPr>
        <w:jc w:val="center"/>
        <w:rPr>
          <w:ins w:id="433" w:author="Ricardo... Jacome.." w:date="2019-05-26T13:21:00Z"/>
        </w:rPr>
      </w:pPr>
      <w:ins w:id="434"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435" w:author="Ricardo... Jacome.." w:date="2019-05-26T13:21:00Z"/>
        </w:rPr>
      </w:pPr>
      <w:ins w:id="436"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437" w:author="Ricardo... Jacome.." w:date="2019-05-26T13:21:00Z"/>
        </w:rPr>
      </w:pPr>
      <w:ins w:id="438"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buying would be recommended. Excitement is high, and returns are good. Now let us look 4 months later, and 3 years later.</w:t>
        </w:r>
      </w:ins>
    </w:p>
    <w:p w14:paraId="55CB9C59" w14:textId="77777777" w:rsidR="005018BD" w:rsidRDefault="005018BD" w:rsidP="005018BD">
      <w:pPr>
        <w:jc w:val="center"/>
        <w:rPr>
          <w:ins w:id="439" w:author="Ricardo... Jacome.." w:date="2019-05-26T13:21:00Z"/>
        </w:rPr>
      </w:pPr>
      <w:ins w:id="440" w:author="Ricardo... Jacome.." w:date="2019-05-26T13:21:00Z">
        <w:r>
          <w:rPr>
            <w:noProof/>
          </w:rPr>
          <w:lastRenderedPageBreak/>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441" w:author="Ricardo... Jacome.." w:date="2019-05-26T13:21:00Z"/>
        </w:rPr>
      </w:pPr>
      <w:ins w:id="442"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443" w:author="Ricardo... Jacome.." w:date="2019-05-26T13:21:00Z"/>
        </w:rPr>
      </w:pPr>
      <w:ins w:id="444"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445" w:author="Ricardo... Jacome.." w:date="2019-05-26T13:21:00Z"/>
        </w:rPr>
      </w:pPr>
      <w:ins w:id="446"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2014 would be lost, and that is true. But remember, you are not playing lottery, you are making an investment. </w:t>
        </w:r>
      </w:ins>
    </w:p>
    <w:p w14:paraId="121D4091" w14:textId="14155930" w:rsidR="005018BD" w:rsidRDefault="005018BD" w:rsidP="005018BD">
      <w:pPr>
        <w:jc w:val="both"/>
        <w:rPr>
          <w:ins w:id="447" w:author="Ricardo... Jacome.." w:date="2019-05-26T13:26:00Z"/>
        </w:rPr>
      </w:pPr>
      <w:ins w:id="448" w:author="Ricardo... Jacome.." w:date="2019-05-26T13:21:00Z">
        <w:r w:rsidRPr="0007066B">
          <w:rPr>
            <w:b/>
            <w:u w:val="single"/>
          </w:rPr>
          <w:lastRenderedPageBreak/>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449" w:author="Ricardo... Jacome.." w:date="2019-05-26T13:24:00Z">
        <w:r>
          <w:t>mindset</w:t>
        </w:r>
      </w:ins>
      <w:ins w:id="450" w:author="Ricardo... Jacome.." w:date="2019-05-26T13:21:00Z">
        <w:r>
          <w:t xml:space="preserve"> section.</w:t>
        </w:r>
      </w:ins>
    </w:p>
    <w:p w14:paraId="120B54AA" w14:textId="3EC321CA" w:rsidR="005018BD" w:rsidRPr="005018BD" w:rsidRDefault="005018BD" w:rsidP="005018BD">
      <w:pPr>
        <w:jc w:val="both"/>
        <w:rPr>
          <w:ins w:id="451" w:author="Ricardo... Jacome.." w:date="2019-05-26T13:24:00Z"/>
          <w:sz w:val="36"/>
          <w:szCs w:val="36"/>
          <w:rPrChange w:id="452" w:author="Ricardo... Jacome.." w:date="2019-05-26T13:26:00Z">
            <w:rPr>
              <w:ins w:id="453" w:author="Ricardo... Jacome.." w:date="2019-05-26T13:24:00Z"/>
            </w:rPr>
          </w:rPrChange>
        </w:rPr>
      </w:pPr>
      <w:ins w:id="454" w:author="Ricardo... Jacome.." w:date="2019-05-26T13:26:00Z">
        <w:r>
          <w:rPr>
            <w:sz w:val="36"/>
            <w:szCs w:val="36"/>
          </w:rPr>
          <w:t>Some</w:t>
        </w:r>
        <w:r w:rsidRPr="005018BD">
          <w:rPr>
            <w:sz w:val="36"/>
            <w:szCs w:val="36"/>
            <w:rPrChange w:id="455" w:author="Ricardo... Jacome.." w:date="2019-05-26T13:26:00Z">
              <w:rPr/>
            </w:rPrChange>
          </w:rPr>
          <w:t xml:space="preserve"> Warning</w:t>
        </w:r>
        <w:r>
          <w:rPr>
            <w:sz w:val="36"/>
            <w:szCs w:val="36"/>
          </w:rPr>
          <w:t>s</w:t>
        </w:r>
      </w:ins>
    </w:p>
    <w:p w14:paraId="2C266D99" w14:textId="52205749" w:rsidR="005018BD" w:rsidRPr="00A46CF8" w:rsidRDefault="005018BD">
      <w:pPr>
        <w:jc w:val="both"/>
        <w:rPr>
          <w:ins w:id="456" w:author="Ricardo... Jacome.." w:date="2019-05-26T13:27:00Z"/>
        </w:rPr>
        <w:pPrChange w:id="457" w:author="Ricardo... Jacome.." w:date="2019-05-26T13:27:00Z">
          <w:pPr>
            <w:pStyle w:val="Heading2"/>
          </w:pPr>
        </w:pPrChange>
      </w:pPr>
      <w:ins w:id="458" w:author="Ricardo... Jacome.." w:date="2019-05-26T13:24:00Z">
        <w:r>
          <w:t xml:space="preserve">For much as I don’t support short-term strategies, it is important to know they exists. </w:t>
        </w:r>
      </w:ins>
      <w:ins w:id="459" w:author="Ricardo... Jacome.." w:date="2019-05-26T13:25:00Z">
        <w:r>
          <w:t>When you research for information abo</w:t>
        </w:r>
      </w:ins>
      <w:ins w:id="460" w:author="Ricardo... Jacome.." w:date="2019-05-26T13:26:00Z">
        <w:r>
          <w:t>ut stocks, you will find words and definitions that are common among investors who use these “trading techniques”. Often coming from charting ideas</w:t>
        </w:r>
      </w:ins>
      <w:ins w:id="461" w:author="Ricardo... Jacome.." w:date="2019-05-26T13:27:00Z">
        <w:r>
          <w:t>, investors make claims about the future performance of many companies. Some examples include:</w:t>
        </w:r>
      </w:ins>
    </w:p>
    <w:p w14:paraId="59474DFD" w14:textId="77777777" w:rsidR="005018BD" w:rsidRDefault="005018BD" w:rsidP="005018BD">
      <w:pPr>
        <w:jc w:val="both"/>
        <w:rPr>
          <w:ins w:id="462" w:author="Ricardo... Jacome.." w:date="2019-05-26T13:27:00Z"/>
        </w:rPr>
      </w:pPr>
      <w:ins w:id="463"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464" w:author="Ricardo... Jacome.." w:date="2019-05-26T13:27:00Z"/>
        </w:rPr>
      </w:pPr>
      <w:ins w:id="465"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466" w:author="Ricardo... Jacome.." w:date="2019-05-26T13:27:00Z"/>
        </w:rPr>
      </w:pPr>
      <w:ins w:id="467"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468" w:author="Ricardo... Jacome.." w:date="2019-05-26T13:27:00Z"/>
        </w:rPr>
      </w:pPr>
      <w:ins w:id="469"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70" w:author="Ricardo... Jacome.." w:date="2019-05-26T13:27:00Z"/>
        </w:rPr>
      </w:pPr>
      <w:ins w:id="471"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72" w:author="Ricardo... Jacome.." w:date="2019-05-26T13:27:00Z"/>
        </w:rPr>
      </w:pPr>
      <w:ins w:id="473"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74" w:author="Ricardo... Jacome.." w:date="2019-05-26T13:28:00Z">
        <w:r>
          <w:t xml:space="preserve"> </w:t>
        </w:r>
        <w:r w:rsidR="00D14D17">
          <w:t xml:space="preserve">When it comes to these trading ideas, I often think </w:t>
        </w:r>
      </w:ins>
      <w:ins w:id="475" w:author="Ricardo... Jacome.." w:date="2019-05-26T13:29:00Z">
        <w:r w:rsidR="00D14D17">
          <w:t xml:space="preserve">of “noise”. Which is just something that comes out naturally out of information and is often undesired.  For example, </w:t>
        </w:r>
      </w:ins>
      <w:ins w:id="476" w:author="Ricardo... Jacome.." w:date="2019-05-26T13:30:00Z">
        <w:r w:rsidR="00D14D17">
          <w:t>sometimes you will hear a beeping sound when you are turning a radio on (happened mo</w:t>
        </w:r>
      </w:ins>
      <w:ins w:id="477" w:author="Ricardo... Jacome.." w:date="2019-05-26T13:33:00Z">
        <w:r w:rsidR="00D14D17">
          <w:t>re o</w:t>
        </w:r>
      </w:ins>
      <w:ins w:id="478"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79" w:author="Ricardo... Jacome.." w:date="2019-05-26T13:37:00Z">
        <w:r w:rsidR="00D14D17">
          <w:t>So,</w:t>
        </w:r>
      </w:ins>
      <w:ins w:id="480" w:author="Ricardo... Jacome.." w:date="2019-05-26T13:35:00Z">
        <w:r w:rsidR="00D14D17">
          <w:t xml:space="preserve"> stocks have also this “noise” to them which are the small patterns that are presented in the </w:t>
        </w:r>
      </w:ins>
      <w:ins w:id="481" w:author="Ricardo... Jacome.." w:date="2019-05-26T13:37:00Z">
        <w:r w:rsidR="00D14D17">
          <w:t>short-term</w:t>
        </w:r>
      </w:ins>
      <w:ins w:id="482" w:author="Ricardo... Jacome.." w:date="2019-05-26T13:35:00Z">
        <w:r w:rsidR="00D14D17">
          <w:t xml:space="preserve"> duration, but it is the long term what you should </w:t>
        </w:r>
      </w:ins>
      <w:ins w:id="483" w:author="Ricardo... Jacome.." w:date="2019-05-26T13:36:00Z">
        <w:r w:rsidR="00D14D17">
          <w:t xml:space="preserve">be concerned about. Saying that a spike that occurred during one hour of trading is enough </w:t>
        </w:r>
        <w:r w:rsidR="00D14D17">
          <w:lastRenderedPageBreak/>
          <w:t>to predict the behavior for 1 year is like saying that the static you hear from the vinyl record told you wha</w:t>
        </w:r>
      </w:ins>
      <w:ins w:id="484" w:author="Ricardo... Jacome.." w:date="2019-05-26T13:37:00Z">
        <w:r w:rsidR="00D14D17">
          <w:t xml:space="preserve">t the song was all about. To end this little </w:t>
        </w:r>
      </w:ins>
      <w:ins w:id="485" w:author="Ricardo... Jacome.." w:date="2019-05-26T13:38:00Z">
        <w:r w:rsidR="00D306B7">
          <w:t>warning,</w:t>
        </w:r>
      </w:ins>
      <w:ins w:id="486" w:author="Ricardo... Jacome.." w:date="2019-05-26T13:37:00Z">
        <w:r w:rsidR="00D14D17">
          <w:t xml:space="preserve"> I would like to quote Nate Silver: </w:t>
        </w:r>
      </w:ins>
      <w:bookmarkStart w:id="487" w:name="_Hlk9769174"/>
      <w:ins w:id="488" w:author="Ricardo... Jacome.." w:date="2019-05-26T13:38:00Z">
        <w:r w:rsidR="00D14D17">
          <w:t>“Our brains, wired to detect patterns, are always looking for a signal, when instead we should appreciate how noisy the data is</w:t>
        </w:r>
        <w:bookmarkEnd w:id="487"/>
        <w:r w:rsidR="00D14D17">
          <w:t>”.[3]</w:t>
        </w:r>
      </w:ins>
    </w:p>
    <w:p w14:paraId="48E7B77F" w14:textId="3E447A69" w:rsidR="005018BD" w:rsidRDefault="005018BD" w:rsidP="005018BD">
      <w:pPr>
        <w:jc w:val="both"/>
        <w:rPr>
          <w:ins w:id="489" w:author="Ricardo... Jacome.." w:date="2019-05-26T13:21:00Z"/>
        </w:rPr>
      </w:pPr>
      <w:ins w:id="490" w:author="Ricardo... Jacome.." w:date="2019-05-26T13:26:00Z">
        <w:r>
          <w:t xml:space="preserve"> </w:t>
        </w:r>
      </w:ins>
    </w:p>
    <w:p w14:paraId="0742B114" w14:textId="77777777" w:rsidR="005018BD" w:rsidRDefault="005018BD" w:rsidP="005018BD">
      <w:pPr>
        <w:jc w:val="both"/>
        <w:rPr>
          <w:ins w:id="491" w:author="Ricardo... Jacome.." w:date="2019-05-26T13:21:00Z"/>
          <w:sz w:val="36"/>
          <w:szCs w:val="36"/>
        </w:rPr>
      </w:pPr>
      <w:ins w:id="492" w:author="Ricardo... Jacome.." w:date="2019-05-26T13:21:00Z">
        <w:r w:rsidRPr="00F06AA7">
          <w:rPr>
            <w:sz w:val="36"/>
            <w:szCs w:val="36"/>
          </w:rPr>
          <w:t>The Mindset</w:t>
        </w:r>
      </w:ins>
    </w:p>
    <w:p w14:paraId="248FFACC" w14:textId="586379BD" w:rsidR="005018BD" w:rsidRPr="00F54EE4" w:rsidRDefault="005018BD">
      <w:pPr>
        <w:rPr>
          <w:ins w:id="493" w:author="Ricardo... Jacome.." w:date="2019-05-26T13:21:00Z"/>
        </w:rPr>
        <w:pPrChange w:id="494" w:author="Ricardo... Jacome.." w:date="2019-05-26T13:52:00Z">
          <w:pPr>
            <w:jc w:val="both"/>
          </w:pPr>
        </w:pPrChange>
      </w:pPr>
      <w:ins w:id="495"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496" w:author="Ricardo... Jacome.." w:date="2019-05-26T13:23:00Z">
        <w:r>
          <w:rPr>
            <w:b/>
          </w:rPr>
          <w:t>decisions</w:t>
        </w:r>
      </w:ins>
      <w:ins w:id="497" w:author="Ricardo... Jacome.." w:date="2019-05-26T13:21:00Z">
        <w:r w:rsidRPr="00F06AA7">
          <w:rPr>
            <w:b/>
          </w:rPr>
          <w:t>.</w:t>
        </w:r>
        <w:r>
          <w:t xml:space="preserve"> </w:t>
        </w:r>
        <w:proofErr w:type="gramStart"/>
        <w:r>
          <w:t>In essence</w:t>
        </w:r>
      </w:ins>
      <w:ins w:id="498" w:author="Ricardo... Jacome.." w:date="2019-05-27T21:11:00Z">
        <w:r w:rsidR="00C33FB1">
          <w:t>,</w:t>
        </w:r>
      </w:ins>
      <w:ins w:id="499" w:author="Ricardo... Jacome.." w:date="2019-05-26T13:21:00Z">
        <w:r>
          <w:t xml:space="preserve"> that</w:t>
        </w:r>
        <w:proofErr w:type="gramEnd"/>
        <w:r>
          <w:t xml:space="preserve"> is the only “prediction” I can apply from chart data to my stock making decision. Aside from that, everything else is just an empty promise of profits. </w:t>
        </w:r>
      </w:ins>
    </w:p>
    <w:bookmarkEnd w:id="64"/>
    <w:p w14:paraId="5D47BFD1" w14:textId="77777777" w:rsidR="005018BD" w:rsidRDefault="005018BD" w:rsidP="005018BD">
      <w:pPr>
        <w:jc w:val="both"/>
        <w:rPr>
          <w:ins w:id="500" w:author="Ricardo... Jacome.." w:date="2019-05-26T13:21:00Z"/>
        </w:rPr>
      </w:pPr>
    </w:p>
    <w:p w14:paraId="17764136" w14:textId="177E2EB4" w:rsidR="002442BE" w:rsidRDefault="002442BE" w:rsidP="002442BE">
      <w:pPr>
        <w:pStyle w:val="Heading2"/>
      </w:pPr>
      <w:r>
        <w:t>Smaller Time Frame Trends</w:t>
      </w:r>
      <w:bookmarkEnd w:id="421"/>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0E3B99A7" w:rsidR="002442BE" w:rsidRDefault="002442BE" w:rsidP="008C4649">
      <w:pPr>
        <w:jc w:val="both"/>
        <w:rPr>
          <w:ins w:id="501"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502" w:author="Ricardo... Jacome.." w:date="2019-05-26T13:01:00Z">
        <w:r w:rsidR="004A6564" w:rsidRPr="004A6564">
          <w:rPr>
            <w:b/>
            <w:u w:val="single"/>
          </w:rPr>
          <w:t xml:space="preserve"> This </w:t>
        </w:r>
      </w:ins>
      <w:proofErr w:type="gramStart"/>
      <w:ins w:id="503"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504" w:author="Ricardo... Jacome.." w:date="2019-05-26T13:03:00Z">
        <w:r w:rsidR="004A6564">
          <w:rPr>
            <w:u w:val="single"/>
          </w:rPr>
          <w:t xml:space="preserve"> not</w:t>
        </w:r>
        <w:r w:rsidR="004A6564">
          <w:t xml:space="preserve"> about. </w:t>
        </w:r>
      </w:ins>
    </w:p>
    <w:p w14:paraId="04FF9B09" w14:textId="77777777" w:rsidR="00C33FB1" w:rsidRDefault="009430BD" w:rsidP="008C4649">
      <w:pPr>
        <w:jc w:val="both"/>
        <w:rPr>
          <w:ins w:id="505" w:author="Ricardo... Jacome.." w:date="2019-05-27T21:12:00Z"/>
        </w:rPr>
      </w:pPr>
      <w:ins w:id="506" w:author="Ricardo... Jacome.." w:date="2019-05-27T16:41:00Z">
        <w:r>
          <w:t xml:space="preserve">Even though many trading strategies are created from the idea of recognizing patterns that will </w:t>
        </w:r>
        <w:r>
          <w:br/>
          <w:t xml:space="preserve">“predict” the behavior of the stock, there is simply too many factors that are not </w:t>
        </w:r>
        <w:proofErr w:type="gramStart"/>
        <w:r>
          <w:t>taken into account</w:t>
        </w:r>
        <w:proofErr w:type="gramEnd"/>
        <w:r>
          <w:t xml:space="preserve"> </w:t>
        </w:r>
        <w:r>
          <w:lastRenderedPageBreak/>
          <w:t xml:space="preserve">by solely </w:t>
        </w:r>
      </w:ins>
      <w:ins w:id="507" w:author="Ricardo... Jacome.." w:date="2019-05-27T16:42:00Z">
        <w:r>
          <w:t xml:space="preserve">looking at chart movement. Every company has fluctuations in the smaller time frames, and </w:t>
        </w:r>
      </w:ins>
      <w:ins w:id="508" w:author="Ricardo... Jacome.." w:date="2019-05-27T16:46:00Z">
        <w:r>
          <w:t>these fluctuations</w:t>
        </w:r>
      </w:ins>
      <w:ins w:id="509" w:author="Ricardo... Jacome.." w:date="2019-05-27T16:42:00Z">
        <w:r>
          <w:t xml:space="preserve"> are pretty much </w:t>
        </w:r>
      </w:ins>
      <w:ins w:id="510" w:author="Ricardo... Jacome.." w:date="2019-05-27T16:43:00Z">
        <w:r>
          <w:t>unpredictable. Some people might claim to have predicted them, but when asked to predict again, their “methods” will</w:t>
        </w:r>
      </w:ins>
      <w:ins w:id="511" w:author="Ricardo... Jacome.." w:date="2019-05-27T16:44:00Z">
        <w:r>
          <w:t xml:space="preserve"> prove </w:t>
        </w:r>
      </w:ins>
      <w:ins w:id="512" w:author="Ricardo... Jacome.." w:date="2019-05-27T16:43:00Z">
        <w:r>
          <w:t xml:space="preserve">to be unsuccessful. </w:t>
        </w:r>
      </w:ins>
      <w:ins w:id="513" w:author="Ricardo... Jacome.." w:date="2019-05-27T16:44:00Z">
        <w:r>
          <w:t xml:space="preserve">There is an incredible amount of information and books that </w:t>
        </w:r>
      </w:ins>
      <w:ins w:id="514" w:author="Ricardo... Jacome.." w:date="2019-05-27T16:47:00Z">
        <w:r>
          <w:t>mention</w:t>
        </w:r>
      </w:ins>
      <w:ins w:id="515" w:author="Ricardo... Jacome.." w:date="2019-05-27T16:44:00Z">
        <w:r>
          <w:t xml:space="preserve"> people who claim to have a predictive </w:t>
        </w:r>
      </w:ins>
      <w:ins w:id="516" w:author="Ricardo... Jacome.." w:date="2019-05-27T16:48:00Z">
        <w:r>
          <w:t xml:space="preserve">technique and </w:t>
        </w:r>
      </w:ins>
      <w:ins w:id="517" w:author="Ricardo... Jacome.." w:date="2019-05-27T16:44:00Z">
        <w:r>
          <w:t>end up failing in the long run</w:t>
        </w:r>
      </w:ins>
      <w:ins w:id="518" w:author="Ricardo... Jacome.." w:date="2019-05-27T16:48:00Z">
        <w:r>
          <w:t xml:space="preserve"> [1][2]</w:t>
        </w:r>
      </w:ins>
      <w:ins w:id="519" w:author="Ricardo... Jacome.." w:date="2019-05-27T16:44:00Z">
        <w:r>
          <w:t>.</w:t>
        </w:r>
      </w:ins>
      <w:ins w:id="520" w:author="Ricardo... Jacome.." w:date="2019-05-27T21:11:00Z">
        <w:r w:rsidR="00C33FB1">
          <w:t xml:space="preserve"> Most of these methods include mathematical formulations and </w:t>
        </w:r>
      </w:ins>
      <w:ins w:id="521" w:author="Ricardo... Jacome.." w:date="2019-05-27T21:12:00Z">
        <w:r w:rsidR="00C33FB1">
          <w:t>terminology for every type of curve movement you can imagine.</w:t>
        </w:r>
      </w:ins>
      <w:ins w:id="522" w:author="Ricardo... Jacome.." w:date="2019-05-27T16:44:00Z">
        <w:r>
          <w:t xml:space="preserve"> </w:t>
        </w:r>
      </w:ins>
    </w:p>
    <w:p w14:paraId="1F8243D5" w14:textId="4B9EA665" w:rsidR="009430BD" w:rsidRDefault="00C33FB1" w:rsidP="008C4649">
      <w:pPr>
        <w:jc w:val="both"/>
        <w:rPr>
          <w:ins w:id="523" w:author="Ricardo... Jacome.." w:date="2019-05-27T16:48:00Z"/>
        </w:rPr>
      </w:pPr>
      <w:ins w:id="524" w:author="Ricardo... Jacome.." w:date="2019-05-27T21:12:00Z">
        <w:r>
          <w:t>But now, t</w:t>
        </w:r>
      </w:ins>
      <w:ins w:id="525" w:author="Ricardo... Jacome.." w:date="2019-05-27T16:45:00Z">
        <w:r w:rsidR="009430BD">
          <w:t xml:space="preserve">hink about it in terms of coin tossing, it is possible to predict certain </w:t>
        </w:r>
      </w:ins>
      <w:ins w:id="526" w:author="Ricardo... Jacome.." w:date="2019-05-27T16:46:00Z">
        <w:r w:rsidR="009430BD">
          <w:t>number</w:t>
        </w:r>
      </w:ins>
      <w:ins w:id="527" w:author="Ricardo... Jacome.." w:date="2019-05-27T16:45:00Z">
        <w:r w:rsidR="009430BD">
          <w:t xml:space="preserve"> of outcomes (tails or heads), but after </w:t>
        </w:r>
      </w:ins>
      <w:ins w:id="528" w:author="Ricardo... Jacome.." w:date="2019-05-27T21:12:00Z">
        <w:r>
          <w:t>several</w:t>
        </w:r>
      </w:ins>
      <w:ins w:id="529" w:author="Ricardo... Jacome.." w:date="2019-05-27T16:45:00Z">
        <w:r w:rsidR="009430BD">
          <w:t xml:space="preserve"> times you will eventually fail. That same logic applies to the prediction of a </w:t>
        </w:r>
      </w:ins>
      <w:ins w:id="530" w:author="Ricardo... Jacome.." w:date="2019-05-27T16:46:00Z">
        <w:r w:rsidR="009430BD" w:rsidRPr="009430BD">
          <w:rPr>
            <w:u w:val="single"/>
            <w:rPrChange w:id="531" w:author="Ricardo... Jacome.." w:date="2019-05-27T16:46:00Z">
              <w:rPr/>
            </w:rPrChange>
          </w:rPr>
          <w:t>small-time</w:t>
        </w:r>
      </w:ins>
      <w:ins w:id="532" w:author="Ricardo... Jacome.." w:date="2019-05-27T16:45:00Z">
        <w:r w:rsidR="009430BD" w:rsidRPr="009430BD">
          <w:rPr>
            <w:u w:val="single"/>
            <w:rPrChange w:id="533" w:author="Ricardo... Jacome.." w:date="2019-05-27T16:46:00Z">
              <w:rPr/>
            </w:rPrChange>
          </w:rPr>
          <w:t xml:space="preserve"> frame</w:t>
        </w:r>
        <w:r w:rsidR="009430BD">
          <w:t xml:space="preserve">, some </w:t>
        </w:r>
      </w:ins>
      <w:ins w:id="534" w:author="Ricardo... Jacome.." w:date="2019-05-27T16:46:00Z">
        <w:r w:rsidR="009430BD">
          <w:t xml:space="preserve">people might get it right sometimes, but not all the time. </w:t>
        </w:r>
      </w:ins>
      <w:ins w:id="535" w:author="Ricardo... Jacome.." w:date="2019-05-27T16:45:00Z">
        <w:r w:rsidR="009430BD">
          <w:t xml:space="preserve"> </w:t>
        </w:r>
      </w:ins>
    </w:p>
    <w:p w14:paraId="65C12414" w14:textId="198B83A6" w:rsidR="009F7D72" w:rsidRDefault="009430BD" w:rsidP="008C4649">
      <w:pPr>
        <w:jc w:val="both"/>
        <w:rPr>
          <w:ins w:id="536" w:author="Ricardo... Jacome.." w:date="2019-05-27T16:54:00Z"/>
        </w:rPr>
      </w:pPr>
      <w:ins w:id="537" w:author="Ricardo... Jacome.." w:date="2019-05-27T16:48:00Z">
        <w:r>
          <w:t>Individuals who favor mathematical approache</w:t>
        </w:r>
      </w:ins>
      <w:ins w:id="538" w:author="Ricardo... Jacome.." w:date="2019-05-27T16:49:00Z">
        <w:r>
          <w:t>s (as I am one of them) will oppose the idea of now being able to use mathematical formulas for predictions</w:t>
        </w:r>
      </w:ins>
      <w:ins w:id="539" w:author="Ricardo... Jacome.." w:date="2019-05-27T16:50:00Z">
        <w:r w:rsidR="009F7D72">
          <w:t>. B</w:t>
        </w:r>
      </w:ins>
      <w:ins w:id="540" w:author="Ricardo... Jacome.." w:date="2019-05-27T16:51:00Z">
        <w:r w:rsidR="009F7D72">
          <w:t>ut we need to grasp that</w:t>
        </w:r>
      </w:ins>
      <w:ins w:id="541" w:author="Ricardo... Jacome.." w:date="2019-05-27T16:50:00Z">
        <w:r w:rsidR="009F7D72">
          <w:t xml:space="preserve"> the main problem lies </w:t>
        </w:r>
      </w:ins>
      <w:ins w:id="542" w:author="Ricardo... Jacome.." w:date="2019-05-27T16:51:00Z">
        <w:r w:rsidR="009F7D72">
          <w:t>in the data itself. Stoc</w:t>
        </w:r>
      </w:ins>
      <w:ins w:id="543" w:author="Ricardo... Jacome.." w:date="2019-05-27T16:52:00Z">
        <w:r w:rsidR="009F7D72">
          <w:t xml:space="preserve">k price history does not have enough parameters to make accurate predictions. </w:t>
        </w:r>
      </w:ins>
      <w:ins w:id="544" w:author="Ricardo... Jacome.." w:date="2019-05-27T16:53:00Z">
        <w:r w:rsidR="009F7D72">
          <w:t>Furthermore,</w:t>
        </w:r>
      </w:ins>
      <w:ins w:id="545" w:author="Ricardo... Jacome.." w:date="2019-05-27T16:52:00Z">
        <w:r w:rsidR="009F7D72">
          <w:t xml:space="preserve"> we have no way of measuring </w:t>
        </w:r>
      </w:ins>
      <w:ins w:id="546" w:author="Ricardo... Jacome.." w:date="2019-05-27T16:53:00Z">
        <w:r w:rsidR="009F7D72">
          <w:t xml:space="preserve">these </w:t>
        </w:r>
      </w:ins>
      <w:ins w:id="547" w:author="Ricardo... Jacome.." w:date="2019-05-27T16:52:00Z">
        <w:r w:rsidR="009F7D72">
          <w:t>parameters</w:t>
        </w:r>
      </w:ins>
      <w:ins w:id="548" w:author="Ricardo... Jacome.." w:date="2019-05-27T16:53:00Z">
        <w:r w:rsidR="009F7D72">
          <w:t xml:space="preserve"> which bring uncertainty. What do I mean by that?</w:t>
        </w:r>
      </w:ins>
      <w:ins w:id="549" w:author="Ricardo... Jacome.." w:date="2019-05-27T16:54:00Z">
        <w:r w:rsidR="009F7D72">
          <w:t xml:space="preserve"> Let us bring an example.</w:t>
        </w:r>
      </w:ins>
    </w:p>
    <w:p w14:paraId="18462CA8" w14:textId="007A8DB8" w:rsidR="009F7D72" w:rsidRPr="00C33FB1" w:rsidRDefault="00BB0782" w:rsidP="008C4649">
      <w:pPr>
        <w:jc w:val="both"/>
        <w:rPr>
          <w:ins w:id="550" w:author="Ricardo... Jacome.." w:date="2019-05-27T16:54:00Z"/>
          <w:b/>
          <w:rPrChange w:id="551" w:author="Ricardo... Jacome.." w:date="2019-05-27T21:12:00Z">
            <w:rPr>
              <w:ins w:id="552" w:author="Ricardo... Jacome.." w:date="2019-05-27T16:54:00Z"/>
            </w:rPr>
          </w:rPrChange>
        </w:rPr>
      </w:pPr>
      <w:ins w:id="553" w:author="Ricardo... Jacome.." w:date="2019-05-27T19:51:00Z">
        <w:r w:rsidRPr="00C33FB1">
          <w:rPr>
            <w:b/>
            <w:rPrChange w:id="554" w:author="Ricardo... Jacome.." w:date="2019-05-27T21:12:00Z">
              <w:rPr/>
            </w:rPrChange>
          </w:rPr>
          <w:t>Fundamental</w:t>
        </w:r>
      </w:ins>
      <w:ins w:id="555" w:author="Ricardo... Jacome.." w:date="2019-05-27T16:54:00Z">
        <w:r w:rsidR="009F7D72" w:rsidRPr="00C33FB1">
          <w:rPr>
            <w:b/>
            <w:rPrChange w:id="556" w:author="Ricardo... Jacome.." w:date="2019-05-27T21:12:00Z">
              <w:rPr/>
            </w:rPrChange>
          </w:rPr>
          <w:t xml:space="preserve"> Example</w:t>
        </w:r>
      </w:ins>
      <w:ins w:id="557" w:author="Ricardo... Jacome.." w:date="2019-05-27T19:51:00Z">
        <w:r w:rsidRPr="00C33FB1">
          <w:rPr>
            <w:b/>
            <w:rPrChange w:id="558" w:author="Ricardo... Jacome.." w:date="2019-05-27T21:12:00Z">
              <w:rPr/>
            </w:rPrChange>
          </w:rPr>
          <w:t xml:space="preserve"> #1</w:t>
        </w:r>
      </w:ins>
      <w:ins w:id="559" w:author="Ricardo... Jacome.." w:date="2019-05-27T16:54:00Z">
        <w:r w:rsidR="009F7D72" w:rsidRPr="00C33FB1">
          <w:rPr>
            <w:b/>
            <w:rPrChange w:id="560" w:author="Ricardo... Jacome.." w:date="2019-05-27T21:12:00Z">
              <w:rPr/>
            </w:rPrChange>
          </w:rPr>
          <w:t>: Uncertainty, Risk and Measurability</w:t>
        </w:r>
      </w:ins>
    </w:p>
    <w:p w14:paraId="72FF1854" w14:textId="55A17D72" w:rsidR="009F7D72" w:rsidRDefault="009F7D72" w:rsidP="008C4649">
      <w:pPr>
        <w:jc w:val="both"/>
        <w:rPr>
          <w:ins w:id="561" w:author="Ricardo... Jacome.." w:date="2019-05-27T16:56:00Z"/>
        </w:rPr>
      </w:pPr>
      <w:ins w:id="562" w:author="Ricardo... Jacome.." w:date="2019-05-27T16:54:00Z">
        <w:r>
          <w:t>If you toss a coin, there is a 50/50 chance that yo</w:t>
        </w:r>
      </w:ins>
      <w:ins w:id="563" w:author="Ricardo... Jacome.." w:date="2019-05-27T16:55:00Z">
        <w:r>
          <w:t xml:space="preserve">u will obtain heads or tails. So, there is a 50% chance of you winning or losing. This </w:t>
        </w:r>
      </w:ins>
      <w:ins w:id="564" w:author="Ricardo... Jacome.." w:date="2019-05-27T16:56:00Z">
        <w:r>
          <w:t>“chance</w:t>
        </w:r>
      </w:ins>
      <w:ins w:id="565" w:author="Ricardo... Jacome.." w:date="2019-05-27T16:57:00Z">
        <w:r>
          <w:t>”</w:t>
        </w:r>
      </w:ins>
      <w:ins w:id="566" w:author="Ricardo... Jacome.." w:date="2019-05-27T16:56:00Z">
        <w:r>
          <w:t xml:space="preserve"> is a measurement of risk. </w:t>
        </w:r>
      </w:ins>
    </w:p>
    <w:p w14:paraId="6D41A7A1" w14:textId="01CC478C" w:rsidR="004C0468" w:rsidRDefault="009F7D72" w:rsidP="008C4649">
      <w:pPr>
        <w:jc w:val="both"/>
        <w:rPr>
          <w:ins w:id="567" w:author="Ricardo... Jacome.." w:date="2019-05-27T17:05:00Z"/>
        </w:rPr>
      </w:pPr>
      <w:ins w:id="568" w:author="Ricardo... Jacome.." w:date="2019-05-27T16:56:00Z">
        <w:r>
          <w:t xml:space="preserve">All good? Let us make it more interesting. Imagine that you are in </w:t>
        </w:r>
      </w:ins>
      <w:ins w:id="569" w:author="Ricardo... Jacome.." w:date="2019-05-27T16:58:00Z">
        <w:r>
          <w:t>your friends’ house</w:t>
        </w:r>
      </w:ins>
      <w:ins w:id="570" w:author="Ricardo... Jacome.." w:date="2019-05-27T16:57:00Z">
        <w:r>
          <w:t xml:space="preserve"> where you are playing dice. You are given</w:t>
        </w:r>
      </w:ins>
      <w:ins w:id="571" w:author="Ricardo... Jacome.." w:date="2019-05-27T16:59:00Z">
        <w:r>
          <w:t xml:space="preserve"> a </w:t>
        </w:r>
      </w:ins>
      <w:ins w:id="572" w:author="Ricardo... Jacome.." w:date="2019-05-27T16:57:00Z">
        <w:r>
          <w:t xml:space="preserve">die and </w:t>
        </w:r>
        <w:proofErr w:type="gramStart"/>
        <w:r>
          <w:t>have to</w:t>
        </w:r>
        <w:proofErr w:type="gramEnd"/>
        <w:r>
          <w:t xml:space="preserve"> guess </w:t>
        </w:r>
      </w:ins>
      <w:ins w:id="573" w:author="Ricardo... Jacome.." w:date="2019-05-27T16:58:00Z">
        <w:r>
          <w:t xml:space="preserve">the number that will appear </w:t>
        </w:r>
      </w:ins>
      <w:ins w:id="574" w:author="Ricardo... Jacome.." w:date="2019-05-27T16:59:00Z">
        <w:r>
          <w:t>after throwing it</w:t>
        </w:r>
      </w:ins>
      <w:ins w:id="575" w:author="Ricardo... Jacome.." w:date="2019-05-27T16:58:00Z">
        <w:r>
          <w:t>. If we want to measure risk,</w:t>
        </w:r>
      </w:ins>
      <w:ins w:id="576" w:author="Ricardo... Jacome.." w:date="2019-05-27T16:59:00Z">
        <w:r>
          <w:t xml:space="preserve"> you will </w:t>
        </w:r>
        <w:r w:rsidR="004C0468">
          <w:t xml:space="preserve">calculate a 1/6 chances or about 16.7% of getting it right. Now </w:t>
        </w:r>
      </w:ins>
      <w:ins w:id="577" w:author="Ricardo... Jacome.." w:date="2019-05-27T17:00:00Z">
        <w:r w:rsidR="004C0468">
          <w:t xml:space="preserve">it is time to add uncertainty to the table. When you are doing </w:t>
        </w:r>
      </w:ins>
      <w:ins w:id="578" w:author="Ricardo... Jacome.." w:date="2019-05-27T17:02:00Z">
        <w:r w:rsidR="004C0468">
          <w:t>this,</w:t>
        </w:r>
      </w:ins>
      <w:ins w:id="579" w:author="Ricardo... Jacome.." w:date="2019-05-27T17:00:00Z">
        <w:r w:rsidR="004C0468">
          <w:t xml:space="preserve"> you can </w:t>
        </w:r>
      </w:ins>
      <w:ins w:id="580" w:author="Ricardo... Jacome.." w:date="2019-05-27T17:02:00Z">
        <w:r w:rsidR="004C0468">
          <w:t>l</w:t>
        </w:r>
      </w:ins>
      <w:ins w:id="581" w:author="Ricardo... Jacome.." w:date="2019-05-27T17:00:00Z">
        <w:r w:rsidR="004C0468">
          <w:t>et your mind turn into</w:t>
        </w:r>
      </w:ins>
      <w:ins w:id="582" w:author="Ricardo... Jacome.." w:date="2019-05-27T17:01:00Z">
        <w:r w:rsidR="004C0468">
          <w:t xml:space="preserve"> a spiral of thoughts. First, imagine that you know the brand of die, and you know from research that this brand is known to produce a smaller dimension in the n</w:t>
        </w:r>
      </w:ins>
      <w:ins w:id="583" w:author="Ricardo... Jacome.." w:date="2019-05-27T17:02:00Z">
        <w:r w:rsidR="004C0468">
          <w:t>umber 4 face (otherwise known as manufacturing error). If that is the case, the die is not a perfect cube</w:t>
        </w:r>
      </w:ins>
      <w:ins w:id="584" w:author="Ricardo... Jacome.." w:date="2019-05-27T17:03:00Z">
        <w:r w:rsidR="004C0468">
          <w:t xml:space="preserve"> anymore</w:t>
        </w:r>
      </w:ins>
      <w:ins w:id="585" w:author="Ricardo... Jacome.." w:date="2019-05-27T17:02:00Z">
        <w:r w:rsidR="004C0468">
          <w:t>, so it</w:t>
        </w:r>
      </w:ins>
      <w:ins w:id="586" w:author="Ricardo... Jacome.." w:date="2019-05-27T17:03:00Z">
        <w:r w:rsidR="004C0468">
          <w:t xml:space="preserve"> creates </w:t>
        </w:r>
        <w:proofErr w:type="gramStart"/>
        <w:r w:rsidR="004C0468">
          <w:t>a</w:t>
        </w:r>
        <w:proofErr w:type="gramEnd"/>
        <w:r w:rsidR="004C0468">
          <w:t xml:space="preserve"> uncertainty. Based on geometry, the die will lean to a specific direction. But you don’t know which one, so you add uncertainty to your calculation.</w:t>
        </w:r>
      </w:ins>
      <w:ins w:id="587" w:author="Ricardo... Jacome.." w:date="2019-05-27T17:04:00Z">
        <w:r w:rsidR="004C0468">
          <w:t xml:space="preserve"> This way your chances of getting it right might be lower to a 15% perhaps. This might not be </w:t>
        </w:r>
      </w:ins>
      <w:ins w:id="588" w:author="Ricardo... Jacome.." w:date="2019-05-27T17:05:00Z">
        <w:r w:rsidR="004C0468">
          <w:t>accurate,</w:t>
        </w:r>
      </w:ins>
      <w:ins w:id="589" w:author="Ricardo... Jacome.." w:date="2019-05-27T17:04:00Z">
        <w:r w:rsidR="004C0468">
          <w:t xml:space="preserve"> but you know as a fact that manufacturing err</w:t>
        </w:r>
      </w:ins>
      <w:ins w:id="590" w:author="Ricardo... Jacome.." w:date="2019-05-27T17:05:00Z">
        <w:r w:rsidR="004C0468">
          <w:t>ors change the outcome of the die.</w:t>
        </w:r>
      </w:ins>
    </w:p>
    <w:p w14:paraId="546A411D" w14:textId="3E8ED22D" w:rsidR="004C0468" w:rsidRDefault="004C0468" w:rsidP="008C4649">
      <w:pPr>
        <w:jc w:val="both"/>
        <w:rPr>
          <w:ins w:id="591" w:author="Ricardo... Jacome.." w:date="2019-05-27T17:08:00Z"/>
        </w:rPr>
      </w:pPr>
      <w:ins w:id="592" w:author="Ricardo... Jacome.." w:date="2019-05-27T17:05:00Z">
        <w:r>
          <w:t xml:space="preserve">What else could go wrong? What would happen if your friends dog went ahead a eat the die while you were throwing it? </w:t>
        </w:r>
      </w:ins>
      <w:ins w:id="593" w:author="Ricardo... Jacome.." w:date="2019-05-27T17:06:00Z">
        <w:r>
          <w:t xml:space="preserve">Well, it might be paranoid, but if that happens, you would still lose. How would you “calculate” the chances of your </w:t>
        </w:r>
      </w:ins>
      <w:ins w:id="594" w:author="Ricardo... Jacome.." w:date="2019-05-27T17:07:00Z">
        <w:r>
          <w:t>friend’s</w:t>
        </w:r>
      </w:ins>
      <w:ins w:id="595" w:author="Ricardo... Jacome.." w:date="2019-05-27T17:06:00Z">
        <w:r>
          <w:t xml:space="preserve"> dog munching on your die? Well, this might not </w:t>
        </w:r>
      </w:ins>
      <w:ins w:id="596" w:author="Ricardo... Jacome.." w:date="2019-05-27T17:08:00Z">
        <w:r>
          <w:t xml:space="preserve">seem logical to consider, but it is not impossible for it to happen. </w:t>
        </w:r>
      </w:ins>
    </w:p>
    <w:p w14:paraId="3FB6D476" w14:textId="7536900C" w:rsidR="009F7D72" w:rsidRPr="004A6564" w:rsidDel="00B22A70" w:rsidRDefault="004C0468" w:rsidP="008C4649">
      <w:pPr>
        <w:jc w:val="both"/>
        <w:rPr>
          <w:del w:id="597" w:author="Ricardo... Jacome.." w:date="2019-05-27T20:32:00Z"/>
          <w:rPrChange w:id="598" w:author="Ricardo... Jacome.." w:date="2019-05-26T13:03:00Z">
            <w:rPr>
              <w:del w:id="599" w:author="Ricardo... Jacome.." w:date="2019-05-27T20:32:00Z"/>
              <w:b/>
              <w:u w:val="single"/>
            </w:rPr>
          </w:rPrChange>
        </w:rPr>
      </w:pPr>
      <w:ins w:id="600" w:author="Ricardo... Jacome.." w:date="2019-05-27T17:08:00Z">
        <w:r>
          <w:t xml:space="preserve">Stocks works </w:t>
        </w:r>
        <w:proofErr w:type="gramStart"/>
        <w:r>
          <w:t>similar to</w:t>
        </w:r>
        <w:proofErr w:type="gramEnd"/>
        <w:r>
          <w:t xml:space="preserve"> tha</w:t>
        </w:r>
      </w:ins>
      <w:ins w:id="601" w:author="Ricardo... Jacome.." w:date="2019-05-27T17:09:00Z">
        <w:r>
          <w:t xml:space="preserve">t. If you are buying stock for a </w:t>
        </w:r>
      </w:ins>
      <w:ins w:id="602" w:author="Ricardo... Jacome.." w:date="2019-05-27T17:10:00Z">
        <w:r w:rsidR="000653DC">
          <w:t>company,</w:t>
        </w:r>
      </w:ins>
      <w:ins w:id="603" w:author="Ricardo... Jacome.." w:date="2019-05-27T17:09:00Z">
        <w:r>
          <w:t xml:space="preserve"> there is a humongous amount of uncertaint</w:t>
        </w:r>
      </w:ins>
      <w:ins w:id="604" w:author="Ricardo... Jacome.." w:date="2019-05-27T17:18:00Z">
        <w:r w:rsidR="000653DC">
          <w:t>ies.</w:t>
        </w:r>
      </w:ins>
      <w:ins w:id="605" w:author="Ricardo... Jacome.." w:date="2019-05-27T17:10:00Z">
        <w:r w:rsidR="000653DC">
          <w:t xml:space="preserve"> How could you </w:t>
        </w:r>
      </w:ins>
      <w:ins w:id="606" w:author="Ricardo... Jacome.." w:date="2019-05-27T17:20:00Z">
        <w:r w:rsidR="00072C8E">
          <w:t>measure the likelihood that the company’s CEO is stealing money from its own company? How about the likelihood of any member in the top position to be imprisoned for any reason you can thi</w:t>
        </w:r>
      </w:ins>
      <w:ins w:id="607" w:author="Ricardo... Jacome.." w:date="2019-05-27T17:21:00Z">
        <w:r w:rsidR="00072C8E">
          <w:t>nk of?</w:t>
        </w:r>
      </w:ins>
      <w:ins w:id="608" w:author="Ricardo... Jacome.." w:date="2019-05-27T17:22:00Z">
        <w:r w:rsidR="00072C8E">
          <w:t xml:space="preserve"> </w:t>
        </w:r>
      </w:ins>
      <w:ins w:id="609" w:author="Ricardo... Jacome.." w:date="2019-05-27T17:21:00Z">
        <w:r w:rsidR="00072C8E">
          <w:t xml:space="preserve">These questions might sound silly, but they do occur </w:t>
        </w:r>
      </w:ins>
      <w:ins w:id="610" w:author="Ricardo... Jacome.." w:date="2019-05-27T17:22:00Z">
        <w:r w:rsidR="00072C8E">
          <w:t>many times.</w:t>
        </w:r>
      </w:ins>
      <w:ins w:id="611" w:author="Ricardo... Jacome.." w:date="2019-05-27T17:23:00Z">
        <w:r w:rsidR="00072C8E">
          <w:t xml:space="preserve"> All these silly factors, if they were to occur, would damage the stock value of any company. </w:t>
        </w:r>
      </w:ins>
      <w:ins w:id="612" w:author="Ricardo... Jacome.." w:date="2019-05-27T17:22:00Z">
        <w:r w:rsidR="00072C8E">
          <w:t>Does this mean that you should not invest</w:t>
        </w:r>
      </w:ins>
      <w:ins w:id="613" w:author="Ricardo... Jacome.." w:date="2019-05-27T17:24:00Z">
        <w:r w:rsidR="00072C8E">
          <w:t xml:space="preserve"> because bad things occur</w:t>
        </w:r>
      </w:ins>
      <w:ins w:id="614" w:author="Ricardo... Jacome.." w:date="2019-05-27T17:22:00Z">
        <w:r w:rsidR="00072C8E">
          <w:t xml:space="preserve">? No. It means that </w:t>
        </w:r>
        <w:r w:rsidR="00072C8E">
          <w:lastRenderedPageBreak/>
          <w:t xml:space="preserve">should not believe any of the </w:t>
        </w:r>
      </w:ins>
      <w:ins w:id="615" w:author="Ricardo... Jacome.." w:date="2019-05-27T17:23:00Z">
        <w:r w:rsidR="00072C8E">
          <w:t>techniques for predicting stocks in the</w:t>
        </w:r>
      </w:ins>
      <w:ins w:id="616" w:author="Ricardo... Jacome.." w:date="2019-05-27T17:24:00Z">
        <w:r w:rsidR="00072C8E">
          <w:t xml:space="preserve"> smaller time trends and should focus on the </w:t>
        </w:r>
      </w:ins>
      <w:ins w:id="617" w:author="Ricardo... Jacome.." w:date="2019-05-27T17:25:00Z">
        <w:r w:rsidR="00072C8E">
          <w:t>long-term</w:t>
        </w:r>
      </w:ins>
      <w:ins w:id="618" w:author="Ricardo... Jacome.." w:date="2019-05-27T17:24:00Z">
        <w:r w:rsidR="00072C8E">
          <w:t xml:space="preserve"> growth. </w:t>
        </w:r>
      </w:ins>
      <w:ins w:id="619" w:author="Ricardo... Jacome.." w:date="2019-05-27T17:23:00Z">
        <w:r w:rsidR="00072C8E">
          <w:t xml:space="preserve"> </w:t>
        </w:r>
      </w:ins>
      <w:ins w:id="620" w:author="Ricardo... Jacome.." w:date="2019-05-27T17:40:00Z">
        <w:r w:rsidR="002935AA">
          <w:t xml:space="preserve"> </w:t>
        </w:r>
      </w:ins>
    </w:p>
    <w:p w14:paraId="6F99D18E" w14:textId="3062E27F" w:rsidR="0031590F" w:rsidRPr="0031590F" w:rsidDel="009430BD" w:rsidRDefault="0031590F" w:rsidP="008C4649">
      <w:pPr>
        <w:jc w:val="both"/>
        <w:rPr>
          <w:del w:id="621" w:author="Ricardo... Jacome.." w:date="2019-05-27T16:40:00Z"/>
        </w:rPr>
      </w:pPr>
      <w:del w:id="622"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623" w:author="Ricardo... Jacome.." w:date="2019-05-27T16:40:00Z"/>
        </w:rPr>
      </w:pPr>
      <w:del w:id="624"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625" w:author="Ricardo... Jacome.." w:date="2019-05-27T20:29:00Z"/>
        </w:rPr>
      </w:pPr>
    </w:p>
    <w:p w14:paraId="109096D9" w14:textId="0C633801" w:rsidR="00ED09F2" w:rsidDel="00B22A70" w:rsidRDefault="00ED09F2" w:rsidP="008C4649">
      <w:pPr>
        <w:jc w:val="both"/>
        <w:rPr>
          <w:del w:id="626" w:author="Ricardo... Jacome.." w:date="2019-05-27T20:32:00Z"/>
        </w:rPr>
      </w:pPr>
    </w:p>
    <w:p w14:paraId="74BCA53E" w14:textId="2CDB3FC9" w:rsidR="00ED09F2" w:rsidDel="00BB0782" w:rsidRDefault="00ED09F2" w:rsidP="00B22A70">
      <w:pPr>
        <w:rPr>
          <w:del w:id="627" w:author="Ricardo... Jacome.." w:date="2019-05-27T19:46:00Z"/>
        </w:rPr>
        <w:pPrChange w:id="628"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629"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630" w:author="Ricardo... Jacome.." w:date="2019-05-27T20:40:00Z">
            <w:rPr/>
          </w:rPrChange>
        </w:rPr>
      </w:pPr>
      <w:bookmarkStart w:id="631" w:name="_Toc530873169"/>
      <w:r w:rsidRPr="002850AF">
        <w:rPr>
          <w:highlight w:val="cyan"/>
          <w:rPrChange w:id="632" w:author="Ricardo... Jacome.." w:date="2019-05-27T20:40:00Z">
            <w:rPr/>
          </w:rPrChange>
        </w:rPr>
        <w:t xml:space="preserve">What </w:t>
      </w:r>
      <w:r w:rsidR="008A7EBA" w:rsidRPr="002850AF">
        <w:rPr>
          <w:highlight w:val="cyan"/>
          <w:rPrChange w:id="633" w:author="Ricardo... Jacome.." w:date="2019-05-27T20:40:00Z">
            <w:rPr/>
          </w:rPrChange>
        </w:rPr>
        <w:t>A</w:t>
      </w:r>
      <w:r w:rsidRPr="002850AF">
        <w:rPr>
          <w:highlight w:val="cyan"/>
          <w:rPrChange w:id="634" w:author="Ricardo... Jacome.." w:date="2019-05-27T20:40:00Z">
            <w:rPr/>
          </w:rPrChange>
        </w:rPr>
        <w:t xml:space="preserve">ffects </w:t>
      </w:r>
      <w:r w:rsidR="008A7EBA" w:rsidRPr="002850AF">
        <w:rPr>
          <w:highlight w:val="cyan"/>
          <w:rPrChange w:id="635" w:author="Ricardo... Jacome.." w:date="2019-05-27T20:40:00Z">
            <w:rPr/>
          </w:rPrChange>
        </w:rPr>
        <w:t>T</w:t>
      </w:r>
      <w:r w:rsidRPr="002850AF">
        <w:rPr>
          <w:highlight w:val="cyan"/>
          <w:rPrChange w:id="636" w:author="Ricardo... Jacome.." w:date="2019-05-27T20:40:00Z">
            <w:rPr/>
          </w:rPrChange>
        </w:rPr>
        <w:t>rends?</w:t>
      </w:r>
      <w:bookmarkEnd w:id="631"/>
      <w:r w:rsidR="00E5230D" w:rsidRPr="002850AF">
        <w:rPr>
          <w:highlight w:val="cyan"/>
          <w:rPrChange w:id="637" w:author="Ricardo... Jacome.." w:date="2019-05-27T20:40:00Z">
            <w:rPr/>
          </w:rPrChange>
        </w:rPr>
        <w:t xml:space="preserve"> </w:t>
      </w:r>
    </w:p>
    <w:p w14:paraId="215C97EE" w14:textId="1DF22DF7" w:rsidR="00006041" w:rsidRPr="002850AF" w:rsidRDefault="00BF7252" w:rsidP="008C4649">
      <w:pPr>
        <w:jc w:val="both"/>
        <w:rPr>
          <w:highlight w:val="cyan"/>
          <w:rPrChange w:id="638" w:author="Ricardo... Jacome.." w:date="2019-05-27T20:40:00Z">
            <w:rPr/>
          </w:rPrChange>
        </w:rPr>
      </w:pPr>
      <w:r w:rsidRPr="002850AF">
        <w:rPr>
          <w:highlight w:val="cyan"/>
          <w:rPrChange w:id="639"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640" w:author="Ricardo... Jacome.." w:date="2019-05-27T20:40:00Z">
            <w:rPr>
              <w:b/>
              <w:u w:val="single"/>
            </w:rPr>
          </w:rPrChange>
        </w:rPr>
        <w:t>It is important to note that a stock’s value reflects how well a company offers services or sell products.</w:t>
      </w:r>
      <w:r w:rsidR="002354FA" w:rsidRPr="002850AF">
        <w:rPr>
          <w:highlight w:val="cyan"/>
          <w:rPrChange w:id="641"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642" w:author="Ricardo... Jacome.." w:date="2019-05-27T20:40:00Z">
            <w:rPr/>
          </w:rPrChange>
        </w:rPr>
        <w:t xml:space="preserve">And now the most important factor in this section: </w:t>
      </w:r>
      <w:r w:rsidR="003B195B" w:rsidRPr="002850AF">
        <w:rPr>
          <w:b/>
          <w:highlight w:val="cyan"/>
          <w:u w:val="single"/>
          <w:rPrChange w:id="643" w:author="Ricardo... Jacome.." w:date="2019-05-27T20:40:00Z">
            <w:rPr>
              <w:b/>
              <w:u w:val="single"/>
            </w:rPr>
          </w:rPrChange>
        </w:rPr>
        <w:t>Not everything about a stock can be predicted by looking only at the graphs.</w:t>
      </w:r>
      <w:r w:rsidR="003B195B" w:rsidRPr="002850AF">
        <w:rPr>
          <w:highlight w:val="cyan"/>
          <w:rPrChange w:id="644" w:author="Ricardo... Jacome.." w:date="2019-05-27T20:40:00Z">
            <w:rPr/>
          </w:rPrChange>
        </w:rPr>
        <w:t xml:space="preserve"> </w:t>
      </w:r>
    </w:p>
    <w:p w14:paraId="29A33948" w14:textId="2AC358BE" w:rsidR="00E35959" w:rsidRPr="002850AF" w:rsidRDefault="00006041" w:rsidP="006B26E9">
      <w:pPr>
        <w:jc w:val="both"/>
        <w:rPr>
          <w:highlight w:val="cyan"/>
          <w:rPrChange w:id="645" w:author="Ricardo... Jacome.." w:date="2019-05-27T20:40:00Z">
            <w:rPr/>
          </w:rPrChange>
        </w:rPr>
      </w:pPr>
      <w:r w:rsidRPr="002850AF">
        <w:rPr>
          <w:b/>
          <w:highlight w:val="cyan"/>
          <w:rPrChange w:id="646" w:author="Ricardo... Jacome.." w:date="2019-05-27T20:40:00Z">
            <w:rPr>
              <w:b/>
            </w:rPr>
          </w:rPrChange>
        </w:rPr>
        <w:t>Quick-Example #1</w:t>
      </w:r>
      <w:r w:rsidR="004F64EB" w:rsidRPr="002850AF">
        <w:rPr>
          <w:b/>
          <w:highlight w:val="cyan"/>
          <w:rPrChange w:id="647" w:author="Ricardo... Jacome.." w:date="2019-05-27T20:40:00Z">
            <w:rPr>
              <w:b/>
            </w:rPr>
          </w:rPrChange>
        </w:rPr>
        <w:t xml:space="preserve"> Popularity and Reputation Matter</w:t>
      </w:r>
      <w:r w:rsidRPr="002850AF">
        <w:rPr>
          <w:highlight w:val="cyan"/>
          <w:rPrChange w:id="648" w:author="Ricardo... Jacome.." w:date="2019-05-27T20:40:00Z">
            <w:rPr/>
          </w:rPrChange>
        </w:rPr>
        <w:t>:</w:t>
      </w:r>
      <w:r w:rsidR="002354FA" w:rsidRPr="002850AF">
        <w:rPr>
          <w:highlight w:val="cyan"/>
          <w:rPrChange w:id="649" w:author="Ricardo... Jacome.." w:date="2019-05-27T20:40:00Z">
            <w:rPr/>
          </w:rPrChange>
        </w:rPr>
        <w:t xml:space="preserve"> </w:t>
      </w:r>
      <w:r w:rsidRPr="002850AF">
        <w:rPr>
          <w:highlight w:val="cyan"/>
          <w:rPrChange w:id="650" w:author="Ricardo... Jacome.." w:date="2019-05-27T20:40:00Z">
            <w:rPr/>
          </w:rPrChange>
        </w:rPr>
        <w:t>I</w:t>
      </w:r>
      <w:r w:rsidR="002354FA" w:rsidRPr="002850AF">
        <w:rPr>
          <w:highlight w:val="cyan"/>
          <w:rPrChange w:id="651"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652" w:author="Ricardo... Jacome.." w:date="2019-05-27T20:40:00Z">
            <w:rPr/>
          </w:rPrChange>
        </w:rPr>
        <w:t xml:space="preserve">good signs of how the stock of company should be doing. </w:t>
      </w:r>
      <w:r w:rsidR="00E35959" w:rsidRPr="002850AF">
        <w:rPr>
          <w:highlight w:val="cyan"/>
          <w:rPrChange w:id="653" w:author="Ricardo... Jacome.." w:date="2019-05-27T20:40:00Z">
            <w:rPr/>
          </w:rPrChange>
        </w:rPr>
        <w:t xml:space="preserve">On the contrary, if the company you are analyzing, has </w:t>
      </w:r>
      <w:proofErr w:type="gramStart"/>
      <w:r w:rsidR="00E35959" w:rsidRPr="002850AF">
        <w:rPr>
          <w:highlight w:val="cyan"/>
          <w:rPrChange w:id="654" w:author="Ricardo... Jacome.." w:date="2019-05-27T20:40:00Z">
            <w:rPr/>
          </w:rPrChange>
        </w:rPr>
        <w:t>really bad</w:t>
      </w:r>
      <w:proofErr w:type="gramEnd"/>
      <w:r w:rsidR="00E35959" w:rsidRPr="002850AF">
        <w:rPr>
          <w:highlight w:val="cyan"/>
          <w:rPrChange w:id="655"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656" w:author="Ricardo... Jacome.." w:date="2019-05-27T20:40:00Z">
            <w:rPr/>
          </w:rPrChange>
        </w:rPr>
        <w:t>.</w:t>
      </w:r>
      <w:r w:rsidR="00E35959" w:rsidRPr="002850AF">
        <w:rPr>
          <w:highlight w:val="cyan"/>
          <w:rPrChange w:id="657" w:author="Ricardo... Jacome.." w:date="2019-05-27T20:40:00Z">
            <w:rPr/>
          </w:rPrChange>
        </w:rPr>
        <w:t xml:space="preserve"> </w:t>
      </w:r>
      <w:r w:rsidR="0012639E" w:rsidRPr="002850AF">
        <w:rPr>
          <w:highlight w:val="cyan"/>
          <w:rPrChange w:id="658" w:author="Ricardo... Jacome.." w:date="2019-05-27T20:40:00Z">
            <w:rPr/>
          </w:rPrChange>
        </w:rPr>
        <w:t>M</w:t>
      </w:r>
      <w:r w:rsidR="00E35959" w:rsidRPr="002850AF">
        <w:rPr>
          <w:highlight w:val="cyan"/>
          <w:rPrChange w:id="659" w:author="Ricardo... Jacome.." w:date="2019-05-27T20:40:00Z">
            <w:rPr/>
          </w:rPrChange>
        </w:rPr>
        <w:t>ost people when talk</w:t>
      </w:r>
      <w:r w:rsidR="0012639E" w:rsidRPr="002850AF">
        <w:rPr>
          <w:highlight w:val="cyan"/>
          <w:rPrChange w:id="660" w:author="Ricardo... Jacome.." w:date="2019-05-27T20:40:00Z">
            <w:rPr/>
          </w:rPrChange>
        </w:rPr>
        <w:t>ing</w:t>
      </w:r>
      <w:r w:rsidR="00E35959" w:rsidRPr="002850AF">
        <w:rPr>
          <w:highlight w:val="cyan"/>
          <w:rPrChange w:id="661"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662" w:author="Ricardo... Jacome.." w:date="2019-05-27T20:40:00Z">
            <w:rPr/>
          </w:rPrChange>
        </w:rPr>
      </w:pPr>
      <w:r w:rsidRPr="002850AF">
        <w:rPr>
          <w:b/>
          <w:highlight w:val="cyan"/>
          <w:rPrChange w:id="663" w:author="Ricardo... Jacome.." w:date="2019-05-27T20:40:00Z">
            <w:rPr>
              <w:b/>
            </w:rPr>
          </w:rPrChange>
        </w:rPr>
        <w:t>Quick-Example #2 Some Businesses are Season-Dependent:</w:t>
      </w:r>
      <w:r w:rsidRPr="002850AF">
        <w:rPr>
          <w:highlight w:val="cyan"/>
          <w:rPrChange w:id="664"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665"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666" w:author="Ricardo... Jacome.." w:date="2019-05-27T20:32:00Z"/>
        </w:rPr>
      </w:pPr>
      <w:r w:rsidRPr="002850AF">
        <w:rPr>
          <w:highlight w:val="cyan"/>
          <w:rPrChange w:id="667"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668"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669"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670" w:author="Ricardo... Jacome.." w:date="2019-05-27T20:32:00Z"/>
        </w:rPr>
      </w:pPr>
      <w:ins w:id="671" w:author="Ricardo... Jacome.." w:date="2019-05-27T20:32:00Z">
        <w:r>
          <w:t>Based on our beginning chapters, a good investor</w:t>
        </w:r>
      </w:ins>
      <w:ins w:id="672" w:author="Ricardo... Jacome.." w:date="2019-05-27T20:34:00Z">
        <w:r>
          <w:t xml:space="preserve"> understands</w:t>
        </w:r>
      </w:ins>
      <w:ins w:id="673" w:author="Ricardo... Jacome.." w:date="2019-05-27T20:32:00Z">
        <w:r>
          <w:t>:</w:t>
        </w:r>
      </w:ins>
    </w:p>
    <w:p w14:paraId="6CBCA391" w14:textId="5BF43D7B" w:rsidR="00B22A70" w:rsidRDefault="00B22A70" w:rsidP="00B22A70">
      <w:pPr>
        <w:pStyle w:val="ListParagraph"/>
        <w:numPr>
          <w:ilvl w:val="0"/>
          <w:numId w:val="11"/>
        </w:numPr>
        <w:jc w:val="both"/>
        <w:rPr>
          <w:ins w:id="674" w:author="Ricardo... Jacome.." w:date="2019-05-27T20:32:00Z"/>
        </w:rPr>
      </w:pPr>
      <w:ins w:id="675" w:author="Ricardo... Jacome.." w:date="2019-05-27T20:34:00Z">
        <w:r>
          <w:t>T</w:t>
        </w:r>
      </w:ins>
      <w:ins w:id="676"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677" w:author="Ricardo... Jacome.." w:date="2019-05-27T20:32:00Z"/>
        </w:rPr>
      </w:pPr>
      <w:ins w:id="678" w:author="Ricardo... Jacome.." w:date="2019-05-27T20:34:00Z">
        <w:r>
          <w:t xml:space="preserve">How </w:t>
        </w:r>
      </w:ins>
      <w:ins w:id="679"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680" w:author="Ricardo... Jacome.." w:date="2019-05-27T20:32:00Z"/>
        </w:rPr>
      </w:pPr>
      <w:ins w:id="681" w:author="Ricardo... Jacome.." w:date="2019-05-27T20:34:00Z">
        <w:r>
          <w:t>T</w:t>
        </w:r>
      </w:ins>
      <w:ins w:id="682" w:author="Ricardo... Jacome.." w:date="2019-05-27T20:32:00Z">
        <w:r>
          <w:t>hat smaller time frames provide with too many uncertainties to predict them at all.</w:t>
        </w:r>
      </w:ins>
      <w:ins w:id="683"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ED506C6" w14:textId="38C37A47" w:rsidR="006B6BE8" w:rsidRDefault="006B6BE8" w:rsidP="006B6BE8">
      <w:pPr>
        <w:pStyle w:val="Heading1"/>
        <w:rPr>
          <w:ins w:id="684" w:author="Ricardo... Jacome.." w:date="2019-05-27T21:05:00Z"/>
        </w:rPr>
      </w:pPr>
      <w:bookmarkStart w:id="685" w:name="_Toc530873170"/>
      <w:r>
        <w:lastRenderedPageBreak/>
        <w:t xml:space="preserve">Chapter </w:t>
      </w:r>
      <w:ins w:id="686" w:author="Ricardo... Jacome.." w:date="2019-05-27T20:40:00Z">
        <w:r w:rsidR="002850AF">
          <w:t>3</w:t>
        </w:r>
      </w:ins>
      <w:del w:id="687" w:author="Ricardo... Jacome.." w:date="2019-05-27T20:40:00Z">
        <w:r w:rsidDel="002850AF">
          <w:delText>4</w:delText>
        </w:r>
      </w:del>
      <w:r>
        <w:t xml:space="preserve">: </w:t>
      </w:r>
      <w:ins w:id="688" w:author="Ricardo... Jacome.." w:date="2019-05-27T21:03:00Z">
        <w:r w:rsidR="00CF47FB">
          <w:t>What Affects Stock</w:t>
        </w:r>
      </w:ins>
      <w:ins w:id="689" w:author="Ricardo... Jacome.." w:date="2019-05-27T21:04:00Z">
        <w:r w:rsidR="00CF47FB">
          <w:t xml:space="preserve"> Prices?</w:t>
        </w:r>
      </w:ins>
      <w:del w:id="690" w:author="Ricardo... Jacome.." w:date="2019-05-27T21:03:00Z">
        <w:r w:rsidDel="00CF47FB">
          <w:delText>Classifications of Stocks</w:delText>
        </w:r>
      </w:del>
      <w:bookmarkEnd w:id="685"/>
    </w:p>
    <w:p w14:paraId="3E36D241" w14:textId="77777777" w:rsidR="00880528" w:rsidRPr="00880528" w:rsidRDefault="00880528" w:rsidP="00880528">
      <w:pPr>
        <w:pPrChange w:id="691" w:author="Ricardo... Jacome.." w:date="2019-05-27T21:05:00Z">
          <w:pPr>
            <w:pStyle w:val="Heading1"/>
          </w:pPr>
        </w:pPrChange>
      </w:pPr>
    </w:p>
    <w:p w14:paraId="5EE8B53E" w14:textId="6CBF9507" w:rsidR="00C33FB1" w:rsidRDefault="00C33FB1" w:rsidP="00C33FB1">
      <w:pPr>
        <w:jc w:val="both"/>
        <w:rPr>
          <w:ins w:id="692" w:author="Ricardo... Jacome.." w:date="2019-05-27T21:08:00Z"/>
        </w:rPr>
        <w:pPrChange w:id="693" w:author="Ricardo... Jacome.." w:date="2019-05-27T21:13:00Z">
          <w:pPr/>
        </w:pPrChange>
      </w:pPr>
      <w:ins w:id="694" w:author="Ricardo... Jacome.." w:date="2019-05-27T21:13:00Z">
        <w:r>
          <w:t>From</w:t>
        </w:r>
      </w:ins>
      <w:ins w:id="695" w:author="Ricardo... Jacome.." w:date="2019-05-27T21:08:00Z">
        <w:r>
          <w:t xml:space="preserve"> the previous section</w:t>
        </w:r>
      </w:ins>
      <w:ins w:id="696" w:author="Ricardo... Jacome.." w:date="2019-05-27T21:09:00Z">
        <w:r>
          <w:t>,</w:t>
        </w:r>
      </w:ins>
      <w:ins w:id="697" w:author="Ricardo... Jacome.." w:date="2019-05-27T21:08:00Z">
        <w:r>
          <w:t xml:space="preserve"> it will be possible to think that there is nothing that can be done to predict the stock </w:t>
        </w:r>
      </w:ins>
      <w:ins w:id="698" w:author="Ricardo... Jacome.." w:date="2019-05-27T21:09:00Z">
        <w:r>
          <w:t>behavior</w:t>
        </w:r>
      </w:ins>
      <w:ins w:id="699" w:author="Ricardo... Jacome.." w:date="2019-05-27T21:13:00Z">
        <w:r>
          <w:t xml:space="preserve"> because</w:t>
        </w:r>
      </w:ins>
      <w:ins w:id="700" w:author="Ricardo... Jacome.." w:date="2019-05-27T21:09:00Z">
        <w:r>
          <w:t xml:space="preserve"> everything is based off random things that we can’t control. </w:t>
        </w:r>
      </w:ins>
      <w:ins w:id="701" w:author="Ricardo... Jacome.." w:date="2019-05-27T21:10:00Z">
        <w:r>
          <w:t>However</w:t>
        </w:r>
      </w:ins>
      <w:ins w:id="702" w:author="Ricardo... Jacome.." w:date="2019-05-27T21:09:00Z">
        <w:r>
          <w:t>, now we need</w:t>
        </w:r>
      </w:ins>
      <w:ins w:id="703" w:author="Ricardo... Jacome.." w:date="2019-05-27T21:10:00Z">
        <w:r>
          <w:t xml:space="preserve"> to address what information can we rely on to understand some stock prices.</w:t>
        </w:r>
      </w:ins>
      <w:ins w:id="704" w:author="Ricardo... Jacome.." w:date="2019-05-27T21:09:00Z">
        <w:r>
          <w:t xml:space="preserve"> </w:t>
        </w:r>
      </w:ins>
    </w:p>
    <w:p w14:paraId="1B7B972C" w14:textId="04738602" w:rsidR="00CF47FB" w:rsidRDefault="00CF47FB" w:rsidP="000D21AE">
      <w:pPr>
        <w:rPr>
          <w:ins w:id="705" w:author="Ricardo... Jacome.." w:date="2019-05-27T21:05:00Z"/>
          <w:sz w:val="36"/>
          <w:szCs w:val="36"/>
        </w:rPr>
      </w:pPr>
      <w:ins w:id="706" w:author="Ricardo... Jacome.." w:date="2019-05-27T21:04:00Z">
        <w:r w:rsidRPr="00CF47FB">
          <w:rPr>
            <w:sz w:val="36"/>
            <w:szCs w:val="36"/>
            <w:rPrChange w:id="707" w:author="Ricardo... Jacome.." w:date="2019-05-27T21:05:00Z">
              <w:rPr/>
            </w:rPrChange>
          </w:rPr>
          <w:t>The Basics</w:t>
        </w:r>
      </w:ins>
    </w:p>
    <w:p w14:paraId="21483E85" w14:textId="5062F08D" w:rsidR="00C33FB1" w:rsidRDefault="00C33FB1" w:rsidP="00ED032A">
      <w:pPr>
        <w:rPr>
          <w:ins w:id="708" w:author="Ricardo... Jacome.." w:date="2019-05-27T21:20:00Z"/>
          <w:szCs w:val="24"/>
        </w:rPr>
      </w:pPr>
      <w:ins w:id="709" w:author="Ricardo... Jacome.." w:date="2019-05-27T21:14:00Z">
        <w:r>
          <w:rPr>
            <w:szCs w:val="24"/>
          </w:rPr>
          <w:t xml:space="preserve">There </w:t>
        </w:r>
      </w:ins>
      <w:ins w:id="710" w:author="Ricardo... Jacome.." w:date="2019-05-27T21:15:00Z">
        <w:r>
          <w:rPr>
            <w:szCs w:val="24"/>
          </w:rPr>
          <w:t>exist</w:t>
        </w:r>
      </w:ins>
      <w:ins w:id="711" w:author="Ricardo... Jacome.." w:date="2019-05-27T21:14:00Z">
        <w:r>
          <w:rPr>
            <w:szCs w:val="24"/>
          </w:rPr>
          <w:t xml:space="preserve"> multiple sources of information that are outside of the stock’s chart that will aid into understanding what affects stock pricing. </w:t>
        </w:r>
      </w:ins>
      <w:ins w:id="712" w:author="Ricardo... Jacome.." w:date="2019-05-27T21:15:00Z">
        <w:r>
          <w:rPr>
            <w:szCs w:val="24"/>
          </w:rPr>
          <w:t xml:space="preserve">The first step will be to categorize businesses into different models. </w:t>
        </w:r>
      </w:ins>
      <w:ins w:id="713" w:author="Ricardo... Jacome.." w:date="2019-05-27T21:16:00Z">
        <w:r>
          <w:rPr>
            <w:szCs w:val="24"/>
          </w:rPr>
          <w:t>Businesses have many target customers a</w:t>
        </w:r>
      </w:ins>
      <w:ins w:id="714" w:author="Ricardo... Jacome.." w:date="2019-05-27T21:17:00Z">
        <w:r>
          <w:rPr>
            <w:szCs w:val="24"/>
          </w:rPr>
          <w:t xml:space="preserve">nd many products or services that they can offer. </w:t>
        </w:r>
      </w:ins>
      <w:ins w:id="715" w:author="Ricardo... Jacome.." w:date="2019-05-27T21:19:00Z">
        <w:r w:rsidR="00ED032A">
          <w:rPr>
            <w:szCs w:val="24"/>
          </w:rPr>
          <w:t xml:space="preserve">For this, the following </w:t>
        </w:r>
      </w:ins>
      <w:ins w:id="716" w:author="Ricardo... Jacome.." w:date="2019-05-27T21:20:00Z">
        <w:r w:rsidR="00ED032A">
          <w:rPr>
            <w:szCs w:val="24"/>
          </w:rPr>
          <w:t>illustration will be used:</w:t>
        </w:r>
      </w:ins>
    </w:p>
    <w:p w14:paraId="2303CC0B" w14:textId="1FCE267D" w:rsidR="00ED032A" w:rsidRDefault="00ED032A" w:rsidP="00ED032A">
      <w:pPr>
        <w:rPr>
          <w:ins w:id="717" w:author="Ricardo... Jacome.." w:date="2019-05-27T21:20:00Z"/>
          <w:szCs w:val="24"/>
        </w:rPr>
      </w:pPr>
      <w:ins w:id="718"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ED032A" w:rsidRDefault="00ED032A" w:rsidP="00ED032A">
                              <w:ins w:id="71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ED032A" w:rsidRDefault="00ED032A" w:rsidP="00ED032A">
                        <w:ins w:id="720" w:author="Ricardo... Jacome.." w:date="2019-05-27T21:22:00Z">
                          <w:r>
                            <w:t>Product</w:t>
                          </w:r>
                          <w:r>
                            <w:tab/>
                          </w:r>
                          <w:r>
                            <w:tab/>
                          </w:r>
                          <w:r>
                            <w:tab/>
                          </w:r>
                        </w:ins>
                      </w:p>
                    </w:txbxContent>
                  </v:textbox>
                </v:shape>
              </w:pict>
            </mc:Fallback>
          </mc:AlternateContent>
        </w:r>
      </w:ins>
    </w:p>
    <w:p w14:paraId="03971784" w14:textId="42A75C5B" w:rsidR="00ED032A" w:rsidRDefault="00ED032A" w:rsidP="00ED032A">
      <w:pPr>
        <w:jc w:val="center"/>
        <w:rPr>
          <w:ins w:id="721" w:author="Ricardo... Jacome.." w:date="2019-05-27T21:20:00Z"/>
          <w:szCs w:val="24"/>
        </w:rPr>
        <w:pPrChange w:id="722" w:author="Ricardo... Jacome.." w:date="2019-05-27T21:24:00Z">
          <w:pPr/>
        </w:pPrChange>
      </w:pPr>
      <w:ins w:id="723"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ED032A" w:rsidRDefault="00ED032A" w:rsidP="00ED032A">
                              <w:pPr>
                                <w:jc w:val="center"/>
                                <w:pPrChange w:id="724" w:author="Ricardo... Jacome.." w:date="2019-05-27T21:24:00Z">
                                  <w:pPr/>
                                </w:pPrChange>
                              </w:pPr>
                              <w:ins w:id="725"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ED032A" w:rsidRDefault="00ED032A" w:rsidP="00ED032A">
                        <w:pPr>
                          <w:jc w:val="center"/>
                          <w:pPrChange w:id="726" w:author="Ricardo... Jacome.." w:date="2019-05-27T21:24:00Z">
                            <w:pPr/>
                          </w:pPrChange>
                        </w:pPr>
                        <w:ins w:id="727"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ED032A" w:rsidRDefault="00ED032A" w:rsidP="00ED032A">
                              <w:ins w:id="728"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ED032A" w:rsidRDefault="00ED032A" w:rsidP="00ED032A">
                        <w:ins w:id="729" w:author="Ricardo... Jacome.." w:date="2019-05-27T21:22:00Z">
                          <w:r>
                            <w:t>Service</w:t>
                          </w:r>
                        </w:ins>
                      </w:p>
                    </w:txbxContent>
                  </v:textbox>
                </v:shape>
              </w:pict>
            </mc:Fallback>
          </mc:AlternateContent>
        </w:r>
      </w:ins>
    </w:p>
    <w:p w14:paraId="4CB163B0" w14:textId="4C4A2F94" w:rsidR="00ED032A" w:rsidRDefault="00ED032A" w:rsidP="00ED032A">
      <w:pPr>
        <w:rPr>
          <w:ins w:id="730" w:author="Ricardo... Jacome.." w:date="2019-05-27T21:20:00Z"/>
          <w:szCs w:val="24"/>
        </w:rPr>
      </w:pPr>
    </w:p>
    <w:p w14:paraId="55101608" w14:textId="39430519" w:rsidR="00ED032A" w:rsidRDefault="00ED032A" w:rsidP="00ED032A">
      <w:pPr>
        <w:rPr>
          <w:ins w:id="731" w:author="Ricardo... Jacome.." w:date="2019-05-27T21:22:00Z"/>
          <w:szCs w:val="24"/>
        </w:rPr>
      </w:pPr>
    </w:p>
    <w:p w14:paraId="5B276EDD" w14:textId="498114AB" w:rsidR="00ED032A" w:rsidRDefault="00624635" w:rsidP="00ED032A">
      <w:pPr>
        <w:rPr>
          <w:ins w:id="732" w:author="Ricardo... Jacome.." w:date="2019-05-27T21:24:00Z"/>
          <w:szCs w:val="24"/>
        </w:rPr>
      </w:pPr>
      <w:ins w:id="733" w:author="Ricardo... Jacome.." w:date="2019-05-27T21:25:00Z">
        <w:r w:rsidRPr="00ED032A">
          <w:rPr>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AFEB939" w:rsidR="00624635" w:rsidRDefault="0013786B"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AFEB939" w:rsidR="00624635" w:rsidRDefault="0013786B" w:rsidP="00624635">
                        <w:r>
                          <w:t>Phones</w:t>
                        </w:r>
                      </w:p>
                    </w:txbxContent>
                  </v:textbox>
                </v:shape>
              </w:pict>
            </mc:Fallback>
          </mc:AlternateContent>
        </w:r>
      </w:ins>
      <w:ins w:id="734" w:author="Ricardo... Jacome.." w:date="2019-05-27T21:23:00Z">
        <w:r w:rsidR="00ED032A">
          <w:rPr>
            <w:szCs w:val="24"/>
          </w:rPr>
          <w:t>Now, you can decide any type of product or service you can think of. In this example, we will have 2 Products and 2 Services. But remember to investigate many more when you start lo</w:t>
        </w:r>
      </w:ins>
      <w:ins w:id="735" w:author="Ricardo... Jacome.." w:date="2019-05-27T21:24:00Z">
        <w:r w:rsidR="00ED032A">
          <w:rPr>
            <w:szCs w:val="24"/>
          </w:rPr>
          <w:t>oking into companies.</w:t>
        </w:r>
      </w:ins>
    </w:p>
    <w:p w14:paraId="63B974F3" w14:textId="458160F6" w:rsidR="00ED032A" w:rsidRDefault="00ED032A" w:rsidP="00ED032A">
      <w:pPr>
        <w:rPr>
          <w:ins w:id="736" w:author="Ricardo... Jacome.." w:date="2019-05-27T21:24:00Z"/>
          <w:szCs w:val="24"/>
        </w:rPr>
      </w:pPr>
      <w:ins w:id="737" w:author="Ricardo... Jacome.." w:date="2019-05-27T21:25:00Z">
        <w:r w:rsidRPr="00ED032A">
          <w:rPr>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ED032A" w:rsidRDefault="00ED032A" w:rsidP="00ED032A">
                              <w:ins w:id="738"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ED032A" w:rsidRDefault="00ED032A" w:rsidP="00ED032A">
                        <w:ins w:id="739"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740" w:author="Ricardo... Jacome.." w:date="2019-05-27T21:24:00Z"/>
          <w:szCs w:val="24"/>
        </w:rPr>
      </w:pPr>
      <w:ins w:id="741" w:author="Ricardo... Jacome.." w:date="2019-05-27T21:25:00Z">
        <w:r w:rsidRPr="00ED032A">
          <w:rPr>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477D644" w:rsidR="00624635" w:rsidRDefault="0013786B"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477D644" w:rsidR="00624635" w:rsidRDefault="0013786B" w:rsidP="00624635">
                        <w:r>
                          <w:t>Clothing</w:t>
                        </w:r>
                      </w:p>
                    </w:txbxContent>
                  </v:textbox>
                </v:shape>
              </w:pict>
            </mc:Fallback>
          </mc:AlternateContent>
        </w:r>
        <w:r w:rsidR="00ED032A" w:rsidRPr="00ED032A">
          <w:rPr>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742" w:author="Ricardo... Jacome.." w:date="2019-05-27T21:24:00Z"/>
          <w:szCs w:val="24"/>
        </w:rPr>
      </w:pPr>
      <w:ins w:id="743" w:author="Ricardo... Jacome.." w:date="2019-05-27T21:25:00Z">
        <w:r w:rsidRPr="00ED032A">
          <w:rPr>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624635" w:rsidRDefault="0013786B"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624635" w:rsidRDefault="0013786B" w:rsidP="00624635">
                        <w:r>
                          <w:t>Utilities</w:t>
                        </w:r>
                      </w:p>
                    </w:txbxContent>
                  </v:textbox>
                </v:shape>
              </w:pict>
            </mc:Fallback>
          </mc:AlternateContent>
        </w:r>
        <w:r w:rsidR="00ED032A" w:rsidRPr="00ED032A">
          <w:rPr>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ED032A" w:rsidRDefault="00ED032A" w:rsidP="00ED032A">
                              <w:pPr>
                                <w:jc w:val="center"/>
                                <w:pPrChange w:id="744" w:author="Ricardo... Jacome.." w:date="2019-05-27T21:24:00Z">
                                  <w:pPr/>
                                </w:pPrChange>
                              </w:pPr>
                              <w:ins w:id="745"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ED032A" w:rsidRDefault="00ED032A" w:rsidP="00ED032A">
                        <w:pPr>
                          <w:jc w:val="center"/>
                          <w:pPrChange w:id="746" w:author="Ricardo... Jacome.." w:date="2019-05-27T21:24:00Z">
                            <w:pPr/>
                          </w:pPrChange>
                        </w:pPr>
                        <w:ins w:id="747" w:author="Ricardo... Jacome.." w:date="2019-05-27T21:21:00Z">
                          <w:r>
                            <w:t>Company</w:t>
                          </w:r>
                        </w:ins>
                      </w:p>
                    </w:txbxContent>
                  </v:textbox>
                </v:shape>
              </w:pict>
            </mc:Fallback>
          </mc:AlternateContent>
        </w:r>
      </w:ins>
    </w:p>
    <w:p w14:paraId="6CC6DFF6" w14:textId="4A5C7890" w:rsidR="00ED032A" w:rsidRDefault="00ED032A" w:rsidP="00ED032A">
      <w:pPr>
        <w:rPr>
          <w:ins w:id="748" w:author="Ricardo... Jacome.." w:date="2019-05-27T21:24:00Z"/>
          <w:szCs w:val="24"/>
        </w:rPr>
      </w:pPr>
      <w:ins w:id="749" w:author="Ricardo... Jacome.." w:date="2019-05-27T21:25:00Z">
        <w:r w:rsidRPr="00ED032A">
          <w:rPr>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ED032A" w:rsidRDefault="00ED032A" w:rsidP="00ED032A">
                              <w:ins w:id="750"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ED032A" w:rsidRDefault="00ED032A" w:rsidP="00ED032A">
                        <w:ins w:id="751" w:author="Ricardo... Jacome.." w:date="2019-05-27T21:22:00Z">
                          <w:r>
                            <w:t>Service</w:t>
                          </w:r>
                        </w:ins>
                      </w:p>
                    </w:txbxContent>
                  </v:textbox>
                </v:shape>
              </w:pict>
            </mc:Fallback>
          </mc:AlternateContent>
        </w:r>
        <w:r w:rsidRPr="00ED032A">
          <w:rPr>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752" w:author="Ricardo... Jacome.." w:date="2019-05-27T21:05:00Z"/>
          <w:szCs w:val="24"/>
          <w:rPrChange w:id="753" w:author="Ricardo... Jacome.." w:date="2019-05-27T21:13:00Z">
            <w:rPr>
              <w:ins w:id="754" w:author="Ricardo... Jacome.." w:date="2019-05-27T21:05:00Z"/>
              <w:sz w:val="36"/>
              <w:szCs w:val="36"/>
            </w:rPr>
          </w:rPrChange>
        </w:rPr>
      </w:pPr>
      <w:ins w:id="755" w:author="Ricardo... Jacome.." w:date="2019-05-27T21:25:00Z">
        <w:r w:rsidRPr="00ED032A">
          <w:rPr>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624635" w:rsidRDefault="0013786B"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624635" w:rsidRDefault="0013786B"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77777777" w:rsidR="0013786B" w:rsidRDefault="0013786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bookmarkStart w:id="756" w:name="_GoBack"/>
      <w:bookmarkEnd w:id="756"/>
    </w:p>
    <w:p w14:paraId="4C26673D" w14:textId="28C9A140" w:rsidR="00880528" w:rsidRPr="00CF47FB" w:rsidRDefault="00880528" w:rsidP="000D21AE">
      <w:pPr>
        <w:rPr>
          <w:sz w:val="36"/>
          <w:szCs w:val="36"/>
          <w:rPrChange w:id="757" w:author="Ricardo... Jacome.." w:date="2019-05-27T21:05:00Z">
            <w:rPr/>
          </w:rPrChange>
        </w:rPr>
      </w:pPr>
      <w:ins w:id="758" w:author="Ricardo... Jacome.." w:date="2019-05-27T21:05:00Z">
        <w:r>
          <w:rPr>
            <w:sz w:val="36"/>
            <w:szCs w:val="36"/>
          </w:rPr>
          <w:t>The Mindset</w:t>
        </w:r>
      </w:ins>
    </w:p>
    <w:p w14:paraId="0B315879" w14:textId="3BB7A56F" w:rsidR="00BF6772" w:rsidDel="00CF47FB" w:rsidRDefault="001E4AF9" w:rsidP="00BF6772">
      <w:pPr>
        <w:jc w:val="both"/>
        <w:rPr>
          <w:del w:id="759" w:author="Ricardo... Jacome.." w:date="2019-05-27T21:04:00Z"/>
        </w:rPr>
      </w:pPr>
      <w:del w:id="760"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7315641F" w14:textId="462994A0" w:rsidR="003242A8" w:rsidDel="00CF47FB" w:rsidRDefault="00BF6772" w:rsidP="003242A8">
      <w:pPr>
        <w:pStyle w:val="Heading2"/>
        <w:rPr>
          <w:del w:id="761" w:author="Ricardo... Jacome.." w:date="2019-05-27T21:04:00Z"/>
        </w:rPr>
      </w:pPr>
      <w:bookmarkStart w:id="762" w:name="_Toc530873171"/>
      <w:del w:id="763"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bookmarkEnd w:id="762"/>
      </w:del>
    </w:p>
    <w:p w14:paraId="5E7FCAB4" w14:textId="1E54F86F" w:rsidR="008A7EBA" w:rsidDel="00CF47FB" w:rsidRDefault="00BF6772" w:rsidP="00BF6772">
      <w:pPr>
        <w:jc w:val="both"/>
        <w:rPr>
          <w:del w:id="764" w:author="Ricardo... Jacome.." w:date="2019-05-27T21:04:00Z"/>
          <w:b/>
        </w:rPr>
      </w:pPr>
      <w:del w:id="765"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766" w:author="Ricardo... Jacome.." w:date="2019-05-27T20:59:00Z">
        <w:r w:rsidR="00543FEC" w:rsidRPr="00543FEC" w:rsidDel="00CF47FB">
          <w:rPr>
            <w:b/>
          </w:rPr>
          <w:delText>really hard</w:delText>
        </w:r>
      </w:del>
      <w:del w:id="767"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768" w:author="Ricardo... Jacome.." w:date="2019-05-27T21:04:00Z"/>
        </w:rPr>
      </w:pPr>
      <w:bookmarkStart w:id="769" w:name="_Toc530873172"/>
      <w:del w:id="770" w:author="Ricardo... Jacome.." w:date="2019-05-27T21:04:00Z">
        <w:r w:rsidDel="00CF47FB">
          <w:delText xml:space="preserve">Level 2 </w:delText>
        </w:r>
        <w:r w:rsidR="0077339A" w:rsidDel="00CF47FB">
          <w:delText xml:space="preserve">- </w:delText>
        </w:r>
        <w:r w:rsidDel="00CF47FB">
          <w:delText>Service/Product Stocks</w:delText>
        </w:r>
        <w:bookmarkEnd w:id="769"/>
        <w:r w:rsidDel="00CF47FB">
          <w:delText xml:space="preserve"> </w:delText>
        </w:r>
      </w:del>
    </w:p>
    <w:p w14:paraId="6C249694" w14:textId="0CBDEE1E" w:rsidR="008A7EBA" w:rsidDel="00CF47FB" w:rsidRDefault="008A7EBA" w:rsidP="00BF6772">
      <w:pPr>
        <w:jc w:val="both"/>
        <w:rPr>
          <w:del w:id="771" w:author="Ricardo... Jacome.." w:date="2019-05-27T21:04:00Z"/>
        </w:rPr>
      </w:pPr>
      <w:del w:id="772"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773" w:author="Ricardo... Jacome.." w:date="2019-05-27T21:04:00Z"/>
        </w:rPr>
      </w:pPr>
    </w:p>
    <w:p w14:paraId="26772738" w14:textId="49517FE9" w:rsidR="00ED09F2" w:rsidDel="00CF47FB" w:rsidRDefault="00ED09F2" w:rsidP="00BF6772">
      <w:pPr>
        <w:jc w:val="both"/>
        <w:rPr>
          <w:del w:id="774" w:author="Ricardo... Jacome.." w:date="2019-05-27T21:04:00Z"/>
        </w:rPr>
      </w:pPr>
    </w:p>
    <w:p w14:paraId="5A66E3A1" w14:textId="56A4DF17" w:rsidR="00ED09F2" w:rsidDel="00CF47FB" w:rsidRDefault="00ED09F2" w:rsidP="00BF6772">
      <w:pPr>
        <w:jc w:val="both"/>
        <w:rPr>
          <w:del w:id="775" w:author="Ricardo... Jacome.." w:date="2019-05-27T21:04:00Z"/>
        </w:rPr>
      </w:pPr>
    </w:p>
    <w:p w14:paraId="42C6EC65" w14:textId="0E0F6035" w:rsidR="00ED09F2" w:rsidDel="00CF47FB" w:rsidRDefault="00ED09F2" w:rsidP="00BF6772">
      <w:pPr>
        <w:jc w:val="both"/>
        <w:rPr>
          <w:del w:id="776" w:author="Ricardo... Jacome.." w:date="2019-05-27T21:04:00Z"/>
        </w:rPr>
      </w:pPr>
    </w:p>
    <w:p w14:paraId="784D6007" w14:textId="7EEA857A" w:rsidR="00ED09F2" w:rsidDel="00CF47FB" w:rsidRDefault="00ED09F2" w:rsidP="00BF6772">
      <w:pPr>
        <w:jc w:val="both"/>
        <w:rPr>
          <w:del w:id="777" w:author="Ricardo... Jacome.." w:date="2019-05-27T21:04:00Z"/>
        </w:rPr>
      </w:pPr>
    </w:p>
    <w:p w14:paraId="362B557C" w14:textId="060F8A51" w:rsidR="00ED09F2" w:rsidDel="00CF47FB" w:rsidRDefault="00ED09F2" w:rsidP="00BF6772">
      <w:pPr>
        <w:jc w:val="both"/>
        <w:rPr>
          <w:del w:id="778" w:author="Ricardo... Jacome.." w:date="2019-05-27T21:04:00Z"/>
        </w:rPr>
      </w:pPr>
    </w:p>
    <w:p w14:paraId="0EE5BDF6" w14:textId="1D39F59B" w:rsidR="00ED09F2" w:rsidDel="00CF47FB" w:rsidRDefault="00ED09F2" w:rsidP="00BF6772">
      <w:pPr>
        <w:jc w:val="both"/>
        <w:rPr>
          <w:del w:id="779" w:author="Ricardo... Jacome.." w:date="2019-05-27T21:04:00Z"/>
        </w:rPr>
      </w:pPr>
    </w:p>
    <w:p w14:paraId="2B19B264" w14:textId="53900D47" w:rsidR="00ED09F2" w:rsidDel="00CF47FB" w:rsidRDefault="00ED09F2" w:rsidP="00BF6772">
      <w:pPr>
        <w:jc w:val="both"/>
        <w:rPr>
          <w:del w:id="780" w:author="Ricardo... Jacome.." w:date="2019-05-27T21:04:00Z"/>
        </w:rPr>
      </w:pPr>
    </w:p>
    <w:p w14:paraId="3B41D18A" w14:textId="5D2A0002" w:rsidR="007F02D3" w:rsidDel="00CF47FB" w:rsidRDefault="008A7EBA" w:rsidP="00BF6772">
      <w:pPr>
        <w:jc w:val="both"/>
        <w:rPr>
          <w:del w:id="781" w:author="Ricardo... Jacome.." w:date="2019-05-27T21:04:00Z"/>
        </w:rPr>
      </w:pPr>
      <w:del w:id="782"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783" w:author="Ricardo... Jacome.." w:date="2019-05-27T21:04:00Z"/>
        </w:rPr>
      </w:pPr>
      <w:del w:id="784"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785" w:author="Ricardo... Jacome.." w:date="2019-05-27T21:04:00Z"/>
        </w:rPr>
      </w:pPr>
      <w:del w:id="786" w:author="Ricardo... Jacome.." w:date="2019-05-27T21:04:00Z">
        <w:r w:rsidDel="00CF47FB">
          <w:delText>Category Example Selection</w:delText>
        </w:r>
      </w:del>
    </w:p>
    <w:p w14:paraId="017662A9" w14:textId="7954381D" w:rsidR="008A7EBA" w:rsidDel="00CF47FB" w:rsidRDefault="008A7EBA" w:rsidP="00BF6772">
      <w:pPr>
        <w:jc w:val="both"/>
        <w:rPr>
          <w:del w:id="787" w:author="Ricardo... Jacome.." w:date="2019-05-27T21:04:00Z"/>
        </w:rPr>
      </w:pPr>
      <w:del w:id="788"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789" w:author="Ricardo... Jacome.." w:date="2019-05-27T21:04:00Z"/>
        </w:rPr>
      </w:pPr>
      <w:del w:id="790"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791" w:author="Ricardo... Jacome.." w:date="2019-05-27T21:04:00Z"/>
        </w:rPr>
      </w:pPr>
      <w:del w:id="792"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93" w:author="Ricardo... Jacome.." w:date="2019-05-27T21:04:00Z"/>
        </w:rPr>
      </w:pPr>
      <w:del w:id="794"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95" w:author="Ricardo... Jacome.." w:date="2019-05-27T21:04:00Z"/>
        </w:rPr>
      </w:pPr>
      <w:bookmarkStart w:id="796" w:name="_Toc530873173"/>
      <w:del w:id="797" w:author="Ricardo... Jacome.." w:date="2019-05-27T21:04:00Z">
        <w:r w:rsidDel="00CF47FB">
          <w:delText>Remarks</w:delText>
        </w:r>
        <w:bookmarkEnd w:id="796"/>
      </w:del>
    </w:p>
    <w:p w14:paraId="287BECEE" w14:textId="30DE1532" w:rsidR="008C4649" w:rsidDel="00CF47FB" w:rsidRDefault="00B27216" w:rsidP="003B195B">
      <w:pPr>
        <w:jc w:val="both"/>
        <w:rPr>
          <w:del w:id="798" w:author="Ricardo... Jacome.." w:date="2019-05-27T21:04:00Z"/>
        </w:rPr>
      </w:pPr>
      <w:del w:id="799"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800" w:author="Ricardo... Jacome.." w:date="2019-05-27T21:04:00Z"/>
        </w:rPr>
      </w:pPr>
      <w:del w:id="801"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8B49BC" w:rsidRDefault="008B49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8B49BC" w:rsidRDefault="008B49BC"/>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8B49BC" w:rsidRDefault="008B49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8B49BC" w:rsidRDefault="008B49BC"/>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8B49BC" w:rsidRPr="00962C80" w:rsidRDefault="008B49BC"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8B49BC" w:rsidRPr="00962C80" w:rsidRDefault="008B49BC"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8B49BC" w:rsidRDefault="008B49BC"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8B49BC" w:rsidRDefault="008B49BC"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8B49BC" w:rsidRPr="00962C80" w:rsidRDefault="008B49BC">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8B49BC" w:rsidRPr="00962C80" w:rsidRDefault="008B49BC">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8B49BC" w:rsidRPr="00962C80" w:rsidRDefault="008B49BC"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8B49BC" w:rsidRPr="00962C80" w:rsidRDefault="008B49BC"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802" w:author="Ricardo... Jacome.." w:date="2019-05-27T21:04:00Z"/>
        </w:rPr>
      </w:pPr>
    </w:p>
    <w:p w14:paraId="1AD8BCB1" w14:textId="6712D708" w:rsidR="00962C80" w:rsidDel="00CF47FB" w:rsidRDefault="00B21847" w:rsidP="003B195B">
      <w:pPr>
        <w:jc w:val="both"/>
        <w:rPr>
          <w:del w:id="803" w:author="Ricardo... Jacome.." w:date="2019-05-27T21:04:00Z"/>
        </w:rPr>
      </w:pPr>
      <w:del w:id="804"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8B49BC" w:rsidRDefault="008B49BC"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8B49BC" w:rsidRDefault="008B49BC"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8B49BC" w:rsidRDefault="008B49BC"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8B49BC" w:rsidRDefault="008B49BC"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8B49BC" w:rsidRDefault="008B49BC"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8B49BC" w:rsidRDefault="008B49BC"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805" w:author="Ricardo... Jacome.." w:date="2019-05-27T21:04:00Z"/>
        </w:rPr>
      </w:pPr>
      <w:del w:id="806"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807" w:author="Ricardo... Jacome.." w:date="2019-05-27T21:04:00Z"/>
        </w:rPr>
      </w:pPr>
      <w:del w:id="808"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8B49BC" w:rsidRDefault="008B49BC"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8B49BC" w:rsidRDefault="008B49BC"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8B49BC" w:rsidRDefault="008B49BC"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8B49BC" w:rsidRDefault="008B49BC" w:rsidP="00962C80">
                        <w:pPr>
                          <w:jc w:val="center"/>
                        </w:pPr>
                        <w:r>
                          <w:t>Service</w:t>
                        </w:r>
                      </w:p>
                    </w:txbxContent>
                  </v:textbox>
                </v:shape>
              </w:pict>
            </mc:Fallback>
          </mc:AlternateContent>
        </w:r>
      </w:del>
    </w:p>
    <w:p w14:paraId="2BA23C2B" w14:textId="66988446" w:rsidR="00962C80" w:rsidDel="00CF47FB" w:rsidRDefault="00C00928" w:rsidP="003B195B">
      <w:pPr>
        <w:jc w:val="both"/>
        <w:rPr>
          <w:del w:id="809" w:author="Ricardo... Jacome.." w:date="2019-05-27T21:04:00Z"/>
        </w:rPr>
      </w:pPr>
      <w:del w:id="810"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8B49BC" w:rsidRDefault="008B49BC"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8B49BC" w:rsidRDefault="008B49BC"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811" w:author="Ricardo... Jacome.." w:date="2019-05-27T21:04:00Z"/>
        </w:rPr>
      </w:pPr>
    </w:p>
    <w:p w14:paraId="1C7759A9" w14:textId="7C47AFB1" w:rsidR="00962C80" w:rsidDel="00CF47FB" w:rsidRDefault="00B21847" w:rsidP="003B195B">
      <w:pPr>
        <w:jc w:val="both"/>
        <w:rPr>
          <w:del w:id="812" w:author="Ricardo... Jacome.." w:date="2019-05-27T21:04:00Z"/>
        </w:rPr>
      </w:pPr>
      <w:del w:id="813"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8B49BC" w:rsidRDefault="008B49BC"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8B49BC" w:rsidRDefault="008B49BC"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8B49BC" w:rsidRDefault="008B49BC"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8B49BC" w:rsidRDefault="008B49BC"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8B49BC" w:rsidRDefault="008B49BC"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8B49BC" w:rsidRDefault="008B49BC"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814" w:author="Ricardo... Jacome.." w:date="2019-05-27T21:04:00Z"/>
        </w:rPr>
      </w:pPr>
    </w:p>
    <w:p w14:paraId="7ED9E30F" w14:textId="578CEB79" w:rsidR="00962C80" w:rsidDel="00CF47FB" w:rsidRDefault="00B21847" w:rsidP="003B195B">
      <w:pPr>
        <w:jc w:val="both"/>
        <w:rPr>
          <w:del w:id="815" w:author="Ricardo... Jacome.." w:date="2019-05-27T21:04:00Z"/>
        </w:rPr>
      </w:pPr>
      <w:del w:id="816"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8B49BC" w:rsidRDefault="008B49BC"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8B49BC" w:rsidRDefault="008B49BC"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8B49BC" w:rsidRDefault="008B49BC"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8B49BC" w:rsidRDefault="008B49BC" w:rsidP="00962C80">
                        <w:pPr>
                          <w:jc w:val="center"/>
                        </w:pPr>
                        <w:r>
                          <w:t>Service</w:t>
                        </w:r>
                      </w:p>
                    </w:txbxContent>
                  </v:textbox>
                </v:shape>
              </w:pict>
            </mc:Fallback>
          </mc:AlternateContent>
        </w:r>
      </w:del>
    </w:p>
    <w:p w14:paraId="0CFA3548" w14:textId="54327732" w:rsidR="00962C80" w:rsidDel="00CF47FB" w:rsidRDefault="00962C80" w:rsidP="003B195B">
      <w:pPr>
        <w:jc w:val="both"/>
        <w:rPr>
          <w:del w:id="817" w:author="Ricardo... Jacome.." w:date="2019-05-27T21:04:00Z"/>
        </w:rPr>
      </w:pPr>
    </w:p>
    <w:p w14:paraId="139EA986" w14:textId="2F139BC5" w:rsidR="00962C80" w:rsidDel="00CF47FB" w:rsidRDefault="00962C80" w:rsidP="003B195B">
      <w:pPr>
        <w:jc w:val="both"/>
        <w:rPr>
          <w:del w:id="818" w:author="Ricardo... Jacome.." w:date="2019-05-27T21:04:00Z"/>
        </w:rPr>
      </w:pPr>
    </w:p>
    <w:p w14:paraId="0C092304" w14:textId="58A81ADE" w:rsidR="00C00928" w:rsidDel="00CF47FB" w:rsidRDefault="00C00928" w:rsidP="00C00928">
      <w:pPr>
        <w:jc w:val="center"/>
        <w:rPr>
          <w:del w:id="819" w:author="Ricardo... Jacome.." w:date="2019-05-27T21:04:00Z"/>
        </w:rPr>
      </w:pPr>
      <w:del w:id="820" w:author="Ricardo... Jacome.." w:date="2019-05-27T21:04:00Z">
        <w:r w:rsidDel="00CF47FB">
          <w:delText>Stocks Comparison in the Telecommunication Area</w:delText>
        </w:r>
      </w:del>
    </w:p>
    <w:p w14:paraId="446AA4C2" w14:textId="5877804A" w:rsidR="00962C80" w:rsidDel="00CF47FB" w:rsidRDefault="00826900" w:rsidP="00826900">
      <w:pPr>
        <w:jc w:val="both"/>
        <w:rPr>
          <w:del w:id="821" w:author="Ricardo... Jacome.." w:date="2019-05-27T21:04:00Z"/>
        </w:rPr>
      </w:pPr>
      <w:del w:id="822"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823" w:author="Ricardo... Jacome.." w:date="2019-05-27T21:04:00Z"/>
        </w:rPr>
      </w:pPr>
      <w:del w:id="824"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825" w:author="Ricardo... Jacome.." w:date="2019-05-27T21:04:00Z"/>
        </w:rPr>
      </w:pPr>
      <w:del w:id="826" w:author="Ricardo... Jacome.." w:date="2019-05-27T21:04:00Z">
        <w:r w:rsidDel="00CF47FB">
          <w:delText>New Technology tend to have volatile behavior</w:delText>
        </w:r>
      </w:del>
    </w:p>
    <w:p w14:paraId="15B77376" w14:textId="514C7F18" w:rsidR="00B21847" w:rsidDel="00CF47FB" w:rsidRDefault="00C00928" w:rsidP="003B195B">
      <w:pPr>
        <w:jc w:val="both"/>
        <w:rPr>
          <w:del w:id="827" w:author="Ricardo... Jacome.." w:date="2019-05-27T21:04:00Z"/>
        </w:rPr>
      </w:pPr>
      <w:del w:id="828"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829" w:author="Ricardo... Jacome.." w:date="2019-05-27T21:04:00Z"/>
        </w:rPr>
      </w:pPr>
      <w:del w:id="830"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7CFBB291" w14:textId="5DED3DA1" w:rsidR="000D21AE" w:rsidRDefault="000D21AE">
      <w:del w:id="831" w:author="Ricardo... Jacome.." w:date="2019-05-27T21:04:00Z">
        <w:r w:rsidDel="00CF47FB">
          <w:br w:type="page"/>
        </w:r>
      </w:del>
    </w:p>
    <w:p w14:paraId="61557BF2" w14:textId="19AD4EB3" w:rsidR="006B6BE8" w:rsidRDefault="006B6BE8" w:rsidP="006B6BE8">
      <w:pPr>
        <w:pStyle w:val="Heading1"/>
      </w:pPr>
      <w:bookmarkStart w:id="832" w:name="_Toc530873174"/>
      <w:r>
        <w:lastRenderedPageBreak/>
        <w:t>Chapter 5: Stock Trading Strategies</w:t>
      </w:r>
      <w:bookmarkEnd w:id="832"/>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833" w:name="_Toc530873175"/>
      <w:r>
        <w:t xml:space="preserve">How to </w:t>
      </w:r>
      <w:r w:rsidR="00D11F82">
        <w:t>P</w:t>
      </w:r>
      <w:r>
        <w:t xml:space="preserve">redict </w:t>
      </w:r>
      <w:r w:rsidR="00D11F82">
        <w:t>T</w:t>
      </w:r>
      <w:r>
        <w:t>rends?</w:t>
      </w:r>
      <w:bookmarkEnd w:id="833"/>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834" w:author="Ricardo... Jacome.." w:date="2019-05-26T13:40:00Z"/>
        </w:rPr>
      </w:pPr>
      <w:bookmarkStart w:id="835" w:name="_Toc530873176"/>
      <w:del w:id="836" w:author="Ricardo... Jacome.." w:date="2019-05-26T13:40:00Z">
        <w:r w:rsidDel="00A71BD8">
          <w:delText>Trading Strategies List</w:delText>
        </w:r>
        <w:bookmarkEnd w:id="835"/>
      </w:del>
    </w:p>
    <w:p w14:paraId="7530F22B" w14:textId="56CF04BA" w:rsidR="00A46CF8" w:rsidDel="00A71BD8" w:rsidRDefault="007375C4" w:rsidP="007375C4">
      <w:pPr>
        <w:jc w:val="both"/>
        <w:rPr>
          <w:del w:id="837" w:author="Ricardo... Jacome.." w:date="2019-05-26T13:40:00Z"/>
        </w:rPr>
      </w:pPr>
      <w:del w:id="838"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839" w:author="Ricardo... Jacome.." w:date="2019-05-26T13:40:00Z"/>
        </w:rPr>
      </w:pPr>
      <w:del w:id="840"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841" w:author="Ricardo... Jacome.." w:date="2019-05-26T13:40:00Z"/>
        </w:rPr>
      </w:pPr>
      <w:del w:id="842"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843" w:author="Ricardo... Jacome.." w:date="2019-05-26T13:40:00Z"/>
        </w:rPr>
      </w:pPr>
      <w:del w:id="844"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845" w:author="Ricardo... Jacome.." w:date="2019-05-26T13:40:00Z"/>
        </w:rPr>
      </w:pPr>
      <w:del w:id="846"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847" w:author="Ricardo... Jacome.." w:date="2019-05-26T13:40:00Z"/>
        </w:rPr>
      </w:pPr>
      <w:del w:id="848"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849" w:name="_Toc530873177"/>
      <w:r>
        <w:lastRenderedPageBreak/>
        <w:t>Chapter 6: The Suggested Stock Trading Strateg</w:t>
      </w:r>
      <w:r w:rsidR="007375C4">
        <w:t>y</w:t>
      </w:r>
      <w:bookmarkEnd w:id="849"/>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850" w:name="_Toc530873178"/>
      <w:r>
        <w:t>Summary of Previous Chapters</w:t>
      </w:r>
      <w:bookmarkEnd w:id="850"/>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851" w:name="_Toc530873179"/>
      <w:r>
        <w:t xml:space="preserve">Long-Term Investments on </w:t>
      </w:r>
      <w:r w:rsidR="003242A8">
        <w:t>Stocks</w:t>
      </w:r>
      <w:bookmarkEnd w:id="851"/>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852" w:name="_Toc530873180"/>
      <w:r>
        <w:lastRenderedPageBreak/>
        <w:t>Diversification</w:t>
      </w:r>
      <w:bookmarkEnd w:id="852"/>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853" w:name="_Toc530873181"/>
      <w:r>
        <w:lastRenderedPageBreak/>
        <w:t>Chapter 7: Quick Example</w:t>
      </w:r>
      <w:r w:rsidR="000865FD">
        <w:t xml:space="preserve"> List</w:t>
      </w:r>
      <w:r>
        <w:t xml:space="preserve"> with Strategies</w:t>
      </w:r>
      <w:bookmarkEnd w:id="853"/>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854" w:name="_Toc530873182"/>
      <w:r>
        <w:t>Quick-Example List</w:t>
      </w:r>
      <w:bookmarkEnd w:id="854"/>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855"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855"/>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856" w:name="_Toc530873184"/>
      <w:r>
        <w:t>Notes to consider:</w:t>
      </w:r>
      <w:bookmarkEnd w:id="856"/>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857" w:name="_Toc530873185"/>
      <w:r>
        <w:t>Suggested Readings</w:t>
      </w:r>
      <w:bookmarkEnd w:id="857"/>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Ricardo... Jacome.." w:date="2019-05-26T11:41:00Z" w:initials="RJ">
    <w:p w14:paraId="0CE4DE2D" w14:textId="727EB456" w:rsidR="008B49BC" w:rsidRDefault="008B49BC">
      <w:pPr>
        <w:pStyle w:val="CommentText"/>
      </w:pPr>
      <w:r>
        <w:rPr>
          <w:rStyle w:val="CommentReference"/>
        </w:rPr>
        <w:annotationRef/>
      </w:r>
      <w:proofErr w:type="spellStart"/>
      <w:r>
        <w:rPr>
          <w:rStyle w:val="CommentReference"/>
        </w:rPr>
        <w:t>Neeed</w:t>
      </w:r>
      <w:proofErr w:type="spellEnd"/>
      <w:r>
        <w:rPr>
          <w:rStyle w:val="CommentReference"/>
        </w:rPr>
        <w:t xml:space="preserve"> to Revise the Whole </w:t>
      </w:r>
      <w:proofErr w:type="spellStart"/>
      <w:r>
        <w:rPr>
          <w:rStyle w:val="CommentReference"/>
        </w:rPr>
        <w:t>Highlieghted</w:t>
      </w:r>
      <w:proofErr w:type="spellEnd"/>
      <w:r>
        <w:rPr>
          <w:rStyle w:val="CommentReference"/>
        </w:rPr>
        <w:t xml:space="preserve">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274D1" w14:textId="77777777" w:rsidR="005A6EFC" w:rsidRDefault="005A6EFC" w:rsidP="00E1403D">
      <w:pPr>
        <w:spacing w:after="0" w:line="240" w:lineRule="auto"/>
      </w:pPr>
      <w:r>
        <w:separator/>
      </w:r>
    </w:p>
  </w:endnote>
  <w:endnote w:type="continuationSeparator" w:id="0">
    <w:p w14:paraId="5E82A7C1" w14:textId="77777777" w:rsidR="005A6EFC" w:rsidRDefault="005A6EFC"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8B49BC" w:rsidRDefault="008B49BC">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8B49BC" w:rsidRDefault="008B49BC">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8B49BC" w:rsidRDefault="008B49BC">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8B49BC" w:rsidRDefault="008B49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8B49BC" w:rsidRDefault="008B49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62FE6" w14:textId="77777777" w:rsidR="005A6EFC" w:rsidRDefault="005A6EFC" w:rsidP="00E1403D">
      <w:pPr>
        <w:spacing w:after="0" w:line="240" w:lineRule="auto"/>
      </w:pPr>
      <w:r>
        <w:separator/>
      </w:r>
    </w:p>
  </w:footnote>
  <w:footnote w:type="continuationSeparator" w:id="0">
    <w:p w14:paraId="594ADFA4" w14:textId="77777777" w:rsidR="005A6EFC" w:rsidRDefault="005A6EFC"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C00F1"/>
    <w:rsid w:val="000C51A6"/>
    <w:rsid w:val="000C6D71"/>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3B1B"/>
    <w:rsid w:val="002C494B"/>
    <w:rsid w:val="002C75EC"/>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72F8"/>
    <w:rsid w:val="00486C08"/>
    <w:rsid w:val="0048764D"/>
    <w:rsid w:val="00493FA2"/>
    <w:rsid w:val="004A6564"/>
    <w:rsid w:val="004C0468"/>
    <w:rsid w:val="004E5DCE"/>
    <w:rsid w:val="004F64EB"/>
    <w:rsid w:val="005018BD"/>
    <w:rsid w:val="0050648A"/>
    <w:rsid w:val="005127D8"/>
    <w:rsid w:val="00524624"/>
    <w:rsid w:val="00533BCB"/>
    <w:rsid w:val="00543FEC"/>
    <w:rsid w:val="00552B5E"/>
    <w:rsid w:val="00554005"/>
    <w:rsid w:val="005732AF"/>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6AFC"/>
    <w:rsid w:val="00A271F5"/>
    <w:rsid w:val="00A40B8A"/>
    <w:rsid w:val="00A46CF8"/>
    <w:rsid w:val="00A631B9"/>
    <w:rsid w:val="00A71BD8"/>
    <w:rsid w:val="00A71C74"/>
    <w:rsid w:val="00A97479"/>
    <w:rsid w:val="00AA7C48"/>
    <w:rsid w:val="00AB7DAD"/>
    <w:rsid w:val="00AC039B"/>
    <w:rsid w:val="00AC3FE7"/>
    <w:rsid w:val="00B018AC"/>
    <w:rsid w:val="00B05BE1"/>
    <w:rsid w:val="00B15306"/>
    <w:rsid w:val="00B21847"/>
    <w:rsid w:val="00B22A70"/>
    <w:rsid w:val="00B23AC0"/>
    <w:rsid w:val="00B27216"/>
    <w:rsid w:val="00B42718"/>
    <w:rsid w:val="00B61D95"/>
    <w:rsid w:val="00B66DCD"/>
    <w:rsid w:val="00B77B3B"/>
    <w:rsid w:val="00B80A0C"/>
    <w:rsid w:val="00B914BF"/>
    <w:rsid w:val="00B94A8D"/>
    <w:rsid w:val="00BA29DF"/>
    <w:rsid w:val="00BA3C03"/>
    <w:rsid w:val="00BA6D5E"/>
    <w:rsid w:val="00BB0782"/>
    <w:rsid w:val="00BC0BC2"/>
    <w:rsid w:val="00BD019E"/>
    <w:rsid w:val="00BF6772"/>
    <w:rsid w:val="00BF7252"/>
    <w:rsid w:val="00C00928"/>
    <w:rsid w:val="00C15B5A"/>
    <w:rsid w:val="00C21172"/>
    <w:rsid w:val="00C31E52"/>
    <w:rsid w:val="00C33FB1"/>
    <w:rsid w:val="00C36FE1"/>
    <w:rsid w:val="00C51DE2"/>
    <w:rsid w:val="00C608BA"/>
    <w:rsid w:val="00C6232A"/>
    <w:rsid w:val="00C70D81"/>
    <w:rsid w:val="00C8050E"/>
    <w:rsid w:val="00CB32DD"/>
    <w:rsid w:val="00CB35D4"/>
    <w:rsid w:val="00CC1F83"/>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32A"/>
    <w:rsid w:val="00ED09F2"/>
    <w:rsid w:val="00EF71F8"/>
    <w:rsid w:val="00F11F6C"/>
    <w:rsid w:val="00F4078C"/>
    <w:rsid w:val="00F43A33"/>
    <w:rsid w:val="00F54EE4"/>
    <w:rsid w:val="00F57E36"/>
    <w:rsid w:val="00F62596"/>
    <w:rsid w:val="00F67150"/>
    <w:rsid w:val="00F746E6"/>
    <w:rsid w:val="00F92DB5"/>
    <w:rsid w:val="00FA54FD"/>
    <w:rsid w:val="00FB138C"/>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85FC03A9-AB94-46ED-B6F3-6EDD43B2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35</Pages>
  <Words>12859</Words>
  <Characters>73300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16</cp:revision>
  <cp:lastPrinted>2019-05-26T18:43:00Z</cp:lastPrinted>
  <dcterms:created xsi:type="dcterms:W3CDTF">2018-11-25T07:36:00Z</dcterms:created>
  <dcterms:modified xsi:type="dcterms:W3CDTF">2019-05-28T04:15:00Z</dcterms:modified>
</cp:coreProperties>
</file>